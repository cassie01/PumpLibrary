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214" w:rsidRDefault="00600100" w:rsidP="00600100">
      <w:pPr>
        <w:pStyle w:val="a6"/>
      </w:pPr>
      <w:r>
        <w:rPr>
          <w:rFonts w:hint="eastAsia"/>
        </w:rPr>
        <w:t>通信协议</w:t>
      </w:r>
      <w:r w:rsidR="00AE2790">
        <w:rPr>
          <w:rFonts w:hint="eastAsia"/>
        </w:rPr>
        <w:t>V2.0</w:t>
      </w:r>
    </w:p>
    <w:p w:rsidR="00720245" w:rsidRDefault="00720245" w:rsidP="00720245">
      <w:pPr>
        <w:rPr>
          <w:ins w:id="0" w:author="Zhang, Carol (MSHA)" w:date="2019-08-21T09:43:00Z"/>
        </w:rPr>
      </w:pPr>
      <w:r>
        <w:rPr>
          <w:rFonts w:hint="eastAsia"/>
        </w:rPr>
        <w:t>本协议定义</w:t>
      </w:r>
      <w:r>
        <w:rPr>
          <w:rFonts w:hint="eastAsia"/>
        </w:rPr>
        <w:t>PC</w:t>
      </w:r>
      <w:r>
        <w:rPr>
          <w:rFonts w:hint="eastAsia"/>
        </w:rPr>
        <w:t>端软件与</w:t>
      </w:r>
      <w:r>
        <w:rPr>
          <w:rFonts w:hint="eastAsia"/>
        </w:rPr>
        <w:t>Gra</w:t>
      </w:r>
      <w:r w:rsidR="00CB72D7">
        <w:t>seby</w:t>
      </w:r>
      <w:r w:rsidR="00CB72D7">
        <w:rPr>
          <w:rFonts w:hint="eastAsia"/>
        </w:rPr>
        <w:t>系列</w:t>
      </w:r>
      <w:r>
        <w:rPr>
          <w:rFonts w:hint="eastAsia"/>
        </w:rPr>
        <w:t>注射泵</w:t>
      </w:r>
      <w:r w:rsidR="00CB72D7">
        <w:rPr>
          <w:rFonts w:hint="eastAsia"/>
        </w:rPr>
        <w:t>、</w:t>
      </w:r>
      <w:r w:rsidR="00CB72D7">
        <w:t>输液</w:t>
      </w:r>
      <w:r w:rsidR="00CB72D7">
        <w:rPr>
          <w:rFonts w:hint="eastAsia"/>
        </w:rPr>
        <w:t>泵</w:t>
      </w:r>
      <w:r>
        <w:rPr>
          <w:rFonts w:hint="eastAsia"/>
        </w:rPr>
        <w:t>的通信数据格式，通信机制为应答式（即由</w:t>
      </w:r>
      <w:r>
        <w:rPr>
          <w:rFonts w:hint="eastAsia"/>
        </w:rPr>
        <w:t>PC</w:t>
      </w:r>
      <w:r>
        <w:rPr>
          <w:rFonts w:hint="eastAsia"/>
        </w:rPr>
        <w:t>端进行命令发起，</w:t>
      </w:r>
      <w:r>
        <w:t>泵</w:t>
      </w:r>
      <w:r>
        <w:rPr>
          <w:rFonts w:hint="eastAsia"/>
        </w:rPr>
        <w:t>端回应</w:t>
      </w:r>
      <w:r>
        <w:t>）</w:t>
      </w:r>
      <w:r w:rsidR="00666AC7">
        <w:rPr>
          <w:rFonts w:hint="eastAsia"/>
        </w:rPr>
        <w:t>。</w:t>
      </w:r>
      <w:r w:rsidR="00B42FD1">
        <w:rPr>
          <w:rFonts w:hint="eastAsia"/>
        </w:rPr>
        <w:t>数据传输在没有特别说明的情况下默认为小端模式。</w:t>
      </w:r>
    </w:p>
    <w:p w:rsidR="00461B88" w:rsidRPr="0091350C" w:rsidRDefault="00461B88" w:rsidP="00461B88">
      <w:pPr>
        <w:rPr>
          <w:ins w:id="1" w:author="Zhang, Carol (MSHA)" w:date="2019-08-21T09:43:00Z"/>
          <w:sz w:val="24"/>
          <w:szCs w:val="24"/>
        </w:rPr>
      </w:pPr>
      <w:ins w:id="2" w:author="Zhang, Carol (MSHA)" w:date="2019-08-21T09:43:00Z">
        <w:r w:rsidRPr="0091350C">
          <w:rPr>
            <w:sz w:val="24"/>
            <w:szCs w:val="24"/>
          </w:rPr>
          <w:t>This protocol defines the commu</w:t>
        </w:r>
        <w:r w:rsidR="001037C6">
          <w:rPr>
            <w:sz w:val="24"/>
            <w:szCs w:val="24"/>
          </w:rPr>
          <w:t>nication data format between PC applications</w:t>
        </w:r>
        <w:r w:rsidRPr="0091350C">
          <w:rPr>
            <w:sz w:val="24"/>
            <w:szCs w:val="24"/>
          </w:rPr>
          <w:t xml:space="preserve"> and </w:t>
        </w:r>
        <w:r>
          <w:rPr>
            <w:sz w:val="24"/>
            <w:szCs w:val="24"/>
          </w:rPr>
          <w:t xml:space="preserve">Graseby series’ </w:t>
        </w:r>
      </w:ins>
      <w:ins w:id="3" w:author="Zhang, Carol (MSHA)" w:date="2019-08-21T09:46:00Z">
        <w:r>
          <w:rPr>
            <w:sz w:val="24"/>
            <w:szCs w:val="24"/>
          </w:rPr>
          <w:t>syringe</w:t>
        </w:r>
      </w:ins>
      <w:ins w:id="4" w:author="Zhang, Carol (MSHA)" w:date="2019-08-21T09:43:00Z">
        <w:r w:rsidRPr="0091350C">
          <w:rPr>
            <w:sz w:val="24"/>
            <w:szCs w:val="24"/>
          </w:rPr>
          <w:t xml:space="preserve"> pumps and</w:t>
        </w:r>
      </w:ins>
      <w:ins w:id="5" w:author="Zhang, Carol (MSHA)" w:date="2019-08-21T09:58:00Z">
        <w:r w:rsidR="00DA3E65">
          <w:rPr>
            <w:sz w:val="24"/>
            <w:szCs w:val="24"/>
          </w:rPr>
          <w:t xml:space="preserve"> large volume</w:t>
        </w:r>
      </w:ins>
      <w:ins w:id="6" w:author="Zhang, Carol (MSHA)" w:date="2019-08-21T09:43:00Z">
        <w:r w:rsidRPr="0091350C">
          <w:rPr>
            <w:sz w:val="24"/>
            <w:szCs w:val="24"/>
          </w:rPr>
          <w:t xml:space="preserve"> infusion pumps</w:t>
        </w:r>
        <w:r>
          <w:rPr>
            <w:sz w:val="24"/>
            <w:szCs w:val="24"/>
          </w:rPr>
          <w:t>.</w:t>
        </w:r>
      </w:ins>
      <w:ins w:id="7" w:author="Zhang, Carol (MSHA)" w:date="2019-08-21T10:16:00Z">
        <w:r w:rsidR="001037C6">
          <w:rPr>
            <w:sz w:val="24"/>
            <w:szCs w:val="24"/>
          </w:rPr>
          <w:t xml:space="preserve"> As</w:t>
        </w:r>
        <w:r w:rsidR="001037C6" w:rsidRPr="0091350C">
          <w:rPr>
            <w:sz w:val="24"/>
            <w:szCs w:val="24"/>
          </w:rPr>
          <w:t xml:space="preserve"> shown below</w:t>
        </w:r>
        <w:r w:rsidR="001037C6">
          <w:rPr>
            <w:sz w:val="24"/>
            <w:szCs w:val="24"/>
          </w:rPr>
          <w:t>,</w:t>
        </w:r>
        <w:r w:rsidR="001037C6" w:rsidRPr="0091350C">
          <w:rPr>
            <w:sz w:val="24"/>
            <w:szCs w:val="24"/>
          </w:rPr>
          <w:t xml:space="preserve"> </w:t>
        </w:r>
        <w:r w:rsidR="001037C6">
          <w:rPr>
            <w:sz w:val="24"/>
            <w:szCs w:val="24"/>
          </w:rPr>
          <w:t>t</w:t>
        </w:r>
      </w:ins>
      <w:ins w:id="8" w:author="Zhang, Carol (MSHA)" w:date="2019-08-21T09:43:00Z">
        <w:r w:rsidRPr="0091350C">
          <w:rPr>
            <w:sz w:val="24"/>
            <w:szCs w:val="24"/>
          </w:rPr>
          <w:t xml:space="preserve">he communication mechanism is </w:t>
        </w:r>
        <w:r>
          <w:rPr>
            <w:sz w:val="24"/>
            <w:szCs w:val="24"/>
          </w:rPr>
          <w:t xml:space="preserve">the </w:t>
        </w:r>
      </w:ins>
      <w:ins w:id="9" w:author="Zhang, Carol (MSHA)" w:date="2019-08-21T10:14:00Z">
        <w:r w:rsidR="001037C6" w:rsidRPr="00E71FAC">
          <w:rPr>
            <w:sz w:val="24"/>
            <w:szCs w:val="24"/>
          </w:rPr>
          <w:t>Request–R</w:t>
        </w:r>
        <w:r w:rsidR="001037C6" w:rsidRPr="001037C6">
          <w:rPr>
            <w:sz w:val="24"/>
            <w:szCs w:val="24"/>
            <w:rPrChange w:id="10" w:author="Zhang, Carol (MSHA)" w:date="2019-08-21T10:14:00Z">
              <w:rPr>
                <w:rFonts w:ascii="Arial" w:hAnsi="Arial" w:cs="Arial"/>
                <w:b/>
                <w:bCs/>
                <w:color w:val="222222"/>
                <w:szCs w:val="21"/>
                <w:shd w:val="clear" w:color="auto" w:fill="FFFFFF"/>
              </w:rPr>
            </w:rPrChange>
          </w:rPr>
          <w:t>esponse</w:t>
        </w:r>
        <w:r w:rsidR="001037C6">
          <w:rPr>
            <w:sz w:val="24"/>
            <w:szCs w:val="24"/>
          </w:rPr>
          <w:t xml:space="preserve"> </w:t>
        </w:r>
      </w:ins>
      <w:ins w:id="11" w:author="Zhang, Carol (MSHA)" w:date="2019-08-21T09:43:00Z">
        <w:r>
          <w:rPr>
            <w:sz w:val="24"/>
            <w:szCs w:val="24"/>
          </w:rPr>
          <w:t>mode</w:t>
        </w:r>
        <w:r w:rsidRPr="0091350C">
          <w:rPr>
            <w:sz w:val="24"/>
            <w:szCs w:val="24"/>
          </w:rPr>
          <w:t xml:space="preserve"> (i.e. </w:t>
        </w:r>
      </w:ins>
      <w:ins w:id="12" w:author="Zhang, Carol (MSHA)" w:date="2019-08-21T10:15:00Z">
        <w:r w:rsidR="001037C6">
          <w:rPr>
            <w:sz w:val="24"/>
            <w:szCs w:val="24"/>
          </w:rPr>
          <w:t xml:space="preserve">the </w:t>
        </w:r>
      </w:ins>
      <w:ins w:id="13" w:author="Zhang, Carol (MSHA)" w:date="2019-08-21T09:43:00Z">
        <w:r w:rsidRPr="0091350C">
          <w:rPr>
            <w:sz w:val="24"/>
            <w:szCs w:val="24"/>
          </w:rPr>
          <w:t>PC</w:t>
        </w:r>
      </w:ins>
      <w:ins w:id="14" w:author="Zhang, Carol (MSHA)" w:date="2019-08-21T10:15:00Z">
        <w:r w:rsidR="001037C6">
          <w:rPr>
            <w:sz w:val="24"/>
            <w:szCs w:val="24"/>
          </w:rPr>
          <w:t xml:space="preserve"> application</w:t>
        </w:r>
      </w:ins>
      <w:ins w:id="15" w:author="Zhang, Carol (MSHA)" w:date="2019-08-21T09:43:00Z">
        <w:r>
          <w:rPr>
            <w:sz w:val="24"/>
            <w:szCs w:val="24"/>
          </w:rPr>
          <w:t xml:space="preserve"> </w:t>
        </w:r>
      </w:ins>
      <w:ins w:id="16" w:author="Zhang, Carol (MSHA)" w:date="2019-08-21T10:15:00Z">
        <w:r w:rsidR="001037C6">
          <w:rPr>
            <w:sz w:val="24"/>
            <w:szCs w:val="24"/>
          </w:rPr>
          <w:t xml:space="preserve">sends the </w:t>
        </w:r>
      </w:ins>
      <w:ins w:id="17" w:author="Zhang, Carol (MSHA)" w:date="2019-08-21T10:14:00Z">
        <w:r w:rsidR="001037C6">
          <w:rPr>
            <w:sz w:val="24"/>
            <w:szCs w:val="24"/>
          </w:rPr>
          <w:t>request</w:t>
        </w:r>
      </w:ins>
      <w:ins w:id="18" w:author="Zhang, Carol (MSHA)" w:date="2019-08-21T09:43:00Z">
        <w:r>
          <w:rPr>
            <w:sz w:val="24"/>
            <w:szCs w:val="24"/>
          </w:rPr>
          <w:t xml:space="preserve"> commands and</w:t>
        </w:r>
        <w:r w:rsidRPr="0091350C">
          <w:rPr>
            <w:sz w:val="24"/>
            <w:szCs w:val="24"/>
          </w:rPr>
          <w:t xml:space="preserve"> </w:t>
        </w:r>
      </w:ins>
      <w:ins w:id="19" w:author="Zhang, Carol (MSHA)" w:date="2019-08-21T10:16:00Z">
        <w:r w:rsidR="001037C6">
          <w:rPr>
            <w:sz w:val="24"/>
            <w:szCs w:val="24"/>
          </w:rPr>
          <w:t xml:space="preserve">the </w:t>
        </w:r>
      </w:ins>
      <w:ins w:id="20" w:author="Zhang, Carol (MSHA)" w:date="2019-08-21T09:43:00Z">
        <w:r w:rsidRPr="0091350C">
          <w:rPr>
            <w:sz w:val="24"/>
            <w:szCs w:val="24"/>
          </w:rPr>
          <w:t xml:space="preserve">pump </w:t>
        </w:r>
      </w:ins>
      <w:ins w:id="21" w:author="Zhang, Carol (MSHA)" w:date="2019-08-21T10:15:00Z">
        <w:r w:rsidR="001037C6">
          <w:rPr>
            <w:sz w:val="24"/>
            <w:szCs w:val="24"/>
          </w:rPr>
          <w:t xml:space="preserve">will </w:t>
        </w:r>
      </w:ins>
      <w:ins w:id="22" w:author="Zhang, Carol (MSHA)" w:date="2019-08-21T09:43:00Z">
        <w:r w:rsidRPr="0091350C">
          <w:rPr>
            <w:sz w:val="24"/>
            <w:szCs w:val="24"/>
          </w:rPr>
          <w:t>respon</w:t>
        </w:r>
        <w:r w:rsidR="001037C6">
          <w:rPr>
            <w:sz w:val="24"/>
            <w:szCs w:val="24"/>
          </w:rPr>
          <w:t>d</w:t>
        </w:r>
        <w:r w:rsidRPr="0091350C">
          <w:rPr>
            <w:sz w:val="24"/>
            <w:szCs w:val="24"/>
          </w:rPr>
          <w:t xml:space="preserve">). </w:t>
        </w:r>
      </w:ins>
      <w:ins w:id="23" w:author="Zhang, Carol (MSHA)" w:date="2019-08-21T10:20:00Z">
        <w:r w:rsidR="001037C6" w:rsidRPr="001037C6">
          <w:rPr>
            <w:sz w:val="24"/>
            <w:szCs w:val="24"/>
          </w:rPr>
          <w:t xml:space="preserve">If not specified, </w:t>
        </w:r>
        <w:r w:rsidR="001037C6">
          <w:rPr>
            <w:sz w:val="24"/>
            <w:szCs w:val="24"/>
          </w:rPr>
          <w:t>the data</w:t>
        </w:r>
      </w:ins>
      <w:ins w:id="24" w:author="Zhang, Carol (MSHA)" w:date="2019-08-21T09:43:00Z">
        <w:r w:rsidRPr="0091350C">
          <w:rPr>
            <w:sz w:val="24"/>
            <w:szCs w:val="24"/>
          </w:rPr>
          <w:t xml:space="preserve"> transmission defaults to</w:t>
        </w:r>
        <w:r>
          <w:rPr>
            <w:sz w:val="24"/>
            <w:szCs w:val="24"/>
          </w:rPr>
          <w:t xml:space="preserve"> the</w:t>
        </w:r>
        <w:r w:rsidRPr="0091350C">
          <w:rPr>
            <w:sz w:val="24"/>
            <w:szCs w:val="24"/>
          </w:rPr>
          <w:t xml:space="preserve"> </w:t>
        </w:r>
      </w:ins>
      <w:ins w:id="25" w:author="Zhang, Carol (MSHA)" w:date="2019-08-21T10:17:00Z">
        <w:r w:rsidR="001037C6" w:rsidRPr="001037C6">
          <w:rPr>
            <w:sz w:val="24"/>
            <w:szCs w:val="24"/>
          </w:rPr>
          <w:t>Little-Endian</w:t>
        </w:r>
      </w:ins>
      <w:ins w:id="26" w:author="Zhang, Carol (MSHA)" w:date="2019-08-21T09:43:00Z">
        <w:r>
          <w:rPr>
            <w:sz w:val="24"/>
            <w:szCs w:val="24"/>
          </w:rPr>
          <w:t>.</w:t>
        </w:r>
      </w:ins>
    </w:p>
    <w:p w:rsidR="00461B88" w:rsidRPr="00720245" w:rsidRDefault="001037C6" w:rsidP="00720245">
      <w:ins w:id="27" w:author="Zhang, Carol (MSHA)" w:date="2019-08-21T10:23:00Z">
        <w:r w:rsidRPr="00BC476B">
          <w:rPr>
            <w:rFonts w:hint="eastAsia"/>
            <w:noProof/>
          </w:rPr>
          <w:drawing>
            <wp:inline distT="0" distB="0" distL="0" distR="0" wp14:anchorId="68755FB2" wp14:editId="79E52047">
              <wp:extent cx="4038600" cy="3662916"/>
              <wp:effectExtent l="0" t="0" r="0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46649" cy="36702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600100" w:rsidRDefault="00C04290" w:rsidP="00CB6D21">
      <w:pPr>
        <w:pStyle w:val="1"/>
        <w:numPr>
          <w:ilvl w:val="0"/>
          <w:numId w:val="2"/>
        </w:numPr>
        <w:rPr>
          <w:sz w:val="32"/>
          <w:szCs w:val="32"/>
        </w:rPr>
      </w:pPr>
      <w:bookmarkStart w:id="28" w:name="_Ref454204647"/>
      <w:r>
        <w:rPr>
          <w:rFonts w:hint="eastAsia"/>
          <w:sz w:val="32"/>
          <w:szCs w:val="32"/>
        </w:rPr>
        <w:t>命令</w:t>
      </w:r>
      <w:r w:rsidR="004F2866">
        <w:rPr>
          <w:rFonts w:hint="eastAsia"/>
          <w:sz w:val="32"/>
          <w:szCs w:val="32"/>
        </w:rPr>
        <w:t>格式</w:t>
      </w:r>
      <w:bookmarkEnd w:id="28"/>
    </w:p>
    <w:p w:rsidR="00600100" w:rsidRDefault="00C04290">
      <w:pPr>
        <w:rPr>
          <w:ins w:id="29" w:author="Zhang, Carol (MSHA)" w:date="2019-08-21T10:23:00Z"/>
          <w:szCs w:val="21"/>
        </w:rPr>
      </w:pPr>
      <w:r>
        <w:rPr>
          <w:rFonts w:hint="eastAsia"/>
          <w:szCs w:val="21"/>
        </w:rPr>
        <w:t>命令</w:t>
      </w:r>
      <w:r w:rsidR="00511A93">
        <w:rPr>
          <w:rFonts w:hint="eastAsia"/>
          <w:szCs w:val="21"/>
        </w:rPr>
        <w:t>由</w:t>
      </w:r>
      <w:r>
        <w:rPr>
          <w:rFonts w:hint="eastAsia"/>
          <w:szCs w:val="21"/>
        </w:rPr>
        <w:t>命令</w:t>
      </w:r>
      <w:r w:rsidR="00EF60C7">
        <w:rPr>
          <w:rFonts w:hint="eastAsia"/>
          <w:szCs w:val="21"/>
        </w:rPr>
        <w:t>头、</w:t>
      </w:r>
      <w:r>
        <w:rPr>
          <w:rFonts w:hint="eastAsia"/>
          <w:szCs w:val="21"/>
        </w:rPr>
        <w:t>命令</w:t>
      </w:r>
      <w:r w:rsidR="00042AB7">
        <w:rPr>
          <w:rFonts w:hint="eastAsia"/>
          <w:szCs w:val="21"/>
        </w:rPr>
        <w:t>ID</w:t>
      </w:r>
      <w:r w:rsidR="00EF60C7">
        <w:rPr>
          <w:rFonts w:hint="eastAsia"/>
          <w:szCs w:val="21"/>
        </w:rPr>
        <w:t>和</w:t>
      </w:r>
      <w:r w:rsidR="00511A93">
        <w:rPr>
          <w:rFonts w:hint="eastAsia"/>
          <w:szCs w:val="21"/>
        </w:rPr>
        <w:t>若干字段组成，</w:t>
      </w:r>
      <w:r w:rsidR="00511A93">
        <w:rPr>
          <w:szCs w:val="21"/>
        </w:rPr>
        <w:t>字段</w:t>
      </w:r>
      <w:r w:rsidR="00511A93">
        <w:rPr>
          <w:rFonts w:hint="eastAsia"/>
          <w:szCs w:val="21"/>
        </w:rPr>
        <w:t>可以任意组合，</w:t>
      </w:r>
      <w:r w:rsidR="005C31FB">
        <w:rPr>
          <w:rFonts w:hint="eastAsia"/>
          <w:szCs w:val="21"/>
        </w:rPr>
        <w:t>字段组合存放于</w:t>
      </w:r>
      <w:r w:rsidR="005C31FB" w:rsidRPr="005C31FB">
        <w:rPr>
          <w:rFonts w:hint="eastAsia"/>
          <w:szCs w:val="21"/>
        </w:rPr>
        <w:t>Payload Data</w:t>
      </w:r>
      <w:r w:rsidR="005C31FB" w:rsidRPr="005C31FB">
        <w:rPr>
          <w:rFonts w:hint="eastAsia"/>
          <w:szCs w:val="21"/>
        </w:rPr>
        <w:t>区域</w:t>
      </w:r>
      <w:r w:rsidR="005C31FB">
        <w:rPr>
          <w:rFonts w:hint="eastAsia"/>
          <w:szCs w:val="21"/>
        </w:rPr>
        <w:t>，</w:t>
      </w:r>
      <w:r>
        <w:rPr>
          <w:rFonts w:hint="eastAsia"/>
          <w:szCs w:val="21"/>
        </w:rPr>
        <w:t>命令</w:t>
      </w:r>
      <w:r w:rsidR="004F2866" w:rsidRPr="004F2866">
        <w:rPr>
          <w:rFonts w:hint="eastAsia"/>
          <w:szCs w:val="21"/>
        </w:rPr>
        <w:t>格式如下</w:t>
      </w:r>
      <w:r w:rsidR="00181424">
        <w:rPr>
          <w:rFonts w:hint="eastAsia"/>
          <w:szCs w:val="21"/>
        </w:rPr>
        <w:t>定义</w:t>
      </w:r>
      <w:r w:rsidR="004F2866" w:rsidRPr="004F2866">
        <w:rPr>
          <w:rFonts w:hint="eastAsia"/>
          <w:szCs w:val="21"/>
        </w:rPr>
        <w:t>：</w:t>
      </w:r>
    </w:p>
    <w:p w:rsidR="001037C6" w:rsidRDefault="00364044" w:rsidP="001037C6">
      <w:pPr>
        <w:rPr>
          <w:ins w:id="30" w:author="Zhang, Carol (MSHA)" w:date="2019-08-21T10:23:00Z"/>
          <w:szCs w:val="21"/>
        </w:rPr>
      </w:pPr>
      <w:ins w:id="31" w:author="Zhang, Carol (MSHA)" w:date="2019-08-21T10:47:00Z">
        <w:r>
          <w:rPr>
            <w:sz w:val="24"/>
            <w:szCs w:val="24"/>
          </w:rPr>
          <w:t>A c</w:t>
        </w:r>
      </w:ins>
      <w:ins w:id="32" w:author="Zhang, Carol (MSHA)" w:date="2019-08-21T10:23:00Z">
        <w:r w:rsidR="001037C6" w:rsidRPr="008D5857">
          <w:rPr>
            <w:sz w:val="24"/>
            <w:szCs w:val="24"/>
          </w:rPr>
          <w:t>ommand consists of command header, command ID and several fields. Fields can b</w:t>
        </w:r>
        <w:r w:rsidR="001037C6">
          <w:rPr>
            <w:sz w:val="24"/>
            <w:szCs w:val="24"/>
          </w:rPr>
          <w:t>e combined arbitrarily. C</w:t>
        </w:r>
        <w:r w:rsidR="001037C6" w:rsidRPr="008D5857">
          <w:rPr>
            <w:sz w:val="24"/>
            <w:szCs w:val="24"/>
          </w:rPr>
          <w:t xml:space="preserve">ombination </w:t>
        </w:r>
        <w:r w:rsidR="001037C6">
          <w:rPr>
            <w:sz w:val="24"/>
            <w:szCs w:val="24"/>
          </w:rPr>
          <w:t>of fields</w:t>
        </w:r>
        <w:r w:rsidR="001037C6" w:rsidRPr="008D5857">
          <w:rPr>
            <w:sz w:val="24"/>
            <w:szCs w:val="24"/>
          </w:rPr>
          <w:t xml:space="preserve"> is stored in Payload Data area. Command format is defined as follows:</w:t>
        </w:r>
      </w:ins>
    </w:p>
    <w:p w:rsidR="001037C6" w:rsidRPr="004F2866" w:rsidRDefault="001037C6">
      <w:pPr>
        <w:rPr>
          <w:szCs w:val="21"/>
        </w:rPr>
      </w:pPr>
    </w:p>
    <w:tbl>
      <w:tblPr>
        <w:tblStyle w:val="a5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4"/>
        <w:gridCol w:w="1034"/>
        <w:gridCol w:w="1034"/>
        <w:gridCol w:w="1034"/>
      </w:tblGrid>
      <w:tr w:rsidR="00600100" w:rsidRPr="00FD08A3" w:rsidTr="004222E1">
        <w:tc>
          <w:tcPr>
            <w:tcW w:w="1035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4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5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6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600100" w:rsidRPr="00FD08A3" w:rsidRDefault="00600100" w:rsidP="0060010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7</w:t>
            </w:r>
          </w:p>
        </w:tc>
      </w:tr>
      <w:tr w:rsidR="00600100" w:rsidRPr="001D6635" w:rsidTr="004222E1">
        <w:tc>
          <w:tcPr>
            <w:tcW w:w="8276" w:type="dxa"/>
            <w:gridSpan w:val="8"/>
          </w:tcPr>
          <w:p w:rsidR="00600100" w:rsidRDefault="004F2866" w:rsidP="00CC08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Start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Of </w:t>
            </w:r>
            <w:r>
              <w:rPr>
                <w:b/>
              </w:rPr>
              <w:t>Message</w:t>
            </w:r>
            <w:r w:rsidR="00600100">
              <w:rPr>
                <w:rFonts w:hint="eastAsia"/>
                <w:b/>
              </w:rPr>
              <w:t>（</w:t>
            </w:r>
            <w:r w:rsidR="000D15BA">
              <w:rPr>
                <w:rFonts w:hint="eastAsia"/>
                <w:b/>
              </w:rPr>
              <w:t>0x</w:t>
            </w:r>
            <w:r w:rsidR="00CC0835">
              <w:rPr>
                <w:b/>
              </w:rPr>
              <w:t>0B</w:t>
            </w:r>
            <w:r w:rsidR="00600100">
              <w:rPr>
                <w:rFonts w:hint="eastAsia"/>
                <w:b/>
              </w:rPr>
              <w:t>）</w:t>
            </w:r>
          </w:p>
        </w:tc>
      </w:tr>
      <w:tr w:rsidR="000D15BA" w:rsidRPr="001D6635" w:rsidTr="004222E1">
        <w:tc>
          <w:tcPr>
            <w:tcW w:w="8276" w:type="dxa"/>
            <w:gridSpan w:val="8"/>
          </w:tcPr>
          <w:p w:rsidR="000D15BA" w:rsidRPr="000D15BA" w:rsidRDefault="000D15BA" w:rsidP="00121DD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0x</w:t>
            </w:r>
            <w:r w:rsidR="00121DD3">
              <w:rPr>
                <w:b/>
              </w:rPr>
              <w:t>1C</w:t>
            </w:r>
          </w:p>
        </w:tc>
      </w:tr>
      <w:tr w:rsidR="002C7558" w:rsidRPr="001D6635" w:rsidTr="004222E1">
        <w:tc>
          <w:tcPr>
            <w:tcW w:w="8276" w:type="dxa"/>
            <w:gridSpan w:val="8"/>
          </w:tcPr>
          <w:p w:rsidR="002C7558" w:rsidRDefault="002C7558" w:rsidP="00121DD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Sequence ID</w:t>
            </w:r>
          </w:p>
        </w:tc>
      </w:tr>
      <w:tr w:rsidR="00191260" w:rsidRPr="001D6635" w:rsidTr="004222E1">
        <w:tc>
          <w:tcPr>
            <w:tcW w:w="8276" w:type="dxa"/>
            <w:gridSpan w:val="8"/>
          </w:tcPr>
          <w:p w:rsidR="00191260" w:rsidRDefault="00191260" w:rsidP="00121DD3">
            <w:pPr>
              <w:jc w:val="center"/>
              <w:rPr>
                <w:b/>
              </w:rPr>
            </w:pPr>
            <w:r>
              <w:rPr>
                <w:b/>
              </w:rPr>
              <w:t>Request/Response</w:t>
            </w:r>
          </w:p>
        </w:tc>
      </w:tr>
      <w:tr w:rsidR="00600100" w:rsidTr="004222E1">
        <w:tc>
          <w:tcPr>
            <w:tcW w:w="8276" w:type="dxa"/>
            <w:gridSpan w:val="8"/>
          </w:tcPr>
          <w:p w:rsidR="00600100" w:rsidRDefault="00600100" w:rsidP="00600100">
            <w:pPr>
              <w:jc w:val="center"/>
              <w:rPr>
                <w:ins w:id="33" w:author="Zhang, Carol (MSHA)" w:date="2019-08-21T10:29:00Z"/>
                <w:b/>
              </w:rPr>
            </w:pPr>
            <w:r>
              <w:rPr>
                <w:b/>
              </w:rPr>
              <w:t>Product ID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0x</w:t>
            </w:r>
            <w:r>
              <w:rPr>
                <w:b/>
              </w:rPr>
              <w:t>00~0xFE</w:t>
            </w:r>
            <w:r>
              <w:rPr>
                <w:b/>
              </w:rPr>
              <w:t>）</w:t>
            </w:r>
            <w:r>
              <w:rPr>
                <w:rFonts w:hint="eastAsia"/>
                <w:b/>
              </w:rPr>
              <w:t>0xFF</w:t>
            </w:r>
            <w:r>
              <w:rPr>
                <w:rFonts w:hint="eastAsia"/>
                <w:b/>
              </w:rPr>
              <w:t>表示此条</w:t>
            </w:r>
            <w:r w:rsidR="00C04290">
              <w:rPr>
                <w:rFonts w:hint="eastAsia"/>
                <w:b/>
              </w:rPr>
              <w:t>命令</w:t>
            </w:r>
            <w:r>
              <w:rPr>
                <w:rFonts w:hint="eastAsia"/>
                <w:b/>
              </w:rPr>
              <w:t>不区分设备型号</w:t>
            </w:r>
          </w:p>
          <w:p w:rsidR="00161CD7" w:rsidRPr="001D6635" w:rsidRDefault="00161CD7" w:rsidP="00600100">
            <w:pPr>
              <w:jc w:val="center"/>
              <w:rPr>
                <w:b/>
              </w:rPr>
            </w:pPr>
            <w:ins w:id="34" w:author="Zhang, Carol (MSHA)" w:date="2019-08-21T10:30:00Z">
              <w:r w:rsidRPr="00161CD7">
                <w:rPr>
                  <w:b/>
                </w:rPr>
                <w:t xml:space="preserve">0xFF </w:t>
              </w:r>
            </w:ins>
            <w:ins w:id="35" w:author="Zhang, Carol (MSHA)" w:date="2019-08-21T10:29:00Z">
              <w:r>
                <w:rPr>
                  <w:b/>
                </w:rPr>
                <w:t>i</w:t>
              </w:r>
              <w:r w:rsidRPr="008D5857">
                <w:rPr>
                  <w:b/>
                </w:rPr>
                <w:t>ndicates that this command does not distinguish between device models</w:t>
              </w:r>
            </w:ins>
          </w:p>
        </w:tc>
      </w:tr>
      <w:tr w:rsidR="005F341C" w:rsidTr="00121DD3">
        <w:trPr>
          <w:trHeight w:val="368"/>
        </w:trPr>
        <w:tc>
          <w:tcPr>
            <w:tcW w:w="8276" w:type="dxa"/>
            <w:gridSpan w:val="8"/>
          </w:tcPr>
          <w:p w:rsidR="009C1956" w:rsidRPr="00121DD3" w:rsidRDefault="005F341C" w:rsidP="00121DD3">
            <w:pPr>
              <w:jc w:val="center"/>
              <w:rPr>
                <w:b/>
              </w:rPr>
            </w:pPr>
            <w:r w:rsidRPr="00121DD3">
              <w:rPr>
                <w:b/>
              </w:rPr>
              <w:t>Message ID</w:t>
            </w:r>
            <w:r w:rsidR="00124E8D" w:rsidRPr="00121DD3">
              <w:rPr>
                <w:rFonts w:hint="eastAsia"/>
                <w:b/>
              </w:rPr>
              <w:t>(</w:t>
            </w:r>
            <w:r w:rsidRPr="00121DD3">
              <w:rPr>
                <w:b/>
              </w:rPr>
              <w:t>Low</w:t>
            </w:r>
            <w:r w:rsidR="00124E8D" w:rsidRPr="00121DD3">
              <w:rPr>
                <w:b/>
              </w:rPr>
              <w:t>)</w:t>
            </w:r>
          </w:p>
        </w:tc>
      </w:tr>
      <w:tr w:rsidR="00600100" w:rsidRPr="00EA5589" w:rsidTr="004222E1">
        <w:tc>
          <w:tcPr>
            <w:tcW w:w="8276" w:type="dxa"/>
            <w:gridSpan w:val="8"/>
          </w:tcPr>
          <w:p w:rsidR="009C1956" w:rsidRPr="00EA5589" w:rsidRDefault="00600100" w:rsidP="00121DD3">
            <w:pPr>
              <w:jc w:val="center"/>
              <w:rPr>
                <w:b/>
              </w:rPr>
            </w:pPr>
            <w:r w:rsidRPr="00121DD3">
              <w:rPr>
                <w:b/>
              </w:rPr>
              <w:t>Message ID</w:t>
            </w:r>
            <w:r w:rsidR="00F74067" w:rsidRPr="00121DD3">
              <w:rPr>
                <w:rFonts w:hint="eastAsia"/>
                <w:b/>
              </w:rPr>
              <w:t>(</w:t>
            </w:r>
            <w:r w:rsidRPr="00121DD3">
              <w:rPr>
                <w:b/>
              </w:rPr>
              <w:t>High</w:t>
            </w:r>
            <w:r w:rsidR="00F74067" w:rsidRPr="00121DD3">
              <w:rPr>
                <w:b/>
              </w:rPr>
              <w:t>)</w:t>
            </w:r>
          </w:p>
        </w:tc>
      </w:tr>
      <w:tr w:rsidR="00191260" w:rsidRPr="00EA5589" w:rsidTr="004222E1">
        <w:tc>
          <w:tcPr>
            <w:tcW w:w="8276" w:type="dxa"/>
            <w:gridSpan w:val="8"/>
          </w:tcPr>
          <w:p w:rsidR="00191260" w:rsidRPr="00121DD3" w:rsidRDefault="00191260" w:rsidP="00121DD3">
            <w:pPr>
              <w:jc w:val="center"/>
              <w:rPr>
                <w:b/>
              </w:rPr>
            </w:pPr>
            <w:r w:rsidRPr="002D1DE4">
              <w:rPr>
                <w:b/>
              </w:rPr>
              <w:t>Timestamp(UTC)</w:t>
            </w:r>
          </w:p>
        </w:tc>
      </w:tr>
      <w:tr w:rsidR="00600100" w:rsidRPr="00EA5589" w:rsidTr="004222E1">
        <w:tc>
          <w:tcPr>
            <w:tcW w:w="8276" w:type="dxa"/>
            <w:gridSpan w:val="8"/>
          </w:tcPr>
          <w:p w:rsidR="00600100" w:rsidRDefault="00600100" w:rsidP="00600100">
            <w:pPr>
              <w:jc w:val="center"/>
              <w:rPr>
                <w:b/>
              </w:rPr>
            </w:pPr>
            <w:r w:rsidRPr="00CF206F">
              <w:rPr>
                <w:rFonts w:hint="eastAsia"/>
                <w:b/>
              </w:rPr>
              <w:t xml:space="preserve">Payload </w:t>
            </w:r>
            <w:r w:rsidR="00576367" w:rsidRPr="00FD08A3">
              <w:rPr>
                <w:rFonts w:hint="eastAsia"/>
                <w:b/>
              </w:rPr>
              <w:t xml:space="preserve">length </w:t>
            </w:r>
            <w:r w:rsidR="00191260">
              <w:rPr>
                <w:rFonts w:hint="eastAsia"/>
                <w:b/>
              </w:rPr>
              <w:t>（</w:t>
            </w:r>
            <w:r w:rsidR="00191260">
              <w:rPr>
                <w:rFonts w:hint="eastAsia"/>
                <w:b/>
              </w:rPr>
              <w:t>2 bytes</w:t>
            </w:r>
            <w:r w:rsidR="00191260">
              <w:rPr>
                <w:rFonts w:hint="eastAsia"/>
                <w:b/>
              </w:rPr>
              <w:t>）</w:t>
            </w:r>
          </w:p>
        </w:tc>
      </w:tr>
      <w:tr w:rsidR="00600100" w:rsidRPr="00FD08A3" w:rsidTr="004222E1">
        <w:tc>
          <w:tcPr>
            <w:tcW w:w="8276" w:type="dxa"/>
            <w:gridSpan w:val="8"/>
          </w:tcPr>
          <w:p w:rsidR="00600100" w:rsidRPr="00FD08A3" w:rsidRDefault="00536164" w:rsidP="00511A93">
            <w:pPr>
              <w:jc w:val="center"/>
              <w:rPr>
                <w:b/>
              </w:rPr>
            </w:pPr>
            <w:r w:rsidRPr="00536164">
              <w:rPr>
                <w:rFonts w:hint="eastAsia"/>
                <w:b/>
              </w:rPr>
              <w:t>Payload Data</w:t>
            </w:r>
            <w:r w:rsidR="00A00904">
              <w:rPr>
                <w:rFonts w:hint="eastAsia"/>
                <w:b/>
              </w:rPr>
              <w:t>字段</w:t>
            </w:r>
            <w:r w:rsidR="00A00904">
              <w:rPr>
                <w:rFonts w:hint="eastAsia"/>
                <w:b/>
              </w:rPr>
              <w:t>1</w:t>
            </w:r>
            <w:ins w:id="36" w:author="Zhang, Carol (MSHA)" w:date="2019-08-21T10:31:00Z">
              <w:r w:rsidR="00161CD7">
                <w:t xml:space="preserve"> </w:t>
              </w:r>
              <w:r w:rsidR="00161CD7" w:rsidRPr="00161CD7">
                <w:rPr>
                  <w:b/>
                </w:rPr>
                <w:t>Field</w:t>
              </w:r>
              <w:r w:rsidR="00161CD7">
                <w:rPr>
                  <w:b/>
                </w:rPr>
                <w:t>1</w:t>
              </w:r>
            </w:ins>
          </w:p>
        </w:tc>
      </w:tr>
      <w:tr w:rsidR="00600100" w:rsidRPr="00FD08A3" w:rsidTr="004222E1">
        <w:tc>
          <w:tcPr>
            <w:tcW w:w="8276" w:type="dxa"/>
            <w:gridSpan w:val="8"/>
          </w:tcPr>
          <w:p w:rsidR="00600100" w:rsidRPr="00FD08A3" w:rsidRDefault="00536164" w:rsidP="00A00904">
            <w:pPr>
              <w:jc w:val="center"/>
              <w:rPr>
                <w:b/>
              </w:rPr>
            </w:pPr>
            <w:r w:rsidRPr="00536164">
              <w:rPr>
                <w:rFonts w:hint="eastAsia"/>
                <w:b/>
              </w:rPr>
              <w:t>Payload Data</w:t>
            </w:r>
            <w:r w:rsidR="00A00904">
              <w:rPr>
                <w:rFonts w:hint="eastAsia"/>
                <w:b/>
              </w:rPr>
              <w:t>字段</w:t>
            </w:r>
            <w:r w:rsidR="00A00904">
              <w:rPr>
                <w:rFonts w:hint="eastAsia"/>
                <w:b/>
              </w:rPr>
              <w:t>2</w:t>
            </w:r>
            <w:ins w:id="37" w:author="Zhang, Carol (MSHA)" w:date="2019-08-21T10:31:00Z">
              <w:r w:rsidR="00161CD7">
                <w:t xml:space="preserve"> </w:t>
              </w:r>
              <w:r w:rsidR="00161CD7" w:rsidRPr="00161CD7">
                <w:rPr>
                  <w:b/>
                </w:rPr>
                <w:t>Field</w:t>
              </w:r>
              <w:r w:rsidR="00161CD7">
                <w:rPr>
                  <w:b/>
                </w:rPr>
                <w:t>2</w:t>
              </w:r>
            </w:ins>
          </w:p>
        </w:tc>
      </w:tr>
      <w:tr w:rsidR="00055328" w:rsidRPr="00FD08A3" w:rsidTr="004222E1">
        <w:tc>
          <w:tcPr>
            <w:tcW w:w="8276" w:type="dxa"/>
            <w:gridSpan w:val="8"/>
          </w:tcPr>
          <w:p w:rsidR="00055328" w:rsidRPr="00FD08A3" w:rsidRDefault="00C85DC0" w:rsidP="00600100">
            <w:pPr>
              <w:jc w:val="center"/>
              <w:rPr>
                <w:b/>
              </w:rPr>
            </w:pPr>
            <w:r>
              <w:rPr>
                <w:b/>
              </w:rPr>
              <w:t>………</w:t>
            </w:r>
          </w:p>
        </w:tc>
      </w:tr>
      <w:tr w:rsidR="00600100" w:rsidRPr="00FD08A3" w:rsidTr="004222E1">
        <w:tc>
          <w:tcPr>
            <w:tcW w:w="8276" w:type="dxa"/>
            <w:gridSpan w:val="8"/>
          </w:tcPr>
          <w:p w:rsidR="00600100" w:rsidRPr="00FD08A3" w:rsidRDefault="004D34D2" w:rsidP="00252DD4">
            <w:pPr>
              <w:jc w:val="center"/>
              <w:rPr>
                <w:b/>
              </w:rPr>
            </w:pPr>
            <w:r>
              <w:rPr>
                <w:b/>
              </w:rPr>
              <w:t>Checks</w:t>
            </w:r>
            <w:r w:rsidR="00252DD4">
              <w:rPr>
                <w:b/>
              </w:rPr>
              <w:t>um(CRC)</w:t>
            </w:r>
            <w:r w:rsidR="00BA4AD4">
              <w:rPr>
                <w:b/>
              </w:rPr>
              <w:t>32</w:t>
            </w:r>
            <w:r w:rsidR="00BA4AD4">
              <w:rPr>
                <w:rFonts w:hint="eastAsia"/>
                <w:b/>
              </w:rPr>
              <w:t>位</w:t>
            </w:r>
            <w:ins w:id="38" w:author="Zhang, Carol (MSHA)" w:date="2019-08-21T10:31:00Z">
              <w:r w:rsidR="00161CD7">
                <w:rPr>
                  <w:rFonts w:hint="eastAsia"/>
                  <w:b/>
                </w:rPr>
                <w:t xml:space="preserve"> 32 bit</w:t>
              </w:r>
            </w:ins>
          </w:p>
        </w:tc>
      </w:tr>
    </w:tbl>
    <w:p w:rsidR="00600100" w:rsidRPr="004222E1" w:rsidRDefault="00600100">
      <w:pPr>
        <w:rPr>
          <w:szCs w:val="21"/>
        </w:rPr>
      </w:pPr>
    </w:p>
    <w:p w:rsidR="00600100" w:rsidRPr="004F2866" w:rsidRDefault="004F2866" w:rsidP="00CB6D21">
      <w:pPr>
        <w:pStyle w:val="2"/>
        <w:numPr>
          <w:ilvl w:val="1"/>
          <w:numId w:val="3"/>
        </w:numPr>
      </w:pPr>
      <w:r>
        <w:rPr>
          <w:rFonts w:hint="eastAsia"/>
        </w:rPr>
        <w:t>Start</w:t>
      </w:r>
      <w:r>
        <w:t xml:space="preserve"> </w:t>
      </w:r>
      <w:r>
        <w:rPr>
          <w:rFonts w:hint="eastAsia"/>
        </w:rPr>
        <w:t xml:space="preserve">Of </w:t>
      </w:r>
      <w:r>
        <w:t>Message</w:t>
      </w:r>
    </w:p>
    <w:p w:rsidR="002C7558" w:rsidRDefault="00C04290" w:rsidP="000F358E">
      <w:pPr>
        <w:ind w:firstLine="420"/>
        <w:rPr>
          <w:ins w:id="39" w:author="Zhang, Carol (MSHA)" w:date="2019-08-21T10:32:00Z"/>
          <w:b/>
        </w:rPr>
      </w:pPr>
      <w:r>
        <w:rPr>
          <w:rFonts w:hint="eastAsia"/>
          <w:szCs w:val="21"/>
        </w:rPr>
        <w:t>命令</w:t>
      </w:r>
      <w:r w:rsidR="004F2866" w:rsidRPr="004F2866">
        <w:rPr>
          <w:rFonts w:hint="eastAsia"/>
          <w:szCs w:val="21"/>
        </w:rPr>
        <w:t>开始标识位：</w:t>
      </w:r>
      <w:r w:rsidR="004B723C">
        <w:rPr>
          <w:rFonts w:hint="eastAsia"/>
          <w:b/>
        </w:rPr>
        <w:t>0x</w:t>
      </w:r>
      <w:r w:rsidR="00121DD3">
        <w:rPr>
          <w:b/>
        </w:rPr>
        <w:t>0B</w:t>
      </w:r>
      <w:r w:rsidR="004B723C">
        <w:rPr>
          <w:b/>
        </w:rPr>
        <w:t>,</w:t>
      </w:r>
      <w:r w:rsidR="004B723C" w:rsidRPr="004B723C">
        <w:rPr>
          <w:rFonts w:hint="eastAsia"/>
          <w:b/>
        </w:rPr>
        <w:t xml:space="preserve"> </w:t>
      </w:r>
      <w:r w:rsidR="004B723C">
        <w:rPr>
          <w:rFonts w:hint="eastAsia"/>
          <w:b/>
        </w:rPr>
        <w:t>0x</w:t>
      </w:r>
      <w:r w:rsidR="00121DD3">
        <w:rPr>
          <w:b/>
        </w:rPr>
        <w:t>1C</w:t>
      </w:r>
      <w:ins w:id="40" w:author="Zhang, Carol (MSHA)" w:date="2019-08-21T10:32:00Z">
        <w:r w:rsidR="00161CD7">
          <w:rPr>
            <w:b/>
          </w:rPr>
          <w:t>.</w:t>
        </w:r>
      </w:ins>
    </w:p>
    <w:p w:rsidR="00161CD7" w:rsidRPr="000F358E" w:rsidRDefault="00161CD7" w:rsidP="000F358E">
      <w:pPr>
        <w:ind w:firstLine="420"/>
        <w:rPr>
          <w:b/>
        </w:rPr>
      </w:pPr>
      <w:ins w:id="41" w:author="Zhang, Carol (MSHA)" w:date="2019-08-21T10:32:00Z">
        <w:r>
          <w:rPr>
            <w:b/>
          </w:rPr>
          <w:t xml:space="preserve">Start of a message: </w:t>
        </w:r>
        <w:r>
          <w:rPr>
            <w:rFonts w:hint="eastAsia"/>
            <w:b/>
          </w:rPr>
          <w:t>0x</w:t>
        </w:r>
        <w:r>
          <w:rPr>
            <w:b/>
          </w:rPr>
          <w:t>0B,</w:t>
        </w:r>
        <w:r w:rsidRPr="004B723C">
          <w:rPr>
            <w:rFonts w:hint="eastAsia"/>
            <w:b/>
          </w:rPr>
          <w:t xml:space="preserve"> </w:t>
        </w:r>
        <w:r>
          <w:rPr>
            <w:rFonts w:hint="eastAsia"/>
            <w:b/>
          </w:rPr>
          <w:t>0x</w:t>
        </w:r>
        <w:r>
          <w:rPr>
            <w:b/>
          </w:rPr>
          <w:t>1C.</w:t>
        </w:r>
      </w:ins>
    </w:p>
    <w:p w:rsidR="002C7558" w:rsidRDefault="002C7558" w:rsidP="00CB6D21">
      <w:pPr>
        <w:pStyle w:val="2"/>
        <w:numPr>
          <w:ilvl w:val="1"/>
          <w:numId w:val="3"/>
        </w:numPr>
      </w:pPr>
      <w:r w:rsidRPr="002C7558">
        <w:rPr>
          <w:rFonts w:hint="eastAsia"/>
        </w:rPr>
        <w:t>Sequence</w:t>
      </w:r>
      <w:r>
        <w:t xml:space="preserve"> ID</w:t>
      </w:r>
    </w:p>
    <w:p w:rsidR="002C7558" w:rsidRDefault="00C04290" w:rsidP="002C7558">
      <w:pPr>
        <w:ind w:left="420"/>
        <w:rPr>
          <w:ins w:id="42" w:author="Zhang, Carol (MSHA)" w:date="2019-08-21T10:41:00Z"/>
        </w:rPr>
      </w:pPr>
      <w:r>
        <w:rPr>
          <w:rFonts w:hint="eastAsia"/>
        </w:rPr>
        <w:t>命令</w:t>
      </w:r>
      <w:r w:rsidR="002C7558">
        <w:rPr>
          <w:rFonts w:hint="eastAsia"/>
        </w:rPr>
        <w:t>序列标识，从</w:t>
      </w:r>
      <w:r w:rsidR="002C7558">
        <w:rPr>
          <w:rFonts w:hint="eastAsia"/>
        </w:rPr>
        <w:t>0</w:t>
      </w:r>
      <w:r w:rsidR="002C7558">
        <w:rPr>
          <w:rFonts w:hint="eastAsia"/>
        </w:rPr>
        <w:t>到</w:t>
      </w:r>
      <w:r w:rsidR="002C7558">
        <w:rPr>
          <w:rFonts w:hint="eastAsia"/>
        </w:rPr>
        <w:t>255</w:t>
      </w:r>
      <w:r w:rsidR="002C7558">
        <w:rPr>
          <w:rFonts w:hint="eastAsia"/>
        </w:rPr>
        <w:t>循环。</w:t>
      </w:r>
    </w:p>
    <w:p w:rsidR="00567EBD" w:rsidRDefault="00567EBD" w:rsidP="002C7558">
      <w:pPr>
        <w:ind w:left="420"/>
      </w:pPr>
      <w:ins w:id="43" w:author="Zhang, Carol (MSHA)" w:date="2019-08-21T10:41:00Z">
        <w:r w:rsidRPr="00567EBD">
          <w:rPr>
            <w:rPrChange w:id="44" w:author="Zhang, Carol (MSHA)" w:date="2019-08-21T10:41:00Z">
              <w:rPr>
                <w:b/>
              </w:rPr>
            </w:rPrChange>
          </w:rPr>
          <w:t>Sequence ID,</w:t>
        </w:r>
        <w:r w:rsidRPr="00567EBD">
          <w:t xml:space="preserve"> </w:t>
        </w:r>
        <w:r w:rsidRPr="00C05613">
          <w:t>loops from 0 to 255.</w:t>
        </w:r>
      </w:ins>
    </w:p>
    <w:p w:rsidR="00CC3133" w:rsidRDefault="00CC3133" w:rsidP="00CC3133">
      <w:pPr>
        <w:pStyle w:val="2"/>
        <w:numPr>
          <w:ilvl w:val="1"/>
          <w:numId w:val="3"/>
        </w:numPr>
      </w:pPr>
      <w:bookmarkStart w:id="45" w:name="_Toc465422960"/>
      <w:r w:rsidRPr="005E538E">
        <w:t>Request/Re</w:t>
      </w:r>
      <w:r>
        <w:t>s</w:t>
      </w:r>
      <w:r w:rsidRPr="005E538E">
        <w:t>ponse</w:t>
      </w:r>
      <w:bookmarkEnd w:id="45"/>
    </w:p>
    <w:p w:rsidR="00CC3133" w:rsidRDefault="00CC3133" w:rsidP="00CC3133">
      <w:pPr>
        <w:ind w:left="420"/>
        <w:rPr>
          <w:ins w:id="46" w:author="Zhang, Carol (MSHA)" w:date="2019-08-21T10:41:00Z"/>
          <w:b/>
        </w:rPr>
      </w:pPr>
      <w:r>
        <w:rPr>
          <w:rFonts w:hint="eastAsia"/>
        </w:rPr>
        <w:t>标记此命令是请求还是响应。</w:t>
      </w:r>
      <w:r>
        <w:rPr>
          <w:b/>
        </w:rPr>
        <w:t>Request = 0</w:t>
      </w:r>
      <w:r w:rsidRPr="00CC3133">
        <w:rPr>
          <w:rFonts w:hint="eastAsia"/>
        </w:rPr>
        <w:t>，</w:t>
      </w:r>
      <w:r>
        <w:rPr>
          <w:b/>
        </w:rPr>
        <w:t>Response = 1</w:t>
      </w:r>
    </w:p>
    <w:p w:rsidR="00567EBD" w:rsidRPr="002C7558" w:rsidRDefault="00567EBD" w:rsidP="00567EBD">
      <w:pPr>
        <w:ind w:left="420"/>
        <w:rPr>
          <w:ins w:id="47" w:author="Zhang, Carol (MSHA)" w:date="2019-08-21T10:41:00Z"/>
        </w:rPr>
      </w:pPr>
      <w:ins w:id="48" w:author="Zhang, Carol (MSHA)" w:date="2019-08-21T10:42:00Z">
        <w:r>
          <w:t>R</w:t>
        </w:r>
      </w:ins>
      <w:ins w:id="49" w:author="Zhang, Carol (MSHA)" w:date="2019-08-21T10:41:00Z">
        <w:r w:rsidRPr="00C05613">
          <w:t xml:space="preserve">equest </w:t>
        </w:r>
      </w:ins>
      <w:ins w:id="50" w:author="Zhang, Carol (MSHA)" w:date="2019-08-21T10:42:00Z">
        <w:r>
          <w:t>/</w:t>
        </w:r>
      </w:ins>
      <w:ins w:id="51" w:author="Zhang, Carol (MSHA)" w:date="2019-08-21T10:41:00Z">
        <w:r w:rsidRPr="00C05613">
          <w:t xml:space="preserve"> </w:t>
        </w:r>
      </w:ins>
      <w:ins w:id="52" w:author="Zhang, Carol (MSHA)" w:date="2019-08-21T10:42:00Z">
        <w:r>
          <w:t>R</w:t>
        </w:r>
      </w:ins>
      <w:ins w:id="53" w:author="Zhang, Carol (MSHA)" w:date="2019-08-21T10:41:00Z">
        <w:r>
          <w:t>esponse mark.</w:t>
        </w:r>
      </w:ins>
      <w:ins w:id="54" w:author="Zhang, Carol (MSHA)" w:date="2019-08-21T10:42:00Z">
        <w:r w:rsidRPr="00567EBD">
          <w:rPr>
            <w:b/>
          </w:rPr>
          <w:t xml:space="preserve"> </w:t>
        </w:r>
        <w:r>
          <w:rPr>
            <w:b/>
          </w:rPr>
          <w:t>Request = 0</w:t>
        </w:r>
        <w:r w:rsidRPr="00CC3133">
          <w:rPr>
            <w:rFonts w:hint="eastAsia"/>
          </w:rPr>
          <w:t>，</w:t>
        </w:r>
        <w:r>
          <w:rPr>
            <w:b/>
          </w:rPr>
          <w:t>Response = 1</w:t>
        </w:r>
      </w:ins>
    </w:p>
    <w:p w:rsidR="00567EBD" w:rsidRPr="002C7558" w:rsidDel="00567EBD" w:rsidRDefault="00567EBD" w:rsidP="00CC3133">
      <w:pPr>
        <w:ind w:left="420"/>
        <w:rPr>
          <w:del w:id="55" w:author="Zhang, Carol (MSHA)" w:date="2019-08-21T10:42:00Z"/>
        </w:rPr>
      </w:pPr>
    </w:p>
    <w:p w:rsidR="00CC3133" w:rsidRPr="002C7558" w:rsidRDefault="00CC3133" w:rsidP="002C7558">
      <w:pPr>
        <w:ind w:left="420"/>
      </w:pPr>
    </w:p>
    <w:p w:rsidR="004F2866" w:rsidRDefault="004F2866" w:rsidP="00CB6D21">
      <w:pPr>
        <w:pStyle w:val="2"/>
        <w:numPr>
          <w:ilvl w:val="1"/>
          <w:numId w:val="3"/>
        </w:numPr>
      </w:pPr>
      <w:r>
        <w:t>Product ID</w:t>
      </w:r>
    </w:p>
    <w:p w:rsidR="00CC3133" w:rsidRDefault="00CC3133" w:rsidP="00CC3133">
      <w:pPr>
        <w:ind w:firstLine="420"/>
        <w:rPr>
          <w:ins w:id="56" w:author="Zhang, Carol (MSHA)" w:date="2019-08-21T10:43:00Z"/>
          <w:szCs w:val="21"/>
        </w:rPr>
      </w:pPr>
      <w:r w:rsidRPr="00CC3133">
        <w:rPr>
          <w:rFonts w:hint="eastAsia"/>
          <w:szCs w:val="21"/>
        </w:rPr>
        <w:t>设备标识</w:t>
      </w:r>
      <w:r w:rsidRPr="00CC3133">
        <w:rPr>
          <w:rFonts w:hint="eastAsia"/>
          <w:szCs w:val="21"/>
        </w:rPr>
        <w:t>0x</w:t>
      </w:r>
      <w:r w:rsidRPr="00CC3133">
        <w:rPr>
          <w:szCs w:val="21"/>
        </w:rPr>
        <w:t>00~0xFE</w:t>
      </w:r>
      <w:r w:rsidRPr="00CC3133">
        <w:rPr>
          <w:rFonts w:hint="eastAsia"/>
          <w:szCs w:val="21"/>
        </w:rPr>
        <w:t>：</w:t>
      </w:r>
      <w:r w:rsidRPr="00CC3133">
        <w:rPr>
          <w:rFonts w:hint="eastAsia"/>
          <w:szCs w:val="21"/>
        </w:rPr>
        <w:t>0xFF</w:t>
      </w:r>
      <w:r w:rsidRPr="00CC3133">
        <w:rPr>
          <w:rFonts w:hint="eastAsia"/>
          <w:szCs w:val="21"/>
        </w:rPr>
        <w:t>表示此条命令不区分设备型</w:t>
      </w:r>
      <w:ins w:id="57" w:author="Zhang, Carol (MSHA)" w:date="2019-08-21T10:45:00Z">
        <w:r w:rsidR="00567EBD">
          <w:rPr>
            <w:rFonts w:hint="eastAsia"/>
            <w:szCs w:val="21"/>
          </w:rPr>
          <w:t>,</w:t>
        </w:r>
        <w:r w:rsidR="00567EBD">
          <w:rPr>
            <w:szCs w:val="21"/>
          </w:rPr>
          <w:t xml:space="preserve"> </w:t>
        </w:r>
      </w:ins>
      <w:r w:rsidRPr="00CC3133">
        <w:rPr>
          <w:rFonts w:hint="eastAsia"/>
          <w:szCs w:val="21"/>
        </w:rPr>
        <w:t>保留使用</w:t>
      </w:r>
      <w:r w:rsidRPr="00CC3133">
        <w:rPr>
          <w:rFonts w:hint="eastAsia"/>
          <w:szCs w:val="21"/>
        </w:rPr>
        <w:t>,</w:t>
      </w:r>
      <w:ins w:id="58" w:author="Zhang, Carol (MSHA)" w:date="2019-08-21T10:42:00Z">
        <w:r w:rsidR="00567EBD">
          <w:rPr>
            <w:szCs w:val="21"/>
          </w:rPr>
          <w:t xml:space="preserve"> </w:t>
        </w:r>
      </w:ins>
      <w:r w:rsidRPr="00CC3133">
        <w:rPr>
          <w:szCs w:val="21"/>
        </w:rPr>
        <w:t>设备</w:t>
      </w:r>
      <w:r w:rsidRPr="00CC3133">
        <w:rPr>
          <w:rFonts w:hint="eastAsia"/>
          <w:szCs w:val="21"/>
        </w:rPr>
        <w:t>代码如下表所示：</w:t>
      </w:r>
    </w:p>
    <w:p w:rsidR="00567EBD" w:rsidRPr="00C05613" w:rsidRDefault="00567EBD" w:rsidP="00567EBD">
      <w:pPr>
        <w:ind w:firstLine="420"/>
        <w:rPr>
          <w:ins w:id="59" w:author="Zhang, Carol (MSHA)" w:date="2019-08-21T10:43:00Z"/>
          <w:szCs w:val="21"/>
        </w:rPr>
      </w:pPr>
      <w:ins w:id="60" w:author="Zhang, Carol (MSHA)" w:date="2019-08-21T10:45:00Z">
        <w:r>
          <w:rPr>
            <w:szCs w:val="21"/>
          </w:rPr>
          <w:t>Product</w:t>
        </w:r>
      </w:ins>
      <w:ins w:id="61" w:author="Zhang, Carol (MSHA)" w:date="2019-08-21T10:43:00Z">
        <w:r w:rsidRPr="00C05613">
          <w:rPr>
            <w:szCs w:val="21"/>
          </w:rPr>
          <w:t xml:space="preserve"> ID 0x00~0xFE:</w:t>
        </w:r>
        <w:r>
          <w:rPr>
            <w:szCs w:val="21"/>
          </w:rPr>
          <w:t xml:space="preserve"> </w:t>
        </w:r>
        <w:r w:rsidRPr="00C05613">
          <w:rPr>
            <w:szCs w:val="21"/>
          </w:rPr>
          <w:t xml:space="preserve">0xFF </w:t>
        </w:r>
      </w:ins>
      <w:ins w:id="62" w:author="Zhang, Carol (MSHA)" w:date="2019-08-21T10:45:00Z">
        <w:r>
          <w:rPr>
            <w:szCs w:val="21"/>
          </w:rPr>
          <w:t>is reserved and used for all products</w:t>
        </w:r>
      </w:ins>
      <w:ins w:id="63" w:author="Zhang, Carol (MSHA)" w:date="2019-08-21T10:43:00Z">
        <w:r w:rsidRPr="00C05613">
          <w:rPr>
            <w:szCs w:val="21"/>
          </w:rPr>
          <w:t>. The</w:t>
        </w:r>
      </w:ins>
      <w:ins w:id="64" w:author="Zhang, Carol (MSHA)" w:date="2019-08-21T10:46:00Z">
        <w:r>
          <w:rPr>
            <w:szCs w:val="21"/>
          </w:rPr>
          <w:t xml:space="preserve"> product ID </w:t>
        </w:r>
      </w:ins>
      <w:ins w:id="65" w:author="Zhang, Carol (MSHA)" w:date="2019-08-21T10:43:00Z">
        <w:r w:rsidRPr="00C05613">
          <w:rPr>
            <w:szCs w:val="21"/>
          </w:rPr>
          <w:t>is shown in the following table:</w:t>
        </w:r>
      </w:ins>
    </w:p>
    <w:p w:rsidR="00567EBD" w:rsidRPr="00CC3133" w:rsidRDefault="00567EBD" w:rsidP="00CC3133">
      <w:pPr>
        <w:ind w:firstLine="420"/>
        <w:rPr>
          <w:szCs w:val="21"/>
        </w:rPr>
      </w:pPr>
    </w:p>
    <w:tbl>
      <w:tblPr>
        <w:tblW w:w="7297" w:type="dxa"/>
        <w:jc w:val="center"/>
        <w:tblLook w:val="04A0" w:firstRow="1" w:lastRow="0" w:firstColumn="1" w:lastColumn="0" w:noHBand="0" w:noVBand="1"/>
      </w:tblPr>
      <w:tblGrid>
        <w:gridCol w:w="5248"/>
        <w:gridCol w:w="2049"/>
      </w:tblGrid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C8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0x00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C9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0x01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451DF1" w:rsidRDefault="00CC3133" w:rsidP="0042313D">
            <w:pPr>
              <w:rPr>
                <w:rFonts w:ascii="Arial" w:hAnsi="Arial" w:cs="Arial"/>
                <w:color w:val="000000"/>
                <w:sz w:val="22"/>
                <w:highlight w:val="yellow"/>
              </w:rPr>
            </w:pPr>
            <w:r w:rsidRPr="00451DF1">
              <w:rPr>
                <w:rFonts w:ascii="Arial" w:hAnsi="Arial" w:cs="Arial"/>
                <w:color w:val="000000"/>
                <w:sz w:val="22"/>
                <w:highlight w:val="yellow"/>
              </w:rPr>
              <w:t>Graseby™ C</w:t>
            </w:r>
            <w:r w:rsidR="002F0885" w:rsidRPr="00451DF1">
              <w:rPr>
                <w:rFonts w:ascii="Arial" w:hAnsi="Arial" w:cs="Arial"/>
                <w:color w:val="000000"/>
                <w:sz w:val="22"/>
                <w:highlight w:val="yellow"/>
              </w:rPr>
              <w:t>9LVP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451DF1" w:rsidRDefault="00CC3133" w:rsidP="0042313D">
            <w:pPr>
              <w:rPr>
                <w:rFonts w:ascii="Arial" w:hAnsi="Arial" w:cs="Arial"/>
                <w:color w:val="000000"/>
                <w:sz w:val="22"/>
                <w:highlight w:val="yellow"/>
              </w:rPr>
            </w:pPr>
            <w:r w:rsidRPr="00451DF1">
              <w:rPr>
                <w:rFonts w:ascii="Arial" w:hAnsi="Arial" w:cs="Arial"/>
                <w:color w:val="000000"/>
                <w:sz w:val="22"/>
                <w:highlight w:val="yellow"/>
              </w:rPr>
              <w:t>0x02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lastRenderedPageBreak/>
              <w:t>Graseby™ F8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0x03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C6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0x04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F6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0x05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1200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0x06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F8 Channel1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0x07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F8 Channel2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0x08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C6T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0x09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2000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0x0A</w:t>
            </w:r>
          </w:p>
        </w:tc>
      </w:tr>
      <w:tr w:rsidR="00CC3133" w:rsidRPr="0076251B" w:rsidTr="0042313D">
        <w:trPr>
          <w:trHeight w:val="258"/>
          <w:jc w:val="center"/>
        </w:trPr>
        <w:tc>
          <w:tcPr>
            <w:tcW w:w="52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Graseby™ 2100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C3133" w:rsidRPr="0076251B" w:rsidRDefault="00CC3133" w:rsidP="0042313D">
            <w:pPr>
              <w:rPr>
                <w:rFonts w:ascii="Arial" w:hAnsi="Arial" w:cs="Arial"/>
                <w:color w:val="000000"/>
                <w:sz w:val="22"/>
              </w:rPr>
            </w:pPr>
            <w:r w:rsidRPr="0076251B">
              <w:rPr>
                <w:rFonts w:ascii="Arial" w:hAnsi="Arial" w:cs="Arial"/>
                <w:color w:val="000000"/>
                <w:sz w:val="22"/>
              </w:rPr>
              <w:t>0x0B</w:t>
            </w:r>
          </w:p>
        </w:tc>
      </w:tr>
    </w:tbl>
    <w:p w:rsidR="00CC3133" w:rsidRPr="00CC3133" w:rsidRDefault="00CC3133" w:rsidP="00CC3133"/>
    <w:p w:rsidR="00122AFF" w:rsidRPr="004F2866" w:rsidRDefault="00122AFF" w:rsidP="00CB6D21">
      <w:pPr>
        <w:pStyle w:val="2"/>
        <w:numPr>
          <w:ilvl w:val="1"/>
          <w:numId w:val="3"/>
        </w:numPr>
      </w:pPr>
      <w:r>
        <w:t>Message ID</w:t>
      </w:r>
    </w:p>
    <w:p w:rsidR="00966820" w:rsidRDefault="00305F5F" w:rsidP="002456CE">
      <w:pPr>
        <w:ind w:left="420"/>
        <w:rPr>
          <w:ins w:id="66" w:author="Zhang, Carol (MSHA)" w:date="2019-08-21T10:46:00Z"/>
        </w:rPr>
      </w:pPr>
      <w:r>
        <w:rPr>
          <w:rFonts w:hint="eastAsia"/>
        </w:rPr>
        <w:t>表示</w:t>
      </w:r>
      <w:r w:rsidR="00122AFF">
        <w:rPr>
          <w:rFonts w:hint="eastAsia"/>
        </w:rPr>
        <w:t>两个字节</w:t>
      </w:r>
      <w:r w:rsidR="003C3747">
        <w:rPr>
          <w:rFonts w:hint="eastAsia"/>
        </w:rPr>
        <w:t>为</w:t>
      </w:r>
      <w:r w:rsidR="00C04290">
        <w:rPr>
          <w:rFonts w:hint="eastAsia"/>
        </w:rPr>
        <w:t>命令</w:t>
      </w:r>
      <w:r w:rsidR="003C3747">
        <w:rPr>
          <w:rFonts w:hint="eastAsia"/>
        </w:rPr>
        <w:t>ID</w:t>
      </w:r>
      <w:r w:rsidR="0095708C">
        <w:rPr>
          <w:rFonts w:hint="eastAsia"/>
        </w:rPr>
        <w:t>，</w:t>
      </w:r>
      <w:r w:rsidR="00122AFF">
        <w:t>可以</w:t>
      </w:r>
      <w:r w:rsidR="00122AFF">
        <w:rPr>
          <w:rFonts w:hint="eastAsia"/>
        </w:rPr>
        <w:t>有效使用</w:t>
      </w:r>
      <w:r w:rsidR="00122AFF">
        <w:rPr>
          <w:rFonts w:hint="eastAsia"/>
        </w:rPr>
        <w:t>6553</w:t>
      </w:r>
      <w:r w:rsidR="00477F69">
        <w:t>6</w:t>
      </w:r>
      <w:r w:rsidR="00122AFF">
        <w:rPr>
          <w:rFonts w:hint="eastAsia"/>
        </w:rPr>
        <w:t>个</w:t>
      </w:r>
      <w:r w:rsidR="00A37170">
        <w:rPr>
          <w:rFonts w:hint="eastAsia"/>
        </w:rPr>
        <w:t>ID</w:t>
      </w:r>
      <w:r w:rsidR="0095708C">
        <w:rPr>
          <w:rFonts w:hint="eastAsia"/>
        </w:rPr>
        <w:t>。</w:t>
      </w:r>
    </w:p>
    <w:p w:rsidR="00364044" w:rsidRDefault="00364044" w:rsidP="00364044">
      <w:pPr>
        <w:ind w:left="420"/>
        <w:rPr>
          <w:ins w:id="67" w:author="Zhang, Carol (MSHA)" w:date="2019-08-21T10:46:00Z"/>
        </w:rPr>
      </w:pPr>
      <w:ins w:id="68" w:author="Zhang, Carol (MSHA)" w:date="2019-08-21T10:47:00Z">
        <w:r>
          <w:t xml:space="preserve">A </w:t>
        </w:r>
      </w:ins>
      <w:ins w:id="69" w:author="Zhang, Carol (MSHA)" w:date="2019-08-21T10:46:00Z">
        <w:r>
          <w:t>command ID</w:t>
        </w:r>
      </w:ins>
      <w:ins w:id="70" w:author="Zhang, Carol (MSHA)" w:date="2019-08-21T10:47:00Z">
        <w:r>
          <w:t xml:space="preserve"> </w:t>
        </w:r>
        <w:r w:rsidRPr="008D5857">
          <w:rPr>
            <w:sz w:val="24"/>
            <w:szCs w:val="24"/>
          </w:rPr>
          <w:t>consists of</w:t>
        </w:r>
      </w:ins>
      <w:ins w:id="71" w:author="Zhang, Carol (MSHA)" w:date="2019-08-21T10:48:00Z">
        <w:r>
          <w:rPr>
            <w:sz w:val="24"/>
            <w:szCs w:val="24"/>
          </w:rPr>
          <w:t xml:space="preserve"> 2 bytes</w:t>
        </w:r>
      </w:ins>
      <w:ins w:id="72" w:author="Zhang, Carol (MSHA)" w:date="2019-08-21T10:46:00Z">
        <w:r w:rsidRPr="00C05613">
          <w:t>, which can effectively use 65536 IDs.</w:t>
        </w:r>
      </w:ins>
    </w:p>
    <w:p w:rsidR="00364044" w:rsidRDefault="00364044" w:rsidP="002456CE">
      <w:pPr>
        <w:ind w:left="420"/>
      </w:pPr>
    </w:p>
    <w:p w:rsidR="00874A8B" w:rsidRPr="004F2866" w:rsidRDefault="00874A8B" w:rsidP="00874A8B">
      <w:pPr>
        <w:pStyle w:val="2"/>
        <w:numPr>
          <w:ilvl w:val="1"/>
          <w:numId w:val="3"/>
        </w:numPr>
      </w:pPr>
      <w:bookmarkStart w:id="73" w:name="_Toc465422963"/>
      <w:r w:rsidRPr="00D257DE">
        <w:t>T</w:t>
      </w:r>
      <w:r w:rsidRPr="006E4D65">
        <w:t>imestamp</w:t>
      </w:r>
      <w:bookmarkEnd w:id="73"/>
    </w:p>
    <w:p w:rsidR="00874A8B" w:rsidRDefault="00874A8B" w:rsidP="00874A8B">
      <w:pPr>
        <w:ind w:left="420"/>
      </w:pPr>
      <w:r>
        <w:rPr>
          <w:rFonts w:hint="eastAsia"/>
        </w:rPr>
        <w:t>每条命令</w:t>
      </w:r>
      <w:r w:rsidR="003C65C6">
        <w:rPr>
          <w:rFonts w:hint="eastAsia"/>
        </w:rPr>
        <w:t>有</w:t>
      </w:r>
      <w:r>
        <w:rPr>
          <w:rFonts w:hint="eastAsia"/>
        </w:rPr>
        <w:t>时间戳，</w:t>
      </w:r>
      <w:r>
        <w:t>格式</w:t>
      </w:r>
      <w:r>
        <w:rPr>
          <w:rFonts w:hint="eastAsia"/>
        </w:rPr>
        <w:t>为</w:t>
      </w:r>
      <w:r>
        <w:rPr>
          <w:rFonts w:hint="eastAsia"/>
        </w:rPr>
        <w:t>UTC</w:t>
      </w:r>
      <w:r>
        <w:rPr>
          <w:rFonts w:hint="eastAsia"/>
        </w:rPr>
        <w:t>（如：</w:t>
      </w:r>
      <w:r>
        <w:t>20100706154719+</w:t>
      </w:r>
      <w:r w:rsidRPr="00AA5B70">
        <w:t>0800</w:t>
      </w:r>
      <w:r w:rsidRPr="00AA5B70">
        <w:rPr>
          <w:rFonts w:hint="eastAsia"/>
        </w:rPr>
        <w:t>）用</w:t>
      </w:r>
      <w:r>
        <w:t>9</w:t>
      </w:r>
      <w:r w:rsidRPr="00AA5B70">
        <w:rPr>
          <w:rFonts w:hint="eastAsia"/>
        </w:rPr>
        <w:t>个字节来存储。</w:t>
      </w:r>
    </w:p>
    <w:p w:rsidR="00874A8B" w:rsidRDefault="00874A8B" w:rsidP="00874A8B">
      <w:pPr>
        <w:ind w:left="420"/>
        <w:rPr>
          <w:ins w:id="74" w:author="Zhang, Carol (MSHA)" w:date="2019-08-21T10:48:00Z"/>
        </w:rPr>
      </w:pPr>
      <w:r>
        <w:rPr>
          <w:rFonts w:hint="eastAsia"/>
        </w:rPr>
        <w:t>其中</w:t>
      </w:r>
      <w:r>
        <w:rPr>
          <w:rFonts w:hint="eastAsia"/>
        </w:rPr>
        <w:t>Year</w:t>
      </w:r>
      <w:r>
        <w:rPr>
          <w:rFonts w:hint="eastAsia"/>
        </w:rPr>
        <w:t>是表示</w:t>
      </w:r>
      <w:r>
        <w:rPr>
          <w:rFonts w:hint="eastAsia"/>
        </w:rPr>
        <w:t>2000</w:t>
      </w:r>
      <w:r>
        <w:rPr>
          <w:rFonts w:hint="eastAsia"/>
        </w:rPr>
        <w:t>年以后的年数。如：</w:t>
      </w:r>
      <w:r>
        <w:rPr>
          <w:rFonts w:hint="eastAsia"/>
        </w:rPr>
        <w:t>2016</w:t>
      </w:r>
      <w:r>
        <w:rPr>
          <w:rFonts w:hint="eastAsia"/>
        </w:rPr>
        <w:t>表示成</w:t>
      </w:r>
      <w:r>
        <w:rPr>
          <w:rFonts w:hint="eastAsia"/>
        </w:rPr>
        <w:t>16</w:t>
      </w:r>
      <w:ins w:id="75" w:author="Zhang, Carol (MSHA)" w:date="2019-08-21T10:48:00Z">
        <w:r w:rsidR="00364044">
          <w:t>.</w:t>
        </w:r>
      </w:ins>
    </w:p>
    <w:p w:rsidR="00364044" w:rsidRDefault="00364044" w:rsidP="00364044">
      <w:pPr>
        <w:ind w:left="420"/>
        <w:rPr>
          <w:ins w:id="76" w:author="Zhang, Carol (MSHA)" w:date="2019-08-21T10:48:00Z"/>
        </w:rPr>
      </w:pPr>
      <w:ins w:id="77" w:author="Zhang, Carol (MSHA)" w:date="2019-08-21T10:48:00Z">
        <w:r w:rsidRPr="00633E1B">
          <w:t>Each command has a time stamp and is stored in</w:t>
        </w:r>
        <w:r>
          <w:t xml:space="preserve"> the format of</w:t>
        </w:r>
        <w:r w:rsidRPr="00633E1B">
          <w:t xml:space="preserve"> UTC (e.g. 20100706154719 + 0800) </w:t>
        </w:r>
      </w:ins>
      <w:ins w:id="78" w:author="Zhang, Carol (MSHA)" w:date="2019-08-21T10:49:00Z">
        <w:r>
          <w:t>with</w:t>
        </w:r>
      </w:ins>
      <w:ins w:id="79" w:author="Zhang, Carol (MSHA)" w:date="2019-08-21T10:48:00Z">
        <w:r w:rsidRPr="00633E1B">
          <w:t xml:space="preserve"> 9 bytes.</w:t>
        </w:r>
        <w:r>
          <w:t xml:space="preserve"> Year represents</w:t>
        </w:r>
        <w:r w:rsidRPr="00633E1B">
          <w:t xml:space="preserve"> the number of years after 2000</w:t>
        </w:r>
        <w:r>
          <w:t>. For example, 2016 is represented</w:t>
        </w:r>
        <w:r w:rsidRPr="00633E1B">
          <w:t xml:space="preserve"> as 16</w:t>
        </w:r>
        <w:r>
          <w:t>.</w:t>
        </w:r>
      </w:ins>
    </w:p>
    <w:p w:rsidR="00364044" w:rsidRDefault="00364044" w:rsidP="00874A8B">
      <w:pPr>
        <w:ind w:left="420"/>
      </w:pPr>
    </w:p>
    <w:tbl>
      <w:tblPr>
        <w:tblStyle w:val="a5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4"/>
        <w:gridCol w:w="1034"/>
        <w:gridCol w:w="1034"/>
        <w:gridCol w:w="1034"/>
      </w:tblGrid>
      <w:tr w:rsidR="00874A8B" w:rsidRPr="00FD08A3" w:rsidTr="0042313D">
        <w:tc>
          <w:tcPr>
            <w:tcW w:w="1035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4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5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6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874A8B" w:rsidRPr="00FD08A3" w:rsidRDefault="00874A8B" w:rsidP="0042313D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7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(UTC)Year</w:t>
            </w:r>
            <w:r>
              <w:rPr>
                <w:b/>
              </w:rPr>
              <w:t xml:space="preserve">( </w:t>
            </w:r>
            <w:r w:rsidRPr="000D72DB">
              <w:rPr>
                <w:b/>
                <w:color w:val="FF0000"/>
              </w:rPr>
              <w:t>base 2000</w:t>
            </w:r>
            <w:r>
              <w:rPr>
                <w:b/>
              </w:rPr>
              <w:t xml:space="preserve"> )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(UTC)Moth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(UTC)Day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(UTC)Hour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</w:t>
            </w:r>
            <w:r>
              <w:rPr>
                <w:b/>
              </w:rPr>
              <w:t>Minute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(UTC)Second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</w:t>
            </w:r>
            <w:r w:rsidRPr="002D1DE4">
              <w:rPr>
                <w:rFonts w:hint="eastAsia"/>
                <w:b/>
              </w:rPr>
              <w:t>+</w:t>
            </w:r>
            <w:r w:rsidRPr="002D1DE4">
              <w:rPr>
                <w:b/>
              </w:rPr>
              <w:t>或</w:t>
            </w:r>
            <w:r w:rsidRPr="002D1DE4">
              <w:rPr>
                <w:rFonts w:hint="eastAsia"/>
                <w:b/>
              </w:rPr>
              <w:t>-</w:t>
            </w:r>
            <w:ins w:id="80" w:author="Zhang, Carol (MSHA)" w:date="2019-08-21T10:49:00Z">
              <w:r w:rsidR="00364044">
                <w:rPr>
                  <w:b/>
                </w:rPr>
                <w:t xml:space="preserve"> + or -</w:t>
              </w:r>
            </w:ins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(UTC)Hour</w:t>
            </w:r>
          </w:p>
        </w:tc>
      </w:tr>
      <w:tr w:rsidR="00874A8B" w:rsidRPr="00EA5589" w:rsidTr="0042313D">
        <w:tc>
          <w:tcPr>
            <w:tcW w:w="8276" w:type="dxa"/>
            <w:gridSpan w:val="8"/>
          </w:tcPr>
          <w:p w:rsidR="00874A8B" w:rsidRPr="002D1DE4" w:rsidRDefault="00874A8B" w:rsidP="0042313D">
            <w:pPr>
              <w:jc w:val="center"/>
              <w:rPr>
                <w:b/>
              </w:rPr>
            </w:pPr>
            <w:r w:rsidRPr="002D1DE4">
              <w:rPr>
                <w:b/>
              </w:rPr>
              <w:t>(UTC)</w:t>
            </w:r>
            <w:r>
              <w:rPr>
                <w:b/>
              </w:rPr>
              <w:t>Minute</w:t>
            </w:r>
          </w:p>
        </w:tc>
      </w:tr>
    </w:tbl>
    <w:p w:rsidR="00730A6A" w:rsidRPr="004F2866" w:rsidRDefault="00730A6A" w:rsidP="00CB6D21">
      <w:pPr>
        <w:pStyle w:val="2"/>
        <w:numPr>
          <w:ilvl w:val="1"/>
          <w:numId w:val="3"/>
        </w:numPr>
      </w:pPr>
      <w:r w:rsidRPr="00CF206F">
        <w:rPr>
          <w:rFonts w:hint="eastAsia"/>
        </w:rPr>
        <w:t xml:space="preserve">Payload </w:t>
      </w:r>
      <w:r w:rsidR="00275168" w:rsidRPr="00FD08A3">
        <w:rPr>
          <w:rFonts w:hint="eastAsia"/>
        </w:rPr>
        <w:t>length</w:t>
      </w:r>
    </w:p>
    <w:p w:rsidR="007D00AE" w:rsidRDefault="009F4CA7" w:rsidP="009F4CA7">
      <w:pPr>
        <w:pStyle w:val="a7"/>
        <w:ind w:left="425" w:firstLineChars="0" w:firstLine="0"/>
        <w:rPr>
          <w:ins w:id="81" w:author="Zhang, Carol (MSHA)" w:date="2019-08-21T10:49:00Z"/>
        </w:rPr>
      </w:pPr>
      <w:r w:rsidRPr="00CF206F">
        <w:rPr>
          <w:rFonts w:hint="eastAsia"/>
        </w:rPr>
        <w:t xml:space="preserve">Payload </w:t>
      </w:r>
      <w:r w:rsidRPr="00FD08A3">
        <w:rPr>
          <w:rFonts w:hint="eastAsia"/>
        </w:rPr>
        <w:t>Data</w:t>
      </w:r>
      <w:r>
        <w:rPr>
          <w:rFonts w:hint="eastAsia"/>
        </w:rPr>
        <w:t>数据体长度</w:t>
      </w:r>
      <w:ins w:id="82" w:author="Zhang, Carol (MSHA)" w:date="2019-08-21T10:49:00Z">
        <w:r w:rsidR="00364044">
          <w:rPr>
            <w:rFonts w:hint="eastAsia"/>
          </w:rPr>
          <w:t>.</w:t>
        </w:r>
      </w:ins>
    </w:p>
    <w:p w:rsidR="00364044" w:rsidRDefault="00364044" w:rsidP="00364044">
      <w:pPr>
        <w:pStyle w:val="a7"/>
        <w:ind w:left="425" w:firstLineChars="0" w:firstLine="0"/>
        <w:rPr>
          <w:ins w:id="83" w:author="Zhang, Carol (MSHA)" w:date="2019-08-21T10:49:00Z"/>
        </w:rPr>
      </w:pPr>
      <w:ins w:id="84" w:author="Zhang, Carol (MSHA)" w:date="2019-08-21T10:49:00Z">
        <w:r>
          <w:rPr>
            <w:rFonts w:hint="eastAsia"/>
          </w:rPr>
          <w:t>The length of Payload Data.</w:t>
        </w:r>
      </w:ins>
    </w:p>
    <w:p w:rsidR="00364044" w:rsidRDefault="00364044" w:rsidP="009F4CA7">
      <w:pPr>
        <w:pStyle w:val="a7"/>
        <w:ind w:left="425" w:firstLineChars="0" w:firstLine="0"/>
      </w:pPr>
    </w:p>
    <w:p w:rsidR="00576367" w:rsidRPr="004F2866" w:rsidRDefault="00576367" w:rsidP="00CB6D21">
      <w:pPr>
        <w:pStyle w:val="2"/>
        <w:numPr>
          <w:ilvl w:val="1"/>
          <w:numId w:val="3"/>
        </w:numPr>
      </w:pPr>
      <w:r w:rsidRPr="00CF206F">
        <w:rPr>
          <w:rFonts w:hint="eastAsia"/>
        </w:rPr>
        <w:t xml:space="preserve">Payload </w:t>
      </w:r>
      <w:r w:rsidRPr="00FD08A3">
        <w:rPr>
          <w:rFonts w:hint="eastAsia"/>
        </w:rPr>
        <w:t>Data</w:t>
      </w:r>
    </w:p>
    <w:p w:rsidR="00E02399" w:rsidRDefault="00576367" w:rsidP="00CA51EC">
      <w:pPr>
        <w:ind w:left="420"/>
        <w:rPr>
          <w:ins w:id="85" w:author="Zhang, Carol (MSHA)" w:date="2019-08-21T10:54:00Z"/>
        </w:rPr>
      </w:pPr>
      <w:r>
        <w:t>P</w:t>
      </w:r>
      <w:r>
        <w:rPr>
          <w:rFonts w:hint="eastAsia"/>
        </w:rPr>
        <w:t xml:space="preserve">ayload </w:t>
      </w:r>
      <w:r w:rsidR="007A0102" w:rsidRPr="008B005E">
        <w:rPr>
          <w:rFonts w:hint="eastAsia"/>
        </w:rPr>
        <w:t>length</w:t>
      </w:r>
      <w:r w:rsidR="00BD78F5">
        <w:rPr>
          <w:rFonts w:hint="eastAsia"/>
        </w:rPr>
        <w:t>长度</w:t>
      </w:r>
      <w:r w:rsidR="007A0102">
        <w:rPr>
          <w:rFonts w:hint="eastAsia"/>
        </w:rPr>
        <w:t>的数据体</w:t>
      </w:r>
      <w:r w:rsidR="00B45E7F">
        <w:rPr>
          <w:rFonts w:hint="eastAsia"/>
        </w:rPr>
        <w:t>，</w:t>
      </w:r>
      <w:r w:rsidR="0029794B">
        <w:rPr>
          <w:rFonts w:hint="eastAsia"/>
        </w:rPr>
        <w:t>详见第</w:t>
      </w:r>
      <w:r w:rsidR="0029794B">
        <w:rPr>
          <w:rFonts w:hint="eastAsia"/>
        </w:rPr>
        <w:t>2</w:t>
      </w:r>
      <w:r w:rsidR="0029794B">
        <w:rPr>
          <w:rFonts w:hint="eastAsia"/>
        </w:rPr>
        <w:t>部分字段定义。</w:t>
      </w:r>
    </w:p>
    <w:p w:rsidR="00364044" w:rsidRDefault="00E71FAC" w:rsidP="00CA51EC">
      <w:pPr>
        <w:ind w:left="420"/>
      </w:pPr>
      <w:ins w:id="86" w:author="Zhang, Carol (MSHA)" w:date="2019-08-21T10:57:00Z">
        <w:r>
          <w:rPr>
            <w:rFonts w:hint="eastAsia"/>
          </w:rPr>
          <w:t>Payload data body of payload length</w:t>
        </w:r>
      </w:ins>
      <w:ins w:id="87" w:author="Zhang, Carol (MSHA)" w:date="2019-08-21T10:54:00Z">
        <w:r w:rsidR="00364044">
          <w:rPr>
            <w:rFonts w:hint="eastAsia"/>
          </w:rPr>
          <w:t xml:space="preserve">. </w:t>
        </w:r>
        <w:r w:rsidR="00364044">
          <w:t>Refer to the</w:t>
        </w:r>
        <w:r w:rsidR="00364044" w:rsidRPr="00633E1B">
          <w:t xml:space="preserve"> </w:t>
        </w:r>
        <w:r w:rsidR="00364044">
          <w:t>field d</w:t>
        </w:r>
        <w:r w:rsidR="00364044" w:rsidRPr="00633E1B">
          <w:t>efinition</w:t>
        </w:r>
        <w:r w:rsidR="00364044">
          <w:t xml:space="preserve"> in Part 2 for more details.</w:t>
        </w:r>
      </w:ins>
    </w:p>
    <w:p w:rsidR="00E02399" w:rsidRPr="004F2866" w:rsidRDefault="002225BD" w:rsidP="00CB6D21">
      <w:pPr>
        <w:pStyle w:val="2"/>
        <w:numPr>
          <w:ilvl w:val="1"/>
          <w:numId w:val="3"/>
        </w:numPr>
      </w:pPr>
      <w:r>
        <w:t>Checks</w:t>
      </w:r>
      <w:r w:rsidR="00513A48">
        <w:t>um</w:t>
      </w:r>
    </w:p>
    <w:p w:rsidR="004D34D2" w:rsidRDefault="004D34D2" w:rsidP="00576367">
      <w:pPr>
        <w:ind w:left="420"/>
        <w:rPr>
          <w:ins w:id="88" w:author="Zhang, Carol (MSHA)" w:date="2019-08-21T10:57:00Z"/>
        </w:rPr>
      </w:pPr>
      <w:r>
        <w:rPr>
          <w:rFonts w:hint="eastAsia"/>
        </w:rPr>
        <w:t>算法请见</w:t>
      </w:r>
      <w:r w:rsidR="00FC30F8">
        <w:fldChar w:fldCharType="begin"/>
      </w:r>
      <w:r w:rsidR="00FC30F8">
        <w:instrText xml:space="preserve"> REF _Ref454270876 \n \h </w:instrText>
      </w:r>
      <w:r w:rsidR="00FC30F8">
        <w:fldChar w:fldCharType="separate"/>
      </w:r>
      <w:r w:rsidR="00B2321A">
        <w:t>4.7</w:t>
      </w:r>
      <w:r w:rsidR="00FC30F8">
        <w:fldChar w:fldCharType="end"/>
      </w:r>
      <w:r w:rsidRPr="004D34D2">
        <w:rPr>
          <w:rFonts w:hint="eastAsia"/>
        </w:rPr>
        <w:t>章节</w:t>
      </w:r>
    </w:p>
    <w:p w:rsidR="00E71FAC" w:rsidRDefault="00E71FAC" w:rsidP="00576367">
      <w:pPr>
        <w:ind w:left="420"/>
      </w:pPr>
      <w:ins w:id="89" w:author="Zhang, Carol (MSHA)" w:date="2019-08-21T10:57:00Z">
        <w:r>
          <w:t>Please refer to 4.5 chapter for the algorithm.</w:t>
        </w:r>
      </w:ins>
    </w:p>
    <w:p w:rsidR="00792164" w:rsidRDefault="00792164">
      <w:pPr>
        <w:widowControl/>
        <w:jc w:val="left"/>
      </w:pPr>
      <w:r>
        <w:br w:type="page"/>
      </w:r>
    </w:p>
    <w:p w:rsidR="00970895" w:rsidRDefault="000276B5" w:rsidP="00CB6D21">
      <w:pPr>
        <w:pStyle w:val="1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字段</w:t>
      </w:r>
      <w:ins w:id="90" w:author="Zhang, Carol (MSHA)" w:date="2019-08-21T11:11:00Z">
        <w:r w:rsidR="00F60D2C">
          <w:rPr>
            <w:rFonts w:hint="eastAsia"/>
            <w:sz w:val="32"/>
            <w:szCs w:val="32"/>
          </w:rPr>
          <w:t xml:space="preserve"> Field</w:t>
        </w:r>
      </w:ins>
    </w:p>
    <w:p w:rsidR="00513A48" w:rsidRDefault="00F42B24" w:rsidP="00513A48">
      <w:pPr>
        <w:ind w:left="420"/>
        <w:rPr>
          <w:ins w:id="91" w:author="Zhang, Carol (MSHA)" w:date="2019-08-21T11:11:00Z"/>
        </w:rPr>
      </w:pPr>
      <w:r>
        <w:rPr>
          <w:rFonts w:hint="eastAsia"/>
        </w:rPr>
        <w:t>字段是</w:t>
      </w:r>
      <w:r w:rsidR="00C04290">
        <w:rPr>
          <w:rFonts w:hint="eastAsia"/>
        </w:rPr>
        <w:t>命令</w:t>
      </w:r>
      <w:r>
        <w:rPr>
          <w:rFonts w:hint="eastAsia"/>
        </w:rPr>
        <w:t>的组成部分，每条</w:t>
      </w:r>
      <w:r w:rsidR="00C04290">
        <w:rPr>
          <w:rFonts w:hint="eastAsia"/>
        </w:rPr>
        <w:t>命令</w:t>
      </w:r>
      <w:r>
        <w:rPr>
          <w:rFonts w:hint="eastAsia"/>
        </w:rPr>
        <w:t>可以包含</w:t>
      </w:r>
      <w:r>
        <w:rPr>
          <w:rFonts w:hint="eastAsia"/>
        </w:rPr>
        <w:t>0</w:t>
      </w:r>
      <w:r>
        <w:rPr>
          <w:rFonts w:hint="eastAsia"/>
        </w:rPr>
        <w:t>到多个字段，</w:t>
      </w:r>
      <w:r>
        <w:t>每</w:t>
      </w:r>
      <w:r>
        <w:rPr>
          <w:rFonts w:hint="eastAsia"/>
        </w:rPr>
        <w:t>个字段是单独的数据体。</w:t>
      </w:r>
      <w:r w:rsidR="00511A93">
        <w:rPr>
          <w:rFonts w:hint="eastAsia"/>
        </w:rPr>
        <w:t>字段由三个组成部分：</w:t>
      </w:r>
      <w:r w:rsidR="00511A93">
        <w:t>字段</w:t>
      </w:r>
      <w:r w:rsidR="00511A93">
        <w:rPr>
          <w:rFonts w:hint="eastAsia"/>
        </w:rPr>
        <w:t>头、数据长度，</w:t>
      </w:r>
      <w:r w:rsidR="00511A93">
        <w:t>数据</w:t>
      </w:r>
      <w:r w:rsidR="00153E2C">
        <w:rPr>
          <w:rFonts w:hint="eastAsia"/>
        </w:rPr>
        <w:t>体</w:t>
      </w:r>
      <w:r w:rsidR="00AD628E">
        <w:rPr>
          <w:rFonts w:hint="eastAsia"/>
        </w:rPr>
        <w:t>。</w:t>
      </w:r>
      <w:r w:rsidR="00153E2C">
        <w:rPr>
          <w:rFonts w:hint="eastAsia"/>
        </w:rPr>
        <w:t>每个字段</w:t>
      </w:r>
      <w:r w:rsidR="00AD628E">
        <w:rPr>
          <w:rFonts w:hint="eastAsia"/>
        </w:rPr>
        <w:t>最小长度为</w:t>
      </w:r>
      <w:r w:rsidR="005845BE">
        <w:t>4</w:t>
      </w:r>
      <w:r w:rsidR="00AD628E">
        <w:rPr>
          <w:rFonts w:hint="eastAsia"/>
        </w:rPr>
        <w:t>字节。</w:t>
      </w:r>
      <w:r w:rsidR="00E37A5B">
        <w:rPr>
          <w:rFonts w:hint="eastAsia"/>
        </w:rPr>
        <w:t>字段头用一个</w:t>
      </w:r>
      <w:r w:rsidR="00E37A5B">
        <w:rPr>
          <w:rFonts w:hint="eastAsia"/>
        </w:rPr>
        <w:t>1</w:t>
      </w:r>
      <w:r w:rsidR="00513A48">
        <w:t>6</w:t>
      </w:r>
      <w:r w:rsidR="00E37A5B">
        <w:rPr>
          <w:rFonts w:hint="eastAsia"/>
        </w:rPr>
        <w:t>位的无符号数表示。</w:t>
      </w:r>
    </w:p>
    <w:p w:rsidR="00F60D2C" w:rsidRDefault="00F60D2C" w:rsidP="00F60D2C">
      <w:pPr>
        <w:ind w:left="420"/>
        <w:rPr>
          <w:ins w:id="92" w:author="Zhang, Carol (MSHA)" w:date="2019-08-21T11:11:00Z"/>
        </w:rPr>
      </w:pPr>
      <w:ins w:id="93" w:author="Zhang, Carol (MSHA)" w:date="2019-08-21T11:11:00Z">
        <w:r>
          <w:t>Field is a part of a command</w:t>
        </w:r>
        <w:r w:rsidRPr="00926CB9">
          <w:t>, and each comman</w:t>
        </w:r>
        <w:r>
          <w:t>d can contain 0 to more</w:t>
        </w:r>
        <w:r w:rsidRPr="00926CB9">
          <w:t xml:space="preserve"> field</w:t>
        </w:r>
        <w:r>
          <w:t xml:space="preserve">s. Each field </w:t>
        </w:r>
        <w:r>
          <w:rPr>
            <w:rFonts w:hint="eastAsia"/>
          </w:rPr>
          <w:t>is</w:t>
        </w:r>
        <w:r>
          <w:t xml:space="preserve"> a </w:t>
        </w:r>
        <w:r>
          <w:rPr>
            <w:rFonts w:hint="eastAsia"/>
          </w:rPr>
          <w:t>single</w:t>
        </w:r>
        <w:r w:rsidRPr="00926CB9">
          <w:t xml:space="preserve"> data body. Field consists of three parts: field hea</w:t>
        </w:r>
        <w:r>
          <w:t>der, data length and data body</w:t>
        </w:r>
        <w:r w:rsidRPr="00926CB9">
          <w:t>. The minimum length of each field is 4 bytes. The field header is represented by a</w:t>
        </w:r>
      </w:ins>
      <w:ins w:id="94" w:author="Zhang, Carol (MSHA)" w:date="2019-08-21T11:12:00Z">
        <w:r>
          <w:rPr>
            <w:rFonts w:hint="eastAsia"/>
          </w:rPr>
          <w:t>n</w:t>
        </w:r>
      </w:ins>
      <w:ins w:id="95" w:author="Zhang, Carol (MSHA)" w:date="2019-08-21T11:11:00Z">
        <w:r w:rsidRPr="00926CB9">
          <w:t xml:space="preserve"> </w:t>
        </w:r>
      </w:ins>
      <w:ins w:id="96" w:author="Zhang, Carol (MSHA)" w:date="2019-08-21T11:12:00Z">
        <w:r w:rsidRPr="00926CB9">
          <w:t xml:space="preserve">unsigned </w:t>
        </w:r>
      </w:ins>
      <w:ins w:id="97" w:author="Zhang, Carol (MSHA)" w:date="2019-08-21T11:11:00Z">
        <w:r w:rsidRPr="00926CB9">
          <w:t>16-bit number.</w:t>
        </w:r>
      </w:ins>
    </w:p>
    <w:p w:rsidR="00F60D2C" w:rsidRDefault="00F60D2C" w:rsidP="00513A48">
      <w:pPr>
        <w:ind w:left="42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513A48" w:rsidRPr="00513A48" w:rsidTr="00BD12F1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17295A" w:rsidRDefault="00513A48" w:rsidP="00513A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3A48" w:rsidRPr="00513A48" w:rsidRDefault="00513A48" w:rsidP="00513A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13A48" w:rsidTr="00BD12F1">
        <w:trPr>
          <w:jc w:val="center"/>
        </w:trPr>
        <w:tc>
          <w:tcPr>
            <w:tcW w:w="7992" w:type="dxa"/>
            <w:gridSpan w:val="16"/>
          </w:tcPr>
          <w:p w:rsidR="00513A48" w:rsidRDefault="00513A48" w:rsidP="00513A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字段头</w:t>
            </w:r>
            <w:ins w:id="98" w:author="Zhang, Carol (MSHA)" w:date="2019-08-21T11:12:00Z">
              <w:r w:rsidR="00F60D2C">
                <w:rPr>
                  <w:rFonts w:hint="eastAsia"/>
                  <w:b/>
                </w:rPr>
                <w:t>Field Header</w:t>
              </w:r>
            </w:ins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x0000~0xFFFF</w:t>
            </w:r>
            <w:r>
              <w:rPr>
                <w:rFonts w:hint="eastAsia"/>
                <w:b/>
              </w:rPr>
              <w:t>）</w:t>
            </w:r>
          </w:p>
        </w:tc>
      </w:tr>
      <w:tr w:rsidR="00513A48" w:rsidTr="00BD12F1">
        <w:trPr>
          <w:jc w:val="center"/>
        </w:trPr>
        <w:tc>
          <w:tcPr>
            <w:tcW w:w="7992" w:type="dxa"/>
            <w:gridSpan w:val="16"/>
          </w:tcPr>
          <w:p w:rsidR="00513A48" w:rsidRDefault="00513A48" w:rsidP="00513A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ins w:id="99" w:author="Zhang, Carol (MSHA)" w:date="2019-08-21T11:12:00Z">
              <w:r w:rsidR="00F60D2C">
                <w:rPr>
                  <w:rFonts w:hint="eastAsia"/>
                  <w:b/>
                </w:rPr>
                <w:t>Data Length</w:t>
              </w:r>
            </w:ins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x000~0xFFF</w:t>
            </w:r>
            <w:r>
              <w:rPr>
                <w:rFonts w:hint="eastAsia"/>
                <w:b/>
              </w:rPr>
              <w:t>）</w:t>
            </w:r>
          </w:p>
        </w:tc>
      </w:tr>
      <w:tr w:rsidR="00513A48" w:rsidTr="00BD12F1">
        <w:trPr>
          <w:jc w:val="center"/>
        </w:trPr>
        <w:tc>
          <w:tcPr>
            <w:tcW w:w="7992" w:type="dxa"/>
            <w:gridSpan w:val="16"/>
          </w:tcPr>
          <w:p w:rsidR="00513A48" w:rsidRDefault="00513A48" w:rsidP="00513A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</w:t>
            </w:r>
          </w:p>
        </w:tc>
      </w:tr>
      <w:tr w:rsidR="00513A48" w:rsidTr="00BD12F1">
        <w:trPr>
          <w:jc w:val="center"/>
        </w:trPr>
        <w:tc>
          <w:tcPr>
            <w:tcW w:w="7992" w:type="dxa"/>
            <w:gridSpan w:val="16"/>
          </w:tcPr>
          <w:p w:rsidR="00513A48" w:rsidRDefault="00513A48" w:rsidP="00513A48">
            <w:pPr>
              <w:jc w:val="center"/>
              <w:rPr>
                <w:b/>
              </w:rPr>
            </w:pPr>
            <w:r>
              <w:rPr>
                <w:b/>
              </w:rPr>
              <w:t xml:space="preserve">Continue </w:t>
            </w: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 …..</w:t>
            </w:r>
          </w:p>
        </w:tc>
      </w:tr>
    </w:tbl>
    <w:p w:rsidR="00F60D2C" w:rsidRDefault="00F60D2C" w:rsidP="009B32B0">
      <w:pPr>
        <w:ind w:firstLine="420"/>
        <w:rPr>
          <w:ins w:id="100" w:author="Zhang, Carol (MSHA)" w:date="2019-08-21T11:11:00Z"/>
        </w:rPr>
      </w:pPr>
    </w:p>
    <w:p w:rsidR="00F60D2C" w:rsidRDefault="00F60D2C" w:rsidP="009B32B0">
      <w:pPr>
        <w:ind w:firstLine="420"/>
        <w:rPr>
          <w:ins w:id="101" w:author="Zhang, Carol (MSHA)" w:date="2019-08-21T11:11:00Z"/>
        </w:rPr>
      </w:pPr>
    </w:p>
    <w:p w:rsidR="00F60D2C" w:rsidRDefault="007B1DF9" w:rsidP="00F60D2C">
      <w:pPr>
        <w:ind w:firstLine="420"/>
        <w:rPr>
          <w:ins w:id="102" w:author="Zhang, Carol (MSHA)" w:date="2019-08-21T11:12:00Z"/>
        </w:rPr>
      </w:pPr>
      <w:r>
        <w:rPr>
          <w:rFonts w:hint="eastAsia"/>
        </w:rPr>
        <w:t>字段</w:t>
      </w:r>
      <w:r>
        <w:rPr>
          <w:rFonts w:hint="eastAsia"/>
        </w:rPr>
        <w:t>ID</w:t>
      </w:r>
      <w:r>
        <w:rPr>
          <w:rFonts w:hint="eastAsia"/>
        </w:rPr>
        <w:t>列表如下：</w:t>
      </w:r>
      <w:ins w:id="103" w:author="Zhang, Carol (MSHA)" w:date="2019-08-21T11:12:00Z">
        <w:r w:rsidR="00F60D2C" w:rsidRPr="00C61935">
          <w:t xml:space="preserve"> The list of field IDs is as follows:</w:t>
        </w:r>
      </w:ins>
    </w:p>
    <w:p w:rsidR="00513A48" w:rsidRDefault="00513A48" w:rsidP="009B32B0">
      <w:pPr>
        <w:ind w:firstLine="420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90"/>
        <w:gridCol w:w="1600"/>
        <w:gridCol w:w="2043"/>
      </w:tblGrid>
      <w:tr w:rsidR="002F5FE7" w:rsidRPr="00531615" w:rsidTr="00DC0646">
        <w:trPr>
          <w:jc w:val="center"/>
        </w:trPr>
        <w:tc>
          <w:tcPr>
            <w:tcW w:w="4290" w:type="dxa"/>
          </w:tcPr>
          <w:p w:rsidR="002F5FE7" w:rsidRDefault="002F5FE7" w:rsidP="00531615">
            <w:pPr>
              <w:jc w:val="center"/>
              <w:rPr>
                <w:ins w:id="104" w:author="Zhang, Carol (MSHA)" w:date="2019-08-21T11:13:00Z"/>
                <w:b/>
              </w:rPr>
            </w:pPr>
            <w:r w:rsidRPr="00531615">
              <w:rPr>
                <w:rFonts w:hint="eastAsia"/>
                <w:b/>
              </w:rPr>
              <w:t>字段</w:t>
            </w:r>
          </w:p>
          <w:p w:rsidR="00F60D2C" w:rsidRPr="00531615" w:rsidRDefault="00F60D2C" w:rsidP="00531615">
            <w:pPr>
              <w:jc w:val="center"/>
              <w:rPr>
                <w:b/>
              </w:rPr>
            </w:pPr>
            <w:ins w:id="105" w:author="Zhang, Carol (MSHA)" w:date="2019-08-21T11:13:00Z">
              <w:r>
                <w:rPr>
                  <w:rFonts w:hint="eastAsia"/>
                  <w:b/>
                </w:rPr>
                <w:t>Field</w:t>
              </w:r>
            </w:ins>
          </w:p>
        </w:tc>
        <w:tc>
          <w:tcPr>
            <w:tcW w:w="1600" w:type="dxa"/>
          </w:tcPr>
          <w:p w:rsidR="002F5FE7" w:rsidRDefault="002F5FE7" w:rsidP="00531615">
            <w:pPr>
              <w:jc w:val="center"/>
              <w:rPr>
                <w:ins w:id="106" w:author="Zhang, Carol (MSHA)" w:date="2019-08-21T11:13:00Z"/>
                <w:b/>
              </w:rPr>
            </w:pPr>
            <w:r w:rsidRPr="00531615">
              <w:rPr>
                <w:b/>
              </w:rPr>
              <w:t>字段</w:t>
            </w:r>
            <w:r w:rsidRPr="00531615">
              <w:rPr>
                <w:rFonts w:hint="eastAsia"/>
                <w:b/>
              </w:rPr>
              <w:t>头</w:t>
            </w:r>
            <w:r w:rsidRPr="00531615">
              <w:rPr>
                <w:rFonts w:hint="eastAsia"/>
                <w:b/>
              </w:rPr>
              <w:t>ID</w:t>
            </w:r>
          </w:p>
          <w:p w:rsidR="00F60D2C" w:rsidRPr="00531615" w:rsidRDefault="00F60D2C" w:rsidP="00531615">
            <w:pPr>
              <w:jc w:val="center"/>
              <w:rPr>
                <w:b/>
              </w:rPr>
            </w:pPr>
            <w:ins w:id="107" w:author="Zhang, Carol (MSHA)" w:date="2019-08-21T11:13:00Z">
              <w:r>
                <w:rPr>
                  <w:rFonts w:hint="eastAsia"/>
                  <w:b/>
                </w:rPr>
                <w:t xml:space="preserve">Field Header </w:t>
              </w:r>
              <w:r w:rsidRPr="00531615">
                <w:rPr>
                  <w:rFonts w:hint="eastAsia"/>
                  <w:b/>
                </w:rPr>
                <w:t>ID</w:t>
              </w:r>
            </w:ins>
          </w:p>
        </w:tc>
        <w:tc>
          <w:tcPr>
            <w:tcW w:w="2043" w:type="dxa"/>
          </w:tcPr>
          <w:p w:rsidR="002F5FE7" w:rsidRPr="00531615" w:rsidRDefault="00A57D12" w:rsidP="005316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应用</w:t>
            </w:r>
          </w:p>
        </w:tc>
      </w:tr>
      <w:tr w:rsidR="002F5FE7" w:rsidTr="00DC0646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2F5FE7" w:rsidRPr="00531615" w:rsidRDefault="002F5FE7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_Ref464717784 \n \h </w:instrText>
            </w:r>
            <w:r w:rsidR="00856923"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r w:rsidR="00B2321A">
              <w:rPr>
                <w:color w:val="0000FF"/>
                <w:u w:val="single"/>
              </w:rPr>
              <w:t>2.1</w:t>
            </w:r>
            <w:r>
              <w:rPr>
                <w:color w:val="0000FF"/>
                <w:u w:val="single"/>
              </w:rPr>
              <w:fldChar w:fldCharType="end"/>
            </w:r>
            <w:ins w:id="108" w:author="Zhang, Carol (MSHA)" w:date="2019-08-21T13:10:00Z">
              <w:r w:rsidR="003C00FD" w:rsidDel="003C00FD">
                <w:rPr>
                  <w:color w:val="0000FF"/>
                  <w:u w:val="single"/>
                </w:rPr>
                <w:t xml:space="preserve"> </w:t>
              </w:r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_Ref17285459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109" w:author="Zhang, Carol (MSHA)" w:date="2019-12-11T16:14:00Z">
              <w:r w:rsidR="00B2321A" w:rsidRPr="00B2321A">
                <w:rPr>
                  <w:rFonts w:hint="eastAsia"/>
                  <w:color w:val="0000FF"/>
                  <w:u w:val="single"/>
                  <w:rPrChange w:id="110" w:author="Zhang, Carol (MSHA)" w:date="2019-12-11T16:14:00Z">
                    <w:rPr>
                      <w:rFonts w:hint="eastAsia"/>
                    </w:rPr>
                  </w:rPrChange>
                </w:rPr>
                <w:t>自定义字段</w:t>
              </w:r>
              <w:r w:rsidR="00B2321A" w:rsidRPr="00B2321A">
                <w:rPr>
                  <w:color w:val="0000FF"/>
                  <w:u w:val="single"/>
                  <w:rPrChange w:id="111" w:author="Zhang, Carol (MSHA)" w:date="2019-12-11T16:14:00Z">
                    <w:rPr/>
                  </w:rPrChange>
                </w:rPr>
                <w:t xml:space="preserve"> Custom Field</w:t>
              </w:r>
            </w:ins>
            <w:ins w:id="112" w:author="Zhang, Carol (MSHA)" w:date="2019-08-21T13:10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  <w:del w:id="113" w:author="Zhang, Carol (MSHA)" w:date="2019-08-21T13:10:00Z">
              <w:r w:rsidDel="003C00FD">
                <w:rPr>
                  <w:color w:val="0000FF"/>
                  <w:u w:val="single"/>
                </w:rPr>
                <w:fldChar w:fldCharType="begin"/>
              </w:r>
              <w:r w:rsidDel="003C00FD">
                <w:rPr>
                  <w:color w:val="0000FF"/>
                  <w:u w:val="single"/>
                </w:rPr>
                <w:delInstrText xml:space="preserve"> REF _Ref464717784 \h  \* MERGEFORMAT </w:delInstrText>
              </w:r>
              <w:r w:rsidDel="003C00FD">
                <w:rPr>
                  <w:color w:val="0000FF"/>
                  <w:u w:val="single"/>
                </w:rPr>
              </w:r>
              <w:r w:rsidDel="003C00FD">
                <w:rPr>
                  <w:color w:val="0000FF"/>
                  <w:u w:val="single"/>
                </w:rPr>
                <w:fldChar w:fldCharType="separate"/>
              </w:r>
            </w:del>
            <w:del w:id="114" w:author="Zhang, Carol (MSHA)" w:date="2019-08-21T10:59:00Z"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自定义字段</w:delText>
              </w:r>
            </w:del>
            <w:del w:id="115" w:author="Zhang, Carol (MSHA)" w:date="2019-08-21T13:10:00Z">
              <w:r w:rsidDel="003C00FD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2F5FE7" w:rsidRPr="00856923" w:rsidRDefault="002F5FE7" w:rsidP="009E6B0D">
            <w:pPr>
              <w:widowControl/>
              <w:jc w:val="left"/>
              <w:rPr>
                <w:color w:val="000000"/>
                <w:sz w:val="22"/>
              </w:rPr>
            </w:pPr>
            <w:r w:rsidRPr="00856923">
              <w:rPr>
                <w:rFonts w:hint="eastAsia"/>
                <w:color w:val="000000"/>
                <w:sz w:val="22"/>
              </w:rPr>
              <w:t>0x0001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2F5FE7" w:rsidRPr="00856923" w:rsidRDefault="00856923" w:rsidP="009E6B0D">
            <w:pPr>
              <w:widowControl/>
              <w:jc w:val="left"/>
              <w:rPr>
                <w:color w:val="0000FF"/>
                <w:u w:val="single"/>
              </w:rPr>
            </w:pPr>
            <w:r>
              <w:rPr>
                <w:rFonts w:hint="eastAsia"/>
                <w:color w:val="000000"/>
                <w:sz w:val="22"/>
              </w:rPr>
              <w:t>GPA</w:t>
            </w:r>
            <w:r>
              <w:rPr>
                <w:color w:val="000000"/>
                <w:sz w:val="22"/>
              </w:rPr>
              <w:t>\</w:t>
            </w:r>
            <w:r w:rsidRPr="006C3F43">
              <w:rPr>
                <w:color w:val="000000"/>
                <w:sz w:val="22"/>
              </w:rPr>
              <w:t>TAA</w:t>
            </w:r>
            <w:r>
              <w:rPr>
                <w:color w:val="000000"/>
                <w:sz w:val="22"/>
              </w:rPr>
              <w:t>\</w:t>
            </w:r>
            <w:r w:rsidRPr="00BC12A7">
              <w:rPr>
                <w:rFonts w:hint="eastAsia"/>
                <w:color w:val="000000"/>
                <w:sz w:val="22"/>
              </w:rPr>
              <w:t xml:space="preserve"> Info</w:t>
            </w:r>
            <w:r w:rsidRPr="00BC12A7">
              <w:rPr>
                <w:color w:val="000000"/>
                <w:sz w:val="22"/>
              </w:rPr>
              <w:t>s</w:t>
            </w:r>
            <w:r w:rsidRPr="00BC12A7">
              <w:rPr>
                <w:rFonts w:hint="eastAsia"/>
                <w:color w:val="000000"/>
                <w:sz w:val="22"/>
              </w:rPr>
              <w:t>ys</w:t>
            </w:r>
          </w:p>
        </w:tc>
      </w:tr>
      <w:tr w:rsidR="002F5FE7" w:rsidDel="00E71FAC" w:rsidTr="00DC0646">
        <w:trPr>
          <w:jc w:val="center"/>
          <w:del w:id="116" w:author="Zhang, Carol (MSHA)" w:date="2019-08-21T11:08:00Z"/>
        </w:trPr>
        <w:tc>
          <w:tcPr>
            <w:tcW w:w="4290" w:type="dxa"/>
            <w:shd w:val="clear" w:color="auto" w:fill="C5E0B3" w:themeFill="accent6" w:themeFillTint="66"/>
          </w:tcPr>
          <w:p w:rsidR="002F5FE7" w:rsidDel="00E71FAC" w:rsidRDefault="002F5FE7" w:rsidP="009E6B0D">
            <w:pPr>
              <w:jc w:val="left"/>
              <w:rPr>
                <w:del w:id="117" w:author="Zhang, Carol (MSHA)" w:date="2019-08-21T11:08:00Z"/>
                <w:color w:val="0000FF"/>
                <w:u w:val="single"/>
              </w:rPr>
            </w:pPr>
            <w:del w:id="118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_Ref465437395 \n \h </w:delInstrText>
              </w:r>
              <w:r w:rsidR="00B97AC3"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19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</w:delText>
              </w:r>
            </w:del>
            <w:del w:id="120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R="00EF1258" w:rsidDel="00E71FAC">
                <w:rPr>
                  <w:color w:val="0000FF"/>
                  <w:u w:val="single"/>
                </w:rPr>
                <w:delText xml:space="preserve"> </w:delText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_Ref465437395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121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报警信息</w:delText>
              </w:r>
            </w:del>
            <w:del w:id="122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C5E0B3" w:themeFill="accent6" w:themeFillTint="66"/>
            <w:vAlign w:val="center"/>
          </w:tcPr>
          <w:p w:rsidR="002F5FE7" w:rsidDel="00E71FAC" w:rsidRDefault="002F5FE7" w:rsidP="009E6B0D">
            <w:pPr>
              <w:widowControl/>
              <w:jc w:val="left"/>
              <w:rPr>
                <w:del w:id="123" w:author="Zhang, Carol (MSHA)" w:date="2019-08-21T11:08:00Z"/>
                <w:color w:val="000000"/>
                <w:sz w:val="22"/>
              </w:rPr>
            </w:pPr>
            <w:del w:id="124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0x0002</w:delText>
              </w:r>
            </w:del>
          </w:p>
        </w:tc>
        <w:tc>
          <w:tcPr>
            <w:tcW w:w="2043" w:type="dxa"/>
            <w:shd w:val="clear" w:color="auto" w:fill="C5E0B3" w:themeFill="accent6" w:themeFillTint="66"/>
          </w:tcPr>
          <w:p w:rsidR="002F5FE7" w:rsidRPr="00BD12F1" w:rsidDel="00E71FAC" w:rsidRDefault="002F5FE7" w:rsidP="00E839E8">
            <w:pPr>
              <w:widowControl/>
              <w:jc w:val="left"/>
              <w:rPr>
                <w:del w:id="125" w:author="Zhang, Carol (MSHA)" w:date="2019-08-21T11:08:00Z"/>
                <w:color w:val="FF0000"/>
                <w:sz w:val="22"/>
              </w:rPr>
            </w:pPr>
            <w:del w:id="126" w:author="Zhang, Carol (MSHA)" w:date="2019-08-21T11:08:00Z">
              <w:r w:rsidRPr="00BC12A7" w:rsidDel="00E71FAC">
                <w:rPr>
                  <w:rFonts w:hint="eastAsia"/>
                  <w:color w:val="000000"/>
                  <w:sz w:val="22"/>
                </w:rPr>
                <w:delText>Info</w:delText>
              </w:r>
              <w:r w:rsidR="00E839E8" w:rsidRPr="00BC12A7" w:rsidDel="00E71FAC">
                <w:rPr>
                  <w:color w:val="000000"/>
                  <w:sz w:val="22"/>
                </w:rPr>
                <w:delText>s</w:delText>
              </w:r>
              <w:r w:rsidRPr="00BC12A7" w:rsidDel="00E71FAC">
                <w:rPr>
                  <w:rFonts w:hint="eastAsia"/>
                  <w:color w:val="000000"/>
                  <w:sz w:val="22"/>
                </w:rPr>
                <w:delText>ys</w:delText>
              </w:r>
              <w:r w:rsidR="00694E06" w:rsidDel="00E71FAC">
                <w:rPr>
                  <w:rFonts w:hint="eastAsia"/>
                  <w:color w:val="000000"/>
                  <w:sz w:val="22"/>
                </w:rPr>
                <w:delText xml:space="preserve"> </w:delText>
              </w:r>
              <w:r w:rsidR="00694E06" w:rsidDel="00E71FAC">
                <w:rPr>
                  <w:color w:val="000000"/>
                  <w:sz w:val="22"/>
                </w:rPr>
                <w:delText>&amp; Wifi Box</w:delText>
              </w:r>
            </w:del>
          </w:p>
        </w:tc>
      </w:tr>
      <w:tr w:rsidR="002F5FE7" w:rsidDel="00E71FAC" w:rsidTr="00DC0646">
        <w:trPr>
          <w:jc w:val="center"/>
          <w:del w:id="127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2F5FE7" w:rsidRPr="00531615" w:rsidDel="00E71FAC" w:rsidRDefault="00C7549E" w:rsidP="009E6B0D">
            <w:pPr>
              <w:jc w:val="left"/>
              <w:rPr>
                <w:del w:id="128" w:author="Zhang, Carol (MSHA)" w:date="2019-08-21T11:08:00Z"/>
                <w:color w:val="0000FF"/>
                <w:u w:val="single"/>
              </w:rPr>
            </w:pPr>
            <w:del w:id="129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_Ref476649168 \n \h </w:delInstrText>
              </w:r>
            </w:del>
            <w:r w:rsidR="003C00FD">
              <w:rPr>
                <w:color w:val="0000FF"/>
                <w:u w:val="single"/>
              </w:rPr>
              <w:instrText xml:space="preserve"> \* MERGEFORMAT </w:instrText>
            </w:r>
            <w:del w:id="130" w:author="Zhang, Carol (MSHA)" w:date="2019-08-21T11:08:00Z"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31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</w:delText>
              </w:r>
            </w:del>
            <w:del w:id="132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_Ref476649168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133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速率</w:delText>
              </w:r>
            </w:del>
            <w:del w:id="134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2F5FE7" w:rsidDel="00E71FAC" w:rsidRDefault="002F5FE7" w:rsidP="009E6B0D">
            <w:pPr>
              <w:rPr>
                <w:del w:id="135" w:author="Zhang, Carol (MSHA)" w:date="2019-08-21T11:08:00Z"/>
                <w:color w:val="000000"/>
                <w:sz w:val="22"/>
              </w:rPr>
            </w:pPr>
            <w:del w:id="136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0x0003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2F5FE7" w:rsidDel="00E71FAC" w:rsidRDefault="002F5FE7" w:rsidP="006C3F43">
            <w:pPr>
              <w:rPr>
                <w:del w:id="137" w:author="Zhang, Carol (MSHA)" w:date="2019-08-21T11:08:00Z"/>
                <w:color w:val="000000"/>
                <w:sz w:val="22"/>
              </w:rPr>
            </w:pPr>
          </w:p>
        </w:tc>
      </w:tr>
      <w:tr w:rsidR="00C7549E" w:rsidDel="00E71FAC" w:rsidTr="00DC0646">
        <w:trPr>
          <w:jc w:val="center"/>
          <w:del w:id="138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C7549E" w:rsidRPr="00531615" w:rsidDel="00E71FAC" w:rsidRDefault="00C7549E" w:rsidP="00C7549E">
            <w:pPr>
              <w:jc w:val="left"/>
              <w:rPr>
                <w:del w:id="139" w:author="Zhang, Carol (MSHA)" w:date="2019-08-21T11:08:00Z"/>
                <w:color w:val="0000FF"/>
                <w:u w:val="single"/>
              </w:rPr>
            </w:pPr>
            <w:del w:id="140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_Ref452111286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41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2.4</w:delText>
              </w:r>
            </w:del>
            <w:del w:id="142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_Ref452111286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143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输注速率单位</w:delText>
              </w:r>
            </w:del>
            <w:del w:id="144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C7549E" w:rsidDel="00E71FAC" w:rsidRDefault="00C7549E" w:rsidP="00C7549E">
            <w:pPr>
              <w:rPr>
                <w:del w:id="145" w:author="Zhang, Carol (MSHA)" w:date="2019-08-21T11:08:00Z"/>
                <w:color w:val="000000"/>
                <w:sz w:val="22"/>
              </w:rPr>
            </w:pPr>
            <w:del w:id="146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0x0004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C7549E" w:rsidDel="00E71FAC" w:rsidRDefault="00C7549E" w:rsidP="00C7549E">
            <w:pPr>
              <w:rPr>
                <w:del w:id="147" w:author="Zhang, Carol (MSHA)" w:date="2019-08-21T11:08:00Z"/>
                <w:color w:val="000000"/>
                <w:sz w:val="22"/>
              </w:rPr>
            </w:pPr>
          </w:p>
        </w:tc>
      </w:tr>
      <w:tr w:rsidR="00C7549E" w:rsidDel="00E71FAC" w:rsidTr="00DC0646">
        <w:trPr>
          <w:jc w:val="center"/>
          <w:del w:id="148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C7549E" w:rsidDel="00E71FAC" w:rsidRDefault="00C7549E" w:rsidP="00C7549E">
            <w:pPr>
              <w:jc w:val="left"/>
              <w:rPr>
                <w:del w:id="149" w:author="Zhang, Carol (MSHA)" w:date="2019-08-21T11:08:00Z"/>
                <w:color w:val="0000FF"/>
                <w:u w:val="single"/>
              </w:rPr>
            </w:pPr>
            <w:del w:id="150" w:author="Zhang, Carol (MSHA)" w:date="2019-08-21T11:08:00Z">
              <w:r w:rsidRPr="003C00FD" w:rsidDel="00E71FAC">
                <w:rPr>
                  <w:color w:val="0000FF"/>
                  <w:u w:val="single"/>
                  <w:rPrChange w:id="151" w:author="Zhang, Carol (MSHA)" w:date="2019-08-21T13:12:00Z">
                    <w:rPr>
                      <w:color w:val="000000"/>
                      <w:sz w:val="22"/>
                    </w:rPr>
                  </w:rPrChange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_Ref454206172 \n \h </w:delInstrText>
              </w:r>
            </w:del>
            <w:r w:rsidR="003C00FD">
              <w:rPr>
                <w:color w:val="0000FF"/>
                <w:u w:val="single"/>
              </w:rPr>
              <w:instrText xml:space="preserve"> \* MERGEFORMAT </w:instrText>
            </w:r>
            <w:del w:id="152" w:author="Zhang, Carol (MSHA)" w:date="2019-08-21T11:08:00Z">
              <w:r w:rsidRPr="003C00FD" w:rsidDel="00E71FAC">
                <w:rPr>
                  <w:color w:val="0000FF"/>
                  <w:u w:val="single"/>
                  <w:rPrChange w:id="153" w:author="Zhang, Carol (MSHA)" w:date="2019-08-21T13:12:00Z">
                    <w:rPr>
                      <w:color w:val="0000FF"/>
                      <w:u w:val="single"/>
                    </w:rPr>
                  </w:rPrChange>
                </w:rPr>
              </w:r>
              <w:r w:rsidRPr="003C00FD" w:rsidDel="00E71FAC">
                <w:rPr>
                  <w:color w:val="0000FF"/>
                  <w:u w:val="single"/>
                  <w:rPrChange w:id="154" w:author="Zhang, Carol (MSHA)" w:date="2019-08-21T13:12:00Z">
                    <w:rPr>
                      <w:color w:val="000000"/>
                      <w:sz w:val="22"/>
                    </w:rPr>
                  </w:rPrChange>
                </w:rPr>
                <w:fldChar w:fldCharType="separate"/>
              </w:r>
            </w:del>
            <w:del w:id="155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2.5</w:delText>
              </w:r>
            </w:del>
            <w:del w:id="156" w:author="Zhang, Carol (MSHA)" w:date="2019-08-21T11:08:00Z">
              <w:r w:rsidRPr="003C00FD" w:rsidDel="00E71FAC">
                <w:rPr>
                  <w:color w:val="0000FF"/>
                  <w:u w:val="single"/>
                  <w:rPrChange w:id="157" w:author="Zhang, Carol (MSHA)" w:date="2019-08-21T13:12:00Z">
                    <w:rPr>
                      <w:color w:val="000000"/>
                      <w:sz w:val="22"/>
                    </w:rPr>
                  </w:rPrChange>
                </w:rPr>
                <w:fldChar w:fldCharType="end"/>
              </w:r>
              <w:r w:rsidRPr="00CC04F2" w:rsidDel="00E71FAC">
                <w:rPr>
                  <w:color w:val="0000FF"/>
                  <w:u w:val="single"/>
                </w:rPr>
                <w:delText xml:space="preserve"> </w:delText>
              </w:r>
              <w:r w:rsidRPr="00CC04F2" w:rsidDel="00E71FAC">
                <w:rPr>
                  <w:color w:val="0000FF"/>
                  <w:u w:val="single"/>
                </w:rPr>
                <w:fldChar w:fldCharType="begin"/>
              </w:r>
              <w:r w:rsidRPr="00CC04F2" w:rsidDel="00E71FAC">
                <w:rPr>
                  <w:color w:val="0000FF"/>
                  <w:u w:val="single"/>
                </w:rPr>
                <w:delInstrText xml:space="preserve"> REF _Ref454206172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CC04F2" w:rsidDel="00E71FAC">
                <w:rPr>
                  <w:color w:val="0000FF"/>
                  <w:u w:val="single"/>
                </w:rPr>
              </w:r>
            </w:del>
            <w:del w:id="158" w:author="Zhang, Carol (MSHA)" w:date="2019-08-21T10:59:00Z">
              <w:r w:rsidRPr="00CC04F2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VTBI</w:delText>
              </w:r>
            </w:del>
            <w:del w:id="159" w:author="Zhang, Carol (MSHA)" w:date="2019-08-21T11:08:00Z">
              <w:r w:rsidRPr="00CC04F2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C7549E" w:rsidDel="00E71FAC" w:rsidRDefault="00C7549E" w:rsidP="00C7549E">
            <w:pPr>
              <w:rPr>
                <w:del w:id="160" w:author="Zhang, Carol (MSHA)" w:date="2019-08-21T11:08:00Z"/>
                <w:color w:val="000000"/>
                <w:sz w:val="22"/>
              </w:rPr>
            </w:pPr>
            <w:del w:id="161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0x0005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C7549E" w:rsidDel="00E71FAC" w:rsidRDefault="00C7549E" w:rsidP="00C7549E">
            <w:pPr>
              <w:rPr>
                <w:del w:id="162" w:author="Zhang, Carol (MSHA)" w:date="2019-08-21T11:08:00Z"/>
                <w:color w:val="000000"/>
                <w:sz w:val="22"/>
              </w:rPr>
            </w:pPr>
          </w:p>
        </w:tc>
      </w:tr>
      <w:tr w:rsidR="00C7549E" w:rsidDel="00E71FAC" w:rsidTr="00DC0646">
        <w:trPr>
          <w:jc w:val="center"/>
          <w:del w:id="163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C7549E" w:rsidRPr="000D6919" w:rsidDel="00E71FAC" w:rsidRDefault="00C7549E" w:rsidP="00C7549E">
            <w:pPr>
              <w:jc w:val="left"/>
              <w:rPr>
                <w:del w:id="164" w:author="Zhang, Carol (MSHA)" w:date="2019-08-21T11:08:00Z"/>
                <w:color w:val="0000FF"/>
                <w:u w:val="single"/>
              </w:rPr>
            </w:pPr>
            <w:del w:id="165" w:author="Zhang, Carol (MSHA)" w:date="2019-08-21T11:08:00Z">
              <w:r w:rsidRPr="000D6919" w:rsidDel="00E71FAC">
                <w:rPr>
                  <w:color w:val="0000FF"/>
                  <w:u w:val="single"/>
                </w:rPr>
                <w:fldChar w:fldCharType="begin"/>
              </w:r>
              <w:r w:rsidRPr="000D6919" w:rsidDel="00E71FAC">
                <w:rPr>
                  <w:color w:val="0000FF"/>
                  <w:u w:val="single"/>
                </w:rPr>
                <w:delInstrText xml:space="preserve"> REF _Ref474941199 \n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0D6919" w:rsidDel="00E71FAC">
                <w:rPr>
                  <w:color w:val="0000FF"/>
                  <w:u w:val="single"/>
                </w:rPr>
              </w:r>
              <w:r w:rsidRPr="000D6919" w:rsidDel="00E71FAC">
                <w:rPr>
                  <w:color w:val="0000FF"/>
                  <w:u w:val="single"/>
                </w:rPr>
                <w:fldChar w:fldCharType="separate"/>
              </w:r>
            </w:del>
            <w:del w:id="16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2.6</w:delText>
              </w:r>
            </w:del>
            <w:del w:id="167" w:author="Zhang, Carol (MSHA)" w:date="2019-08-21T11:08:00Z">
              <w:r w:rsidRPr="000D6919" w:rsidDel="00E71FAC">
                <w:rPr>
                  <w:color w:val="0000FF"/>
                  <w:u w:val="single"/>
                </w:rPr>
                <w:fldChar w:fldCharType="end"/>
              </w:r>
              <w:r w:rsidRPr="000D6919" w:rsidDel="00E71FAC">
                <w:rPr>
                  <w:color w:val="0000FF"/>
                  <w:u w:val="single"/>
                </w:rPr>
                <w:fldChar w:fldCharType="begin"/>
              </w:r>
              <w:r w:rsidRPr="000D6919" w:rsidDel="00E71FAC">
                <w:rPr>
                  <w:color w:val="0000FF"/>
                  <w:u w:val="single"/>
                </w:rPr>
                <w:delInstrText xml:space="preserve"> REF _Ref474941199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0D6919" w:rsidDel="00E71FAC">
                <w:rPr>
                  <w:color w:val="0000FF"/>
                  <w:u w:val="single"/>
                </w:rPr>
              </w:r>
            </w:del>
            <w:del w:id="168" w:author="Zhang, Carol (MSHA)" w:date="2019-08-21T10:59:00Z">
              <w:r w:rsidRPr="000D6919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累计量</w:delText>
              </w:r>
            </w:del>
            <w:del w:id="169" w:author="Zhang, Carol (MSHA)" w:date="2019-08-21T11:08:00Z">
              <w:r w:rsidRPr="000D6919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C7549E" w:rsidDel="00E71FAC" w:rsidRDefault="00C7549E" w:rsidP="00C7549E">
            <w:pPr>
              <w:rPr>
                <w:del w:id="170" w:author="Zhang, Carol (MSHA)" w:date="2019-08-21T11:08:00Z"/>
                <w:color w:val="000000"/>
                <w:sz w:val="22"/>
              </w:rPr>
            </w:pPr>
            <w:del w:id="171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0x0006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C7549E" w:rsidDel="00E71FAC" w:rsidRDefault="00C7549E" w:rsidP="00C7549E">
            <w:pPr>
              <w:rPr>
                <w:del w:id="172" w:author="Zhang, Carol (MSHA)" w:date="2019-08-21T11:08:00Z"/>
              </w:rPr>
            </w:pPr>
          </w:p>
        </w:tc>
      </w:tr>
      <w:tr w:rsidR="00DB1942" w:rsidDel="00E71FAC" w:rsidTr="00DC0646">
        <w:trPr>
          <w:jc w:val="center"/>
          <w:del w:id="173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jc w:val="left"/>
              <w:rPr>
                <w:del w:id="174" w:author="Zhang, Carol (MSHA)" w:date="2019-08-21T11:08:00Z"/>
                <w:color w:val="0000FF"/>
                <w:u w:val="single"/>
              </w:rPr>
            </w:pPr>
            <w:del w:id="175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_Ref476649664 \n \h </w:delInstrText>
              </w:r>
              <w:r w:rsidR="0077498D"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7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2.7</w:delText>
              </w:r>
            </w:del>
            <w:del w:id="17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RPr="0077498D" w:rsidDel="00E71FAC">
                <w:rPr>
                  <w:color w:val="0000FF"/>
                  <w:u w:val="single"/>
                </w:rPr>
                <w:fldChar w:fldCharType="begin"/>
              </w:r>
              <w:r w:rsidRPr="0077498D" w:rsidDel="00E71FAC">
                <w:rPr>
                  <w:color w:val="0000FF"/>
                  <w:u w:val="single"/>
                </w:rPr>
                <w:delInstrText xml:space="preserve"> REF _Ref476649664 \h  \* MERGEFORMAT </w:delInstrText>
              </w:r>
              <w:r w:rsidRPr="0077498D" w:rsidDel="00E71FAC">
                <w:rPr>
                  <w:color w:val="0000FF"/>
                  <w:u w:val="single"/>
                </w:rPr>
              </w:r>
            </w:del>
            <w:del w:id="178" w:author="Zhang, Carol (MSHA)" w:date="2019-08-21T10:59:00Z">
              <w:r w:rsidRPr="0077498D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KVO</w:delText>
              </w:r>
            </w:del>
            <w:del w:id="179" w:author="Zhang, Carol (MSHA)" w:date="2019-08-21T11:08:00Z">
              <w:r w:rsidRPr="0077498D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DB1942" w:rsidRPr="002D0D92" w:rsidDel="00E71FAC" w:rsidRDefault="00DB1942" w:rsidP="00DB1942">
            <w:pPr>
              <w:rPr>
                <w:del w:id="180" w:author="Zhang, Carol (MSHA)" w:date="2019-08-21T11:08:00Z"/>
                <w:i/>
                <w:color w:val="000000"/>
                <w:sz w:val="22"/>
              </w:rPr>
            </w:pPr>
            <w:del w:id="181" w:author="Zhang, Carol (MSHA)" w:date="2019-08-21T11:08:00Z">
              <w:r w:rsidRPr="00BC12A7" w:rsidDel="00E71FAC">
                <w:rPr>
                  <w:rFonts w:hint="eastAsia"/>
                  <w:color w:val="000000"/>
                  <w:sz w:val="22"/>
                </w:rPr>
                <w:delText>0x0007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rPr>
                <w:del w:id="182" w:author="Zhang, Carol (MSHA)" w:date="2019-08-21T11:08:00Z"/>
                <w:color w:val="000000"/>
                <w:sz w:val="22"/>
              </w:rPr>
            </w:pPr>
          </w:p>
        </w:tc>
      </w:tr>
      <w:tr w:rsidR="00DB1942" w:rsidDel="00E71FAC" w:rsidTr="00DC0646">
        <w:trPr>
          <w:jc w:val="center"/>
          <w:del w:id="183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DB1942" w:rsidRPr="000D6919" w:rsidDel="00E71FAC" w:rsidRDefault="00DB1942" w:rsidP="00DB1942">
            <w:pPr>
              <w:jc w:val="left"/>
              <w:rPr>
                <w:del w:id="184" w:author="Zhang, Carol (MSHA)" w:date="2019-08-21T11:08:00Z"/>
                <w:color w:val="0000FF"/>
                <w:u w:val="single"/>
              </w:rPr>
            </w:pPr>
            <w:del w:id="185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_Ref476649749 \n \h </w:delInstrText>
              </w:r>
              <w:r w:rsidR="0077498D"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8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2.8</w:delText>
              </w:r>
            </w:del>
            <w:del w:id="18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RPr="0077498D" w:rsidDel="00E71FAC">
                <w:rPr>
                  <w:color w:val="0000FF"/>
                  <w:u w:val="single"/>
                </w:rPr>
                <w:fldChar w:fldCharType="begin"/>
              </w:r>
              <w:r w:rsidRPr="0077498D" w:rsidDel="00E71FAC">
                <w:rPr>
                  <w:color w:val="0000FF"/>
                  <w:u w:val="single"/>
                </w:rPr>
                <w:delInstrText xml:space="preserve"> REF _Ref476649749 \h  \* MERGEFORMAT </w:delInstrText>
              </w:r>
              <w:r w:rsidRPr="0077498D" w:rsidDel="00E71FAC">
                <w:rPr>
                  <w:color w:val="0000FF"/>
                  <w:u w:val="single"/>
                </w:rPr>
              </w:r>
            </w:del>
            <w:del w:id="188" w:author="Zhang, Carol (MSHA)" w:date="2019-08-21T10:59:00Z">
              <w:r w:rsidRPr="0077498D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日期时间</w:delText>
              </w:r>
            </w:del>
            <w:del w:id="189" w:author="Zhang, Carol (MSHA)" w:date="2019-08-21T11:08:00Z">
              <w:r w:rsidRPr="0077498D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DB1942" w:rsidRPr="00BC12A7" w:rsidDel="00E71FAC" w:rsidRDefault="00DB1942" w:rsidP="00DB1942">
            <w:pPr>
              <w:rPr>
                <w:del w:id="190" w:author="Zhang, Carol (MSHA)" w:date="2019-08-21T11:08:00Z"/>
                <w:color w:val="000000"/>
                <w:sz w:val="22"/>
              </w:rPr>
            </w:pPr>
            <w:del w:id="191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0x0008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rPr>
                <w:del w:id="192" w:author="Zhang, Carol (MSHA)" w:date="2019-08-21T11:08:00Z"/>
                <w:color w:val="000000"/>
                <w:sz w:val="22"/>
              </w:rPr>
            </w:pPr>
          </w:p>
        </w:tc>
      </w:tr>
      <w:tr w:rsidR="00DB1942" w:rsidDel="00E71FAC" w:rsidTr="00DC0646">
        <w:trPr>
          <w:jc w:val="center"/>
          <w:del w:id="193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DB1942" w:rsidRPr="000D6919" w:rsidDel="00E71FAC" w:rsidRDefault="0077498D" w:rsidP="00DB1942">
            <w:pPr>
              <w:jc w:val="left"/>
              <w:rPr>
                <w:del w:id="194" w:author="Zhang, Carol (MSHA)" w:date="2019-08-21T11:08:00Z"/>
                <w:color w:val="0000FF"/>
                <w:u w:val="single"/>
              </w:rPr>
            </w:pPr>
            <w:del w:id="195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_Ref476669523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19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2.9</w:delText>
              </w:r>
            </w:del>
            <w:del w:id="19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RPr="0077498D" w:rsidDel="00E71FAC">
                <w:rPr>
                  <w:color w:val="0000FF"/>
                  <w:u w:val="single"/>
                </w:rPr>
                <w:fldChar w:fldCharType="begin"/>
              </w:r>
              <w:r w:rsidRPr="0077498D" w:rsidDel="00E71FAC">
                <w:rPr>
                  <w:color w:val="0000FF"/>
                  <w:u w:val="single"/>
                </w:rPr>
                <w:delInstrText xml:space="preserve"> REF _Ref476669523 \h  \* MERGEFORMAT </w:delInstrText>
              </w:r>
              <w:r w:rsidRPr="0077498D" w:rsidDel="00E71FAC">
                <w:rPr>
                  <w:color w:val="0000FF"/>
                  <w:u w:val="single"/>
                </w:rPr>
              </w:r>
            </w:del>
            <w:del w:id="198" w:author="Zhang, Carol (MSHA)" w:date="2019-08-21T10:59:00Z">
              <w:r w:rsidRPr="0077498D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体积单位</w:delText>
              </w:r>
            </w:del>
            <w:del w:id="199" w:author="Zhang, Carol (MSHA)" w:date="2019-08-21T11:08:00Z">
              <w:r w:rsidRPr="0077498D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DB1942" w:rsidDel="00E71FAC" w:rsidRDefault="00DB1942" w:rsidP="00DB1942">
            <w:pPr>
              <w:rPr>
                <w:del w:id="200" w:author="Zhang, Carol (MSHA)" w:date="2019-08-21T11:08:00Z"/>
                <w:color w:val="000000"/>
                <w:sz w:val="22"/>
              </w:rPr>
            </w:pPr>
            <w:del w:id="201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0x0009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rPr>
                <w:del w:id="202" w:author="Zhang, Carol (MSHA)" w:date="2019-08-21T11:08:00Z"/>
                <w:color w:val="000000"/>
                <w:sz w:val="22"/>
              </w:rPr>
            </w:pPr>
          </w:p>
        </w:tc>
      </w:tr>
      <w:tr w:rsidR="00DB1942" w:rsidDel="00E71FAC" w:rsidTr="00DC0646">
        <w:trPr>
          <w:jc w:val="center"/>
          <w:del w:id="203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DB1942" w:rsidRPr="000D6919" w:rsidDel="00E71FAC" w:rsidRDefault="00190A91" w:rsidP="00DB1942">
            <w:pPr>
              <w:jc w:val="left"/>
              <w:rPr>
                <w:del w:id="204" w:author="Zhang, Carol (MSHA)" w:date="2019-08-21T11:08:00Z"/>
                <w:color w:val="0000FF"/>
                <w:u w:val="single"/>
              </w:rPr>
            </w:pPr>
            <w:del w:id="205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_Ref476742608 \n \h </w:delInstrText>
              </w:r>
            </w:del>
            <w:r w:rsidR="003C00FD">
              <w:rPr>
                <w:color w:val="0000FF"/>
                <w:u w:val="single"/>
              </w:rPr>
              <w:instrText xml:space="preserve"> \* MERGEFORMAT </w:instrText>
            </w:r>
            <w:del w:id="206" w:author="Zhang, Carol (MSHA)" w:date="2019-08-21T11:08:00Z"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207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2.10</w:delText>
              </w:r>
            </w:del>
            <w:del w:id="208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_Ref476742608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209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输注时间</w:delText>
              </w:r>
            </w:del>
            <w:del w:id="210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DB1942" w:rsidDel="00E71FAC" w:rsidRDefault="00DB1942" w:rsidP="00DB1942">
            <w:pPr>
              <w:rPr>
                <w:del w:id="211" w:author="Zhang, Carol (MSHA)" w:date="2019-08-21T11:08:00Z"/>
                <w:color w:val="000000"/>
                <w:sz w:val="22"/>
              </w:rPr>
            </w:pPr>
            <w:del w:id="212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color w:val="000000"/>
                  <w:sz w:val="22"/>
                </w:rPr>
                <w:delText>A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rPr>
                <w:del w:id="213" w:author="Zhang, Carol (MSHA)" w:date="2019-08-21T11:08:00Z"/>
                <w:color w:val="000000"/>
                <w:sz w:val="22"/>
              </w:rPr>
            </w:pPr>
          </w:p>
        </w:tc>
      </w:tr>
      <w:tr w:rsidR="00DB1942" w:rsidDel="00E71FAC" w:rsidTr="00DC0646">
        <w:trPr>
          <w:jc w:val="center"/>
          <w:del w:id="214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DB1942" w:rsidRPr="00B13DD1" w:rsidDel="00E71FAC" w:rsidRDefault="005339E6" w:rsidP="000244BF">
            <w:pPr>
              <w:jc w:val="left"/>
              <w:rPr>
                <w:del w:id="215" w:author="Zhang, Carol (MSHA)" w:date="2019-08-21T11:08:00Z"/>
                <w:color w:val="0000FF"/>
                <w:u w:val="single"/>
              </w:rPr>
            </w:pPr>
            <w:del w:id="216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_Ref488677249 \n \h </w:delInstrText>
              </w:r>
            </w:del>
            <w:r w:rsidR="003C00FD">
              <w:rPr>
                <w:color w:val="0000FF"/>
                <w:u w:val="single"/>
              </w:rPr>
              <w:instrText xml:space="preserve"> \* MERGEFORMAT </w:instrText>
            </w:r>
            <w:del w:id="217" w:author="Zhang, Carol (MSHA)" w:date="2019-08-21T11:08:00Z"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21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2.11</w:delText>
              </w:r>
            </w:del>
            <w:del w:id="219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R="000244BF" w:rsidDel="00E71FAC">
                <w:rPr>
                  <w:color w:val="0000FF"/>
                  <w:u w:val="single"/>
                </w:rPr>
                <w:fldChar w:fldCharType="begin"/>
              </w:r>
              <w:r w:rsidR="000244BF" w:rsidDel="00E71FAC">
                <w:rPr>
                  <w:color w:val="0000FF"/>
                  <w:u w:val="single"/>
                </w:rPr>
                <w:delInstrText xml:space="preserve"> REF _Ref488677249 \h  \* MERGEFORMAT </w:delInstrText>
              </w:r>
              <w:r w:rsidR="000244BF" w:rsidDel="00E71FAC">
                <w:rPr>
                  <w:color w:val="0000FF"/>
                  <w:u w:val="single"/>
                </w:rPr>
              </w:r>
            </w:del>
            <w:del w:id="220" w:author="Zhang, Carol (MSHA)" w:date="2019-08-21T10:59:00Z">
              <w:r w:rsidR="000244BF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多速率</w:delText>
              </w:r>
              <w:r w:rsidR="009736A5" w:rsidRPr="00461B88" w:rsidDel="00E71FAC">
                <w:rPr>
                  <w:color w:val="0000FF"/>
                  <w:u w:val="single"/>
                </w:rPr>
                <w:delText>(TAA)</w:delText>
              </w:r>
            </w:del>
            <w:del w:id="221" w:author="Zhang, Carol (MSHA)" w:date="2019-08-21T11:08:00Z">
              <w:r w:rsidR="000244BF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  <w:vAlign w:val="center"/>
          </w:tcPr>
          <w:p w:rsidR="00DB1942" w:rsidDel="00E71FAC" w:rsidRDefault="00DB1942" w:rsidP="00DB1942">
            <w:pPr>
              <w:rPr>
                <w:del w:id="222" w:author="Zhang, Carol (MSHA)" w:date="2019-08-21T11:08:00Z"/>
                <w:color w:val="000000"/>
                <w:sz w:val="22"/>
              </w:rPr>
            </w:pPr>
            <w:del w:id="223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color w:val="000000"/>
                  <w:sz w:val="22"/>
                </w:rPr>
                <w:delText>B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DB1942" w:rsidDel="00E71FAC" w:rsidRDefault="00DB1942" w:rsidP="00DB1942">
            <w:pPr>
              <w:rPr>
                <w:del w:id="22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2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B13DD1" w:rsidDel="00E71FAC" w:rsidRDefault="00A41F93" w:rsidP="00A41F93">
            <w:pPr>
              <w:jc w:val="left"/>
              <w:rPr>
                <w:del w:id="226" w:author="Zhang, Carol (MSHA)" w:date="2019-08-21T11:08:00Z"/>
                <w:color w:val="0000FF"/>
                <w:u w:val="single"/>
              </w:rPr>
            </w:pPr>
            <w:del w:id="22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_Ref476746820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22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2.12</w:delText>
              </w:r>
            </w:del>
            <w:del w:id="229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_Ref476746820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23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剂量</w:delText>
              </w:r>
            </w:del>
            <w:del w:id="231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32" w:author="Zhang, Carol (MSHA)" w:date="2019-08-21T11:08:00Z"/>
              </w:rPr>
            </w:pPr>
            <w:del w:id="23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rFonts w:hint="eastAsia"/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3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3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B13DD1" w:rsidDel="00E71FAC" w:rsidRDefault="00A41F93" w:rsidP="00A41F93">
            <w:pPr>
              <w:jc w:val="left"/>
              <w:rPr>
                <w:del w:id="236" w:author="Zhang, Carol (MSHA)" w:date="2019-08-21T11:08:00Z"/>
                <w:color w:val="0000FF"/>
                <w:u w:val="single"/>
              </w:rPr>
            </w:pPr>
            <w:del w:id="23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_Ref476746830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23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2.13</w:delText>
              </w:r>
            </w:del>
            <w:del w:id="239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_Ref476746830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24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剂量单位</w:delText>
              </w:r>
            </w:del>
            <w:del w:id="241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42" w:author="Zhang, Carol (MSHA)" w:date="2019-08-21T11:08:00Z"/>
              </w:rPr>
            </w:pPr>
            <w:del w:id="24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color w:val="000000"/>
                  <w:sz w:val="22"/>
                </w:rPr>
                <w:delText>D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4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4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B13DD1" w:rsidDel="00E71FAC" w:rsidRDefault="00A41F93" w:rsidP="00A41F93">
            <w:pPr>
              <w:jc w:val="left"/>
              <w:rPr>
                <w:del w:id="246" w:author="Zhang, Carol (MSHA)" w:date="2019-08-21T11:08:00Z"/>
                <w:color w:val="0000FF"/>
                <w:u w:val="single"/>
              </w:rPr>
            </w:pPr>
            <w:del w:id="247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_Ref476746833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24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2.14</w:delText>
              </w:r>
            </w:del>
            <w:del w:id="249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_Ref476746833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25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体重</w:delText>
              </w:r>
            </w:del>
            <w:del w:id="251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52" w:author="Zhang, Carol (MSHA)" w:date="2019-08-21T11:08:00Z"/>
              </w:rPr>
            </w:pPr>
            <w:del w:id="25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color w:val="000000"/>
                  <w:sz w:val="22"/>
                </w:rPr>
                <w:delText>E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5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5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A41F93" w:rsidDel="00E71FAC" w:rsidRDefault="00A41F93" w:rsidP="00A41F93">
            <w:pPr>
              <w:jc w:val="left"/>
              <w:rPr>
                <w:del w:id="256" w:author="Zhang, Carol (MSHA)" w:date="2019-08-21T11:08:00Z"/>
                <w:color w:val="0000FF"/>
                <w:u w:val="single"/>
              </w:rPr>
            </w:pPr>
            <w:del w:id="257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_Ref476746836 \n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</w:del>
            <w:del w:id="25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2.15</w:delText>
              </w:r>
            </w:del>
            <w:del w:id="259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_Ref476746836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</w:del>
            <w:del w:id="260" w:author="Zhang, Carol (MSHA)" w:date="2019-08-21T10:59:00Z"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重量单位</w:delText>
              </w:r>
            </w:del>
            <w:del w:id="261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62" w:author="Zhang, Carol (MSHA)" w:date="2019-08-21T11:08:00Z"/>
              </w:rPr>
            </w:pPr>
            <w:del w:id="26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0x000</w:delText>
              </w:r>
              <w:r w:rsidDel="00E71FAC">
                <w:rPr>
                  <w:color w:val="000000"/>
                  <w:sz w:val="22"/>
                </w:rPr>
                <w:delText>F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6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6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A41F93" w:rsidDel="00E71FAC" w:rsidRDefault="00A41F93" w:rsidP="00A41F93">
            <w:pPr>
              <w:jc w:val="left"/>
              <w:rPr>
                <w:del w:id="266" w:author="Zhang, Carol (MSHA)" w:date="2019-08-21T11:08:00Z"/>
                <w:color w:val="0000FF"/>
                <w:u w:val="single"/>
              </w:rPr>
            </w:pPr>
            <w:del w:id="267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_Ref476746873 \n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</w:del>
            <w:del w:id="26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2.16</w:delText>
              </w:r>
            </w:del>
            <w:del w:id="269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_Ref476746873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</w:del>
            <w:del w:id="270" w:author="Zhang, Carol (MSHA)" w:date="2019-08-21T10:59:00Z"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药量</w:delText>
              </w:r>
            </w:del>
            <w:del w:id="271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72" w:author="Zhang, Carol (MSHA)" w:date="2019-08-21T11:08:00Z"/>
              </w:rPr>
            </w:pPr>
            <w:del w:id="273" w:author="Zhang, Carol (MSHA)" w:date="2019-08-21T11:08:00Z">
              <w:r w:rsidDel="00E71FAC">
                <w:rPr>
                  <w:rFonts w:hint="eastAsia"/>
                  <w:color w:val="000000"/>
                  <w:sz w:val="22"/>
                </w:rPr>
                <w:delText>0x0010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7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7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A41F93" w:rsidDel="00E71FAC" w:rsidRDefault="00A41F93" w:rsidP="00A41F93">
            <w:pPr>
              <w:jc w:val="left"/>
              <w:rPr>
                <w:del w:id="276" w:author="Zhang, Carol (MSHA)" w:date="2019-08-21T11:08:00Z"/>
                <w:color w:val="0000FF"/>
                <w:u w:val="single"/>
              </w:rPr>
            </w:pPr>
            <w:del w:id="277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_Ref476746878 \n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</w:del>
            <w:del w:id="27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2.17</w:delText>
              </w:r>
            </w:del>
            <w:del w:id="279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_Ref476746878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</w:del>
            <w:del w:id="280" w:author="Zhang, Carol (MSHA)" w:date="2019-08-21T10:59:00Z"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药量单位</w:delText>
              </w:r>
            </w:del>
            <w:del w:id="281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82" w:author="Zhang, Carol (MSHA)" w:date="2019-08-21T11:08:00Z"/>
              </w:rPr>
            </w:pPr>
            <w:del w:id="28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11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84" w:author="Zhang, Carol (MSHA)" w:date="2019-08-21T11:08:00Z"/>
                <w:color w:val="000000"/>
                <w:sz w:val="22"/>
              </w:rPr>
            </w:pPr>
          </w:p>
        </w:tc>
      </w:tr>
      <w:tr w:rsidR="00A41F93" w:rsidDel="00E71FAC" w:rsidTr="00BF4494">
        <w:trPr>
          <w:jc w:val="center"/>
          <w:del w:id="285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A41F93" w:rsidRPr="00A41F93" w:rsidDel="00E71FAC" w:rsidRDefault="00A41F93" w:rsidP="00A41F93">
            <w:pPr>
              <w:jc w:val="left"/>
              <w:rPr>
                <w:del w:id="286" w:author="Zhang, Carol (MSHA)" w:date="2019-08-21T11:08:00Z"/>
                <w:color w:val="0000FF"/>
                <w:u w:val="single"/>
              </w:rPr>
            </w:pPr>
            <w:del w:id="287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_Ref476746890 \n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</w:del>
            <w:del w:id="28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2.18</w:delText>
              </w:r>
            </w:del>
            <w:del w:id="289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  <w:r w:rsidRPr="00A41F93" w:rsidDel="00E71FAC">
                <w:rPr>
                  <w:color w:val="0000FF"/>
                  <w:u w:val="single"/>
                </w:rPr>
                <w:fldChar w:fldCharType="begin"/>
              </w:r>
              <w:r w:rsidRPr="00A41F93" w:rsidDel="00E71FAC">
                <w:rPr>
                  <w:color w:val="0000FF"/>
                  <w:u w:val="single"/>
                </w:rPr>
                <w:delInstrText xml:space="preserve"> REF _Ref476746890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A41F93" w:rsidDel="00E71FAC">
                <w:rPr>
                  <w:color w:val="0000FF"/>
                  <w:u w:val="single"/>
                </w:rPr>
              </w:r>
            </w:del>
            <w:del w:id="290" w:author="Zhang, Carol (MSHA)" w:date="2019-08-21T10:59:00Z">
              <w:r w:rsidRPr="00A41F93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容量</w:delText>
              </w:r>
            </w:del>
            <w:del w:id="291" w:author="Zhang, Carol (MSHA)" w:date="2019-08-21T11:08:00Z">
              <w:r w:rsidRPr="00A41F93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92" w:author="Zhang, Carol (MSHA)" w:date="2019-08-21T11:08:00Z"/>
              </w:rPr>
            </w:pPr>
            <w:del w:id="293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12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A41F93" w:rsidDel="00E71FAC" w:rsidRDefault="00A41F93" w:rsidP="00A41F93">
            <w:pPr>
              <w:rPr>
                <w:del w:id="294" w:author="Zhang, Carol (MSHA)" w:date="2019-08-21T11:08:00Z"/>
                <w:color w:val="000000"/>
                <w:sz w:val="22"/>
              </w:rPr>
            </w:pPr>
          </w:p>
        </w:tc>
      </w:tr>
      <w:tr w:rsidR="00CD67AF" w:rsidTr="00BF4494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CD67AF" w:rsidRPr="00A41F93" w:rsidRDefault="00B07486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_Ref479258953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295" w:author="Zhang, Carol (MSHA)" w:date="2019-12-11T16:14:00Z">
              <w:r w:rsidR="00B2321A" w:rsidRPr="00B2321A">
                <w:rPr>
                  <w:color w:val="0000FF"/>
                  <w:u w:val="single"/>
                  <w:rPrChange w:id="296" w:author="Zhang, Carol (MSHA)" w:date="2019-12-11T16:14:00Z">
                    <w:rPr/>
                  </w:rPrChange>
                </w:rPr>
                <w:softHyphen/>
                <w:t>ACK</w:t>
              </w:r>
            </w:ins>
            <w:del w:id="29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ACK</w:delText>
              </w:r>
            </w:del>
            <w:r>
              <w:rPr>
                <w:color w:val="0000FF"/>
                <w:u w:val="single"/>
              </w:rPr>
              <w:fldChar w:fldCharType="end"/>
            </w:r>
            <w:ins w:id="298" w:author="Zhang, Carol (MSHA)" w:date="2019-08-21T13:11:00Z"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_Ref479258953 \n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299" w:author="Zhang, Carol (MSHA)" w:date="2019-12-11T16:14:00Z">
              <w:r w:rsidR="00B2321A">
                <w:rPr>
                  <w:color w:val="0000FF"/>
                  <w:u w:val="single"/>
                </w:rPr>
                <w:t>2.2</w:t>
              </w:r>
            </w:ins>
            <w:ins w:id="300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_Ref479258953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301" w:author="Zhang, Carol (MSHA)" w:date="2019-12-11T16:14:00Z">
              <w:r w:rsidR="00B2321A" w:rsidRPr="00B2321A">
                <w:rPr>
                  <w:color w:val="0000FF"/>
                  <w:u w:val="single"/>
                  <w:rPrChange w:id="302" w:author="Zhang, Carol (MSHA)" w:date="2019-12-11T16:14:00Z">
                    <w:rPr/>
                  </w:rPrChange>
                </w:rPr>
                <w:softHyphen/>
                <w:t>ACK</w:t>
              </w:r>
            </w:ins>
            <w:ins w:id="303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600" w:type="dxa"/>
            <w:shd w:val="clear" w:color="auto" w:fill="FBE4D5" w:themeFill="accent2" w:themeFillTint="33"/>
          </w:tcPr>
          <w:p w:rsidR="00CD67AF" w:rsidRPr="00563FC8" w:rsidRDefault="00CD67AF" w:rsidP="00A41F93">
            <w:pPr>
              <w:rPr>
                <w:color w:val="000000"/>
                <w:sz w:val="22"/>
              </w:rPr>
            </w:pPr>
            <w:r w:rsidRPr="00563FC8">
              <w:rPr>
                <w:rFonts w:hint="eastAsia"/>
                <w:color w:val="000000"/>
                <w:sz w:val="22"/>
              </w:rPr>
              <w:t>0x00</w:t>
            </w: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CD67AF" w:rsidRDefault="0063133E" w:rsidP="00A41F93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GPA/TAA/…</w:t>
            </w:r>
          </w:p>
        </w:tc>
      </w:tr>
      <w:tr w:rsidR="00B72683" w:rsidDel="00E71FAC" w:rsidTr="00BF4494">
        <w:trPr>
          <w:jc w:val="center"/>
          <w:del w:id="304" w:author="Zhang, Carol (MSHA)" w:date="2019-08-21T11:08:00Z"/>
        </w:trPr>
        <w:tc>
          <w:tcPr>
            <w:tcW w:w="4290" w:type="dxa"/>
            <w:shd w:val="clear" w:color="auto" w:fill="FBE4D5" w:themeFill="accent2" w:themeFillTint="33"/>
          </w:tcPr>
          <w:p w:rsidR="00B72683" w:rsidDel="00E71FAC" w:rsidRDefault="00B72683" w:rsidP="00B07486">
            <w:pPr>
              <w:jc w:val="left"/>
              <w:rPr>
                <w:del w:id="305" w:author="Zhang, Carol (MSHA)" w:date="2019-08-21T11:08:00Z"/>
                <w:color w:val="0000FF"/>
                <w:u w:val="single"/>
              </w:rPr>
            </w:pPr>
            <w:del w:id="306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_Ref483313211 \n \h </w:delInstrText>
              </w:r>
              <w:r w:rsidR="000B0630"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07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2.20</w:delText>
              </w:r>
            </w:del>
            <w:del w:id="308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_Ref483313211 \h </w:delInstrText>
              </w:r>
              <w:r w:rsidR="000B0630"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309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序列号</w:delText>
              </w:r>
            </w:del>
            <w:del w:id="310" w:author="Zhang, Carol (MSHA)" w:date="2019-08-21T11:08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B72683" w:rsidRPr="00563FC8" w:rsidDel="00E71FAC" w:rsidRDefault="00B72683" w:rsidP="00A41F93">
            <w:pPr>
              <w:rPr>
                <w:del w:id="311" w:author="Zhang, Carol (MSHA)" w:date="2019-08-21T11:08:00Z"/>
                <w:color w:val="000000"/>
                <w:sz w:val="22"/>
              </w:rPr>
            </w:pPr>
            <w:del w:id="312" w:author="Zhang, Carol (MSHA)" w:date="2019-08-21T11:08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14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B72683" w:rsidDel="00E71FAC" w:rsidRDefault="00B72683" w:rsidP="00A41F93">
            <w:pPr>
              <w:rPr>
                <w:del w:id="313" w:author="Zhang, Carol (MSHA)" w:date="2019-08-21T11:08:00Z"/>
                <w:color w:val="000000"/>
                <w:sz w:val="22"/>
              </w:rPr>
            </w:pPr>
          </w:p>
        </w:tc>
      </w:tr>
      <w:tr w:rsidR="00B72683" w:rsidTr="00BF4494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B72683" w:rsidRDefault="00B72683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_Ref483313223 \n \h </w:instrText>
            </w:r>
            <w:r w:rsidR="000B0630"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14" w:author="Zhang, Carol (MSHA)" w:date="2019-12-11T16:14:00Z">
              <w:r w:rsidR="00B2321A">
                <w:rPr>
                  <w:color w:val="0000FF"/>
                  <w:u w:val="single"/>
                </w:rPr>
                <w:t>2.3</w:t>
              </w:r>
            </w:ins>
            <w:del w:id="315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2.21</w:delText>
              </w:r>
            </w:del>
            <w:r>
              <w:rPr>
                <w:color w:val="0000FF"/>
                <w:u w:val="single"/>
              </w:rPr>
              <w:fldChar w:fldCharType="end"/>
            </w:r>
            <w:ins w:id="316" w:author="Zhang, Carol (MSHA)" w:date="2019-08-21T13:10:00Z">
              <w:r w:rsidR="003C00FD" w:rsidDel="003C00FD">
                <w:rPr>
                  <w:color w:val="0000FF"/>
                  <w:u w:val="single"/>
                </w:rPr>
                <w:t xml:space="preserve"> </w:t>
              </w:r>
            </w:ins>
            <w:ins w:id="317" w:author="Zhang, Carol (MSHA)" w:date="2019-08-21T13:11:00Z"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_Ref17285476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318" w:author="Zhang, Carol (MSHA)" w:date="2019-12-11T16:14:00Z">
              <w:r w:rsidR="00B2321A" w:rsidRPr="00B2321A">
                <w:rPr>
                  <w:rFonts w:hint="eastAsia"/>
                  <w:color w:val="0000FF"/>
                  <w:u w:val="single"/>
                  <w:rPrChange w:id="319" w:author="Zhang, Carol (MSHA)" w:date="2019-12-11T16:14:00Z">
                    <w:rPr>
                      <w:rFonts w:hint="eastAsia"/>
                    </w:rPr>
                  </w:rPrChange>
                </w:rPr>
                <w:t>文件头信息</w:t>
              </w:r>
              <w:r w:rsidR="00B2321A" w:rsidRPr="00B2321A">
                <w:rPr>
                  <w:color w:val="0000FF"/>
                  <w:u w:val="single"/>
                  <w:rPrChange w:id="320" w:author="Zhang, Carol (MSHA)" w:date="2019-12-11T16:14:00Z">
                    <w:rPr/>
                  </w:rPrChange>
                </w:rPr>
                <w:t xml:space="preserve"> File Header Info</w:t>
              </w:r>
            </w:ins>
            <w:ins w:id="321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  <w:del w:id="322" w:author="Zhang, Carol (MSHA)" w:date="2019-08-21T13:10:00Z">
              <w:r w:rsidDel="003C00FD">
                <w:rPr>
                  <w:color w:val="0000FF"/>
                  <w:u w:val="single"/>
                </w:rPr>
                <w:fldChar w:fldCharType="begin"/>
              </w:r>
              <w:r w:rsidDel="003C00FD">
                <w:rPr>
                  <w:color w:val="0000FF"/>
                  <w:u w:val="single"/>
                </w:rPr>
                <w:delInstrText xml:space="preserve"> REF _Ref483313223 \h </w:delInstrText>
              </w:r>
              <w:r w:rsidR="000B0630" w:rsidDel="003C00FD">
                <w:rPr>
                  <w:color w:val="0000FF"/>
                  <w:u w:val="single"/>
                </w:rPr>
                <w:delInstrText xml:space="preserve"> \* MERGEFORMAT </w:delInstrText>
              </w:r>
              <w:r w:rsidDel="003C00FD">
                <w:rPr>
                  <w:color w:val="0000FF"/>
                  <w:u w:val="single"/>
                </w:rPr>
              </w:r>
              <w:r w:rsidDel="003C00FD">
                <w:rPr>
                  <w:color w:val="0000FF"/>
                  <w:u w:val="single"/>
                </w:rPr>
                <w:fldChar w:fldCharType="separate"/>
              </w:r>
            </w:del>
            <w:del w:id="323" w:author="Zhang, Carol (MSHA)" w:date="2019-08-21T10:59:00Z"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文件头信息</w:delText>
              </w:r>
            </w:del>
            <w:del w:id="324" w:author="Zhang, Carol (MSHA)" w:date="2019-08-21T13:10:00Z">
              <w:r w:rsidDel="003C00FD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B72683" w:rsidRPr="00563FC8" w:rsidRDefault="00B72683" w:rsidP="00A41F93">
            <w:pPr>
              <w:rPr>
                <w:color w:val="000000"/>
                <w:sz w:val="22"/>
              </w:rPr>
            </w:pPr>
            <w:r w:rsidRPr="00563FC8">
              <w:rPr>
                <w:rFonts w:hint="eastAsia"/>
                <w:color w:val="000000"/>
                <w:sz w:val="22"/>
              </w:rPr>
              <w:t>0x00</w:t>
            </w: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B72683" w:rsidRDefault="00440316" w:rsidP="00A41F93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GUA</w:t>
            </w:r>
          </w:p>
        </w:tc>
      </w:tr>
      <w:tr w:rsidR="00440316" w:rsidTr="00BF4494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440316" w:rsidRDefault="00440316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_Ref483313233 \n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25" w:author="Zhang, Carol (MSHA)" w:date="2019-12-11T16:14:00Z">
              <w:r w:rsidR="00B2321A">
                <w:rPr>
                  <w:color w:val="0000FF"/>
                  <w:u w:val="single"/>
                </w:rPr>
                <w:t>2.4</w:t>
              </w:r>
            </w:ins>
            <w:del w:id="32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2.22</w:delText>
              </w:r>
            </w:del>
            <w:r>
              <w:rPr>
                <w:color w:val="0000FF"/>
                <w:u w:val="single"/>
              </w:rPr>
              <w:fldChar w:fldCharType="end"/>
            </w:r>
            <w:ins w:id="327" w:author="Zhang, Carol (MSHA)" w:date="2019-08-21T13:11:00Z">
              <w:r w:rsidR="003C00FD" w:rsidDel="003C00FD">
                <w:rPr>
                  <w:color w:val="0000FF"/>
                  <w:u w:val="single"/>
                </w:rPr>
                <w:t xml:space="preserve"> </w:t>
              </w:r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_Ref17285484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328" w:author="Zhang, Carol (MSHA)" w:date="2019-12-11T16:14:00Z">
              <w:r w:rsidR="00B2321A" w:rsidRPr="00B2321A">
                <w:rPr>
                  <w:rFonts w:hint="eastAsia"/>
                  <w:color w:val="0000FF"/>
                  <w:u w:val="single"/>
                  <w:rPrChange w:id="329" w:author="Zhang, Carol (MSHA)" w:date="2019-12-11T16:14:00Z">
                    <w:rPr>
                      <w:rFonts w:hint="eastAsia"/>
                    </w:rPr>
                  </w:rPrChange>
                </w:rPr>
                <w:t>文件块信息</w:t>
              </w:r>
              <w:r w:rsidR="00B2321A" w:rsidRPr="00B2321A">
                <w:rPr>
                  <w:color w:val="0000FF"/>
                  <w:u w:val="single"/>
                  <w:rPrChange w:id="330" w:author="Zhang, Carol (MSHA)" w:date="2019-12-11T16:14:00Z">
                    <w:rPr/>
                  </w:rPrChange>
                </w:rPr>
                <w:t xml:space="preserve"> File Block Info</w:t>
              </w:r>
            </w:ins>
            <w:ins w:id="331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  <w:del w:id="332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begin"/>
              </w:r>
              <w:r w:rsidDel="003C00FD">
                <w:rPr>
                  <w:color w:val="0000FF"/>
                  <w:u w:val="single"/>
                </w:rPr>
                <w:delInstrText xml:space="preserve"> REF _Ref483313233 \h  \* MERGEFORMAT </w:delInstrText>
              </w:r>
              <w:r w:rsidDel="003C00FD">
                <w:rPr>
                  <w:color w:val="0000FF"/>
                  <w:u w:val="single"/>
                </w:rPr>
              </w:r>
              <w:r w:rsidDel="003C00FD">
                <w:rPr>
                  <w:color w:val="0000FF"/>
                  <w:u w:val="single"/>
                </w:rPr>
                <w:fldChar w:fldCharType="separate"/>
              </w:r>
            </w:del>
            <w:del w:id="333" w:author="Zhang, Carol (MSHA)" w:date="2019-08-21T10:59:00Z"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文件块信息</w:delText>
              </w:r>
            </w:del>
            <w:del w:id="334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RDefault="00440316" w:rsidP="00440316">
            <w:pPr>
              <w:rPr>
                <w:color w:val="000000"/>
                <w:sz w:val="22"/>
              </w:rPr>
            </w:pPr>
            <w:r w:rsidRPr="00563FC8">
              <w:rPr>
                <w:rFonts w:hint="eastAsia"/>
                <w:color w:val="000000"/>
                <w:sz w:val="22"/>
              </w:rPr>
              <w:t>0x00</w:t>
            </w: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RDefault="00440316" w:rsidP="00440316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GUA</w:t>
            </w:r>
          </w:p>
        </w:tc>
      </w:tr>
      <w:tr w:rsidR="00440316" w:rsidTr="00BF4494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440316" w:rsidRDefault="00440316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_Ref483313243 \n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35" w:author="Zhang, Carol (MSHA)" w:date="2019-12-11T16:14:00Z">
              <w:r w:rsidR="00B2321A">
                <w:rPr>
                  <w:color w:val="0000FF"/>
                  <w:u w:val="single"/>
                </w:rPr>
                <w:t>2.5</w:t>
              </w:r>
            </w:ins>
            <w:del w:id="33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2.23</w:delText>
              </w:r>
            </w:del>
            <w:r>
              <w:rPr>
                <w:color w:val="0000FF"/>
                <w:u w:val="single"/>
              </w:rPr>
              <w:fldChar w:fldCharType="end"/>
            </w:r>
            <w:ins w:id="337" w:author="Zhang, Carol (MSHA)" w:date="2019-08-21T13:11:00Z">
              <w:r w:rsidR="003C00FD" w:rsidDel="003C00FD">
                <w:rPr>
                  <w:color w:val="0000FF"/>
                  <w:u w:val="single"/>
                </w:rPr>
                <w:t xml:space="preserve"> </w:t>
              </w:r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_Ref17285489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338" w:author="Zhang, Carol (MSHA)" w:date="2019-12-11T16:14:00Z">
              <w:r w:rsidR="00B2321A" w:rsidRPr="00B2321A">
                <w:rPr>
                  <w:rFonts w:hint="eastAsia"/>
                  <w:color w:val="0000FF"/>
                  <w:u w:val="single"/>
                  <w:rPrChange w:id="339" w:author="Zhang, Carol (MSHA)" w:date="2019-12-11T16:14:00Z">
                    <w:rPr>
                      <w:rFonts w:hint="eastAsia"/>
                    </w:rPr>
                  </w:rPrChange>
                </w:rPr>
                <w:t>文件结束信息</w:t>
              </w:r>
              <w:r w:rsidR="00B2321A" w:rsidRPr="00B2321A">
                <w:rPr>
                  <w:color w:val="0000FF"/>
                  <w:u w:val="single"/>
                  <w:rPrChange w:id="340" w:author="Zhang, Carol (MSHA)" w:date="2019-12-11T16:14:00Z">
                    <w:rPr/>
                  </w:rPrChange>
                </w:rPr>
                <w:t xml:space="preserve"> File End Info</w:t>
              </w:r>
            </w:ins>
            <w:ins w:id="341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  <w:del w:id="342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begin"/>
              </w:r>
              <w:r w:rsidDel="003C00FD">
                <w:rPr>
                  <w:color w:val="0000FF"/>
                  <w:u w:val="single"/>
                </w:rPr>
                <w:delInstrText xml:space="preserve"> REF _Ref483313243 \h  \* MERGEFORMAT </w:delInstrText>
              </w:r>
              <w:r w:rsidDel="003C00FD">
                <w:rPr>
                  <w:color w:val="0000FF"/>
                  <w:u w:val="single"/>
                </w:rPr>
              </w:r>
              <w:r w:rsidDel="003C00FD">
                <w:rPr>
                  <w:color w:val="0000FF"/>
                  <w:u w:val="single"/>
                </w:rPr>
                <w:fldChar w:fldCharType="separate"/>
              </w:r>
            </w:del>
            <w:del w:id="343" w:author="Zhang, Carol (MSHA)" w:date="2019-08-21T10:59:00Z"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文件结束信息</w:delText>
              </w:r>
            </w:del>
            <w:del w:id="344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RDefault="00440316" w:rsidP="00440316">
            <w:pPr>
              <w:rPr>
                <w:color w:val="000000"/>
                <w:sz w:val="22"/>
              </w:rPr>
            </w:pPr>
            <w:r w:rsidRPr="00563FC8">
              <w:rPr>
                <w:rFonts w:hint="eastAsia"/>
                <w:color w:val="000000"/>
                <w:sz w:val="22"/>
              </w:rPr>
              <w:t>0x00</w:t>
            </w:r>
            <w:r>
              <w:rPr>
                <w:color w:val="000000"/>
                <w:sz w:val="22"/>
              </w:rPr>
              <w:t>17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RDefault="00440316" w:rsidP="00440316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GUA</w:t>
            </w:r>
          </w:p>
        </w:tc>
      </w:tr>
      <w:tr w:rsidR="00440316" w:rsidTr="00BF4494">
        <w:trPr>
          <w:jc w:val="center"/>
        </w:trPr>
        <w:tc>
          <w:tcPr>
            <w:tcW w:w="4290" w:type="dxa"/>
            <w:shd w:val="clear" w:color="auto" w:fill="FBE4D5" w:themeFill="accent2" w:themeFillTint="33"/>
          </w:tcPr>
          <w:p w:rsidR="00440316" w:rsidRDefault="00440316">
            <w:pPr>
              <w:jc w:val="left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_Ref483314410 \n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45" w:author="Zhang, Carol (MSHA)" w:date="2019-12-11T16:14:00Z">
              <w:r w:rsidR="00B2321A">
                <w:rPr>
                  <w:color w:val="0000FF"/>
                  <w:u w:val="single"/>
                </w:rPr>
                <w:t>2.6</w:t>
              </w:r>
            </w:ins>
            <w:del w:id="346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2.24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>
              <w:rPr>
                <w:color w:val="0000FF"/>
                <w:u w:val="single"/>
              </w:rPr>
              <w:t xml:space="preserve"> </w:t>
            </w:r>
            <w:ins w:id="347" w:author="Zhang, Carol (MSHA)" w:date="2019-08-21T13:11:00Z">
              <w:r w:rsidR="003C00FD">
                <w:rPr>
                  <w:color w:val="0000FF"/>
                  <w:u w:val="single"/>
                </w:rPr>
                <w:fldChar w:fldCharType="begin"/>
              </w:r>
              <w:r w:rsidR="003C00FD">
                <w:rPr>
                  <w:color w:val="0000FF"/>
                  <w:u w:val="single"/>
                </w:rPr>
                <w:instrText xml:space="preserve"> REF _Ref17285506 \h </w:instrText>
              </w:r>
            </w:ins>
            <w:r w:rsidR="003C00FD">
              <w:rPr>
                <w:color w:val="0000FF"/>
                <w:u w:val="single"/>
              </w:rPr>
              <w:instrText xml:space="preserve"> \* MERGEFORMAT </w:instrText>
            </w:r>
            <w:r w:rsidR="003C00FD">
              <w:rPr>
                <w:color w:val="0000FF"/>
                <w:u w:val="single"/>
              </w:rPr>
            </w:r>
            <w:r w:rsidR="003C00FD">
              <w:rPr>
                <w:color w:val="0000FF"/>
                <w:u w:val="single"/>
              </w:rPr>
              <w:fldChar w:fldCharType="separate"/>
            </w:r>
            <w:ins w:id="348" w:author="Zhang, Carol (MSHA)" w:date="2019-12-11T16:14:00Z">
              <w:r w:rsidR="00B2321A" w:rsidRPr="00B2321A">
                <w:rPr>
                  <w:rFonts w:hint="eastAsia"/>
                  <w:color w:val="0000FF"/>
                  <w:u w:val="single"/>
                  <w:rPrChange w:id="349" w:author="Zhang, Carol (MSHA)" w:date="2019-12-11T16:14:00Z">
                    <w:rPr>
                      <w:rFonts w:hint="eastAsia"/>
                    </w:rPr>
                  </w:rPrChange>
                </w:rPr>
                <w:t>固件版本号</w:t>
              </w:r>
              <w:r w:rsidR="00B2321A" w:rsidRPr="00B2321A">
                <w:rPr>
                  <w:color w:val="0000FF"/>
                  <w:u w:val="single"/>
                  <w:rPrChange w:id="350" w:author="Zhang, Carol (MSHA)" w:date="2019-12-11T16:14:00Z">
                    <w:rPr/>
                  </w:rPrChange>
                </w:rPr>
                <w:t xml:space="preserve"> Firmware Version</w:t>
              </w:r>
            </w:ins>
            <w:ins w:id="351" w:author="Zhang, Carol (MSHA)" w:date="2019-08-21T13:11:00Z">
              <w:r w:rsidR="003C00FD">
                <w:rPr>
                  <w:color w:val="0000FF"/>
                  <w:u w:val="single"/>
                </w:rPr>
                <w:fldChar w:fldCharType="end"/>
              </w:r>
            </w:ins>
            <w:del w:id="352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begin"/>
              </w:r>
              <w:r w:rsidDel="003C00FD">
                <w:rPr>
                  <w:color w:val="0000FF"/>
                  <w:u w:val="single"/>
                </w:rPr>
                <w:delInstrText xml:space="preserve"> REF _Ref483314410 \h  \* MERGEFORMAT </w:delInstrText>
              </w:r>
              <w:r w:rsidDel="003C00FD">
                <w:rPr>
                  <w:color w:val="0000FF"/>
                  <w:u w:val="single"/>
                </w:rPr>
              </w:r>
              <w:r w:rsidDel="003C00FD">
                <w:rPr>
                  <w:color w:val="0000FF"/>
                  <w:u w:val="single"/>
                </w:rPr>
                <w:fldChar w:fldCharType="separate"/>
              </w:r>
            </w:del>
            <w:del w:id="353" w:author="Zhang, Carol (MSHA)" w:date="2019-08-21T10:59:00Z"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固件版本号</w:delText>
              </w:r>
            </w:del>
            <w:del w:id="354" w:author="Zhang, Carol (MSHA)" w:date="2019-08-21T13:11:00Z">
              <w:r w:rsidDel="003C00FD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RDefault="00440316" w:rsidP="00440316">
            <w:pPr>
              <w:rPr>
                <w:color w:val="000000"/>
                <w:sz w:val="22"/>
              </w:rPr>
            </w:pPr>
            <w:r w:rsidRPr="00563FC8">
              <w:rPr>
                <w:rFonts w:hint="eastAsia"/>
                <w:color w:val="000000"/>
                <w:sz w:val="22"/>
              </w:rPr>
              <w:t>0x00</w:t>
            </w:r>
            <w:r>
              <w:rPr>
                <w:color w:val="000000"/>
                <w:sz w:val="22"/>
              </w:rPr>
              <w:t>18</w:t>
            </w:r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RDefault="00440316" w:rsidP="00440316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GPA/GUA/</w:t>
            </w:r>
            <w:r>
              <w:rPr>
                <w:rFonts w:hint="eastAsia"/>
                <w:color w:val="000000"/>
                <w:sz w:val="22"/>
              </w:rPr>
              <w:t xml:space="preserve"> FCT</w:t>
            </w:r>
          </w:p>
        </w:tc>
      </w:tr>
      <w:tr w:rsidR="00440316" w:rsidDel="00E71FAC" w:rsidTr="00BF4494">
        <w:trPr>
          <w:jc w:val="center"/>
          <w:del w:id="35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356" w:author="Zhang, Carol (MSHA)" w:date="2019-08-21T11:09:00Z"/>
                <w:color w:val="0000FF"/>
                <w:u w:val="single"/>
              </w:rPr>
            </w:pPr>
            <w:del w:id="35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_Ref485218152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5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2.25</w:delText>
              </w:r>
            </w:del>
            <w:del w:id="35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delText xml:space="preserve"> </w:delText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_Ref485218152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36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电池低电耗尽持续时间</w:delText>
              </w:r>
            </w:del>
            <w:del w:id="36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362" w:author="Zhang, Carol (MSHA)" w:date="2019-08-21T11:09:00Z"/>
                <w:color w:val="000000"/>
                <w:sz w:val="22"/>
              </w:rPr>
            </w:pPr>
            <w:del w:id="36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19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36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36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366" w:author="Zhang, Carol (MSHA)" w:date="2019-08-21T11:09:00Z"/>
                <w:color w:val="0000FF"/>
                <w:u w:val="single"/>
              </w:rPr>
            </w:pPr>
            <w:del w:id="36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_Ref485218165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6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2.26</w:delText>
              </w:r>
            </w:del>
            <w:del w:id="36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delText xml:space="preserve"> </w:delText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_Ref485218165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37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电压值</w:delText>
              </w:r>
            </w:del>
            <w:del w:id="37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372" w:author="Zhang, Carol (MSHA)" w:date="2019-08-21T11:09:00Z"/>
                <w:color w:val="000000"/>
                <w:sz w:val="22"/>
              </w:rPr>
            </w:pPr>
            <w:del w:id="37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1A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37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37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376" w:author="Zhang, Carol (MSHA)" w:date="2019-08-21T11:09:00Z"/>
                <w:color w:val="0000FF"/>
                <w:u w:val="single"/>
              </w:rPr>
            </w:pPr>
            <w:del w:id="37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_Ref485218175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7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2.27</w:delText>
              </w:r>
            </w:del>
            <w:del w:id="37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delText xml:space="preserve"> </w:delText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_Ref485218175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38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压力等级</w:delText>
              </w:r>
            </w:del>
            <w:del w:id="38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382" w:author="Zhang, Carol (MSHA)" w:date="2019-08-21T11:09:00Z"/>
                <w:color w:val="000000"/>
                <w:sz w:val="22"/>
              </w:rPr>
            </w:pPr>
            <w:del w:id="38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1B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38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38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386" w:author="Zhang, Carol (MSHA)" w:date="2019-08-21T11:09:00Z"/>
                <w:color w:val="0000FF"/>
                <w:u w:val="single"/>
              </w:rPr>
            </w:pPr>
            <w:del w:id="38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_Ref485218187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8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2.28</w:delText>
              </w:r>
            </w:del>
            <w:del w:id="38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delText xml:space="preserve"> </w:delText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_Ref485218187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39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输注模式</w:delText>
              </w:r>
            </w:del>
            <w:del w:id="39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392" w:author="Zhang, Carol (MSHA)" w:date="2019-08-21T11:09:00Z"/>
                <w:color w:val="000000"/>
                <w:sz w:val="22"/>
              </w:rPr>
            </w:pPr>
            <w:del w:id="39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1C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39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39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396" w:author="Zhang, Carol (MSHA)" w:date="2019-08-21T11:09:00Z"/>
                <w:color w:val="0000FF"/>
                <w:u w:val="single"/>
              </w:rPr>
            </w:pPr>
            <w:del w:id="39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_Ref485889297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39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2.29</w:delText>
              </w:r>
            </w:del>
            <w:del w:id="39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_Ref485889297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0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品牌</w:delText>
              </w:r>
            </w:del>
            <w:del w:id="40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02" w:author="Zhang, Carol (MSHA)" w:date="2019-08-21T11:09:00Z"/>
                <w:color w:val="000000"/>
                <w:sz w:val="22"/>
              </w:rPr>
            </w:pPr>
            <w:del w:id="40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1D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0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0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06" w:author="Zhang, Carol (MSHA)" w:date="2019-08-21T11:09:00Z"/>
                <w:color w:val="0000FF"/>
                <w:u w:val="single"/>
              </w:rPr>
            </w:pPr>
            <w:del w:id="40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_Ref485890353 \n \h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0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2.30</w:delText>
              </w:r>
            </w:del>
            <w:del w:id="40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_Ref485890353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1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规格</w:delText>
              </w:r>
            </w:del>
            <w:del w:id="41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12" w:author="Zhang, Carol (MSHA)" w:date="2019-08-21T11:09:00Z"/>
                <w:color w:val="000000"/>
                <w:sz w:val="22"/>
              </w:rPr>
            </w:pPr>
            <w:del w:id="41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1E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1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1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16" w:author="Zhang, Carol (MSHA)" w:date="2019-08-21T11:09:00Z"/>
                <w:color w:val="0000FF"/>
                <w:u w:val="single"/>
              </w:rPr>
            </w:pPr>
            <w:del w:id="41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_Ref485890069 \n \h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1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2.31</w:delText>
              </w:r>
            </w:del>
            <w:del w:id="41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_Ref485890069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2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注射器数据</w:delText>
              </w:r>
            </w:del>
            <w:del w:id="42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22" w:author="Zhang, Carol (MSHA)" w:date="2019-08-21T11:09:00Z"/>
                <w:color w:val="000000"/>
                <w:sz w:val="22"/>
              </w:rPr>
            </w:pPr>
            <w:del w:id="42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1F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2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2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26" w:author="Zhang, Carol (MSHA)" w:date="2019-08-21T11:09:00Z"/>
                <w:color w:val="0000FF"/>
                <w:u w:val="single"/>
              </w:rPr>
            </w:pPr>
            <w:del w:id="42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_Ref487097645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2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2.32</w:delText>
              </w:r>
            </w:del>
            <w:del w:id="42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_Ref487097645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3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电源状态</w:delText>
              </w:r>
            </w:del>
            <w:del w:id="43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32" w:author="Zhang, Carol (MSHA)" w:date="2019-08-21T11:09:00Z"/>
                <w:color w:val="000000"/>
                <w:sz w:val="22"/>
              </w:rPr>
            </w:pPr>
            <w:del w:id="43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20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3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3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36" w:author="Zhang, Carol (MSHA)" w:date="2019-08-21T11:09:00Z"/>
                <w:color w:val="0000FF"/>
                <w:u w:val="single"/>
              </w:rPr>
            </w:pPr>
            <w:del w:id="43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_Ref452111409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3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2.33</w:delText>
              </w:r>
            </w:del>
            <w:del w:id="43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_Ref452111409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4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报警信息</w:delText>
              </w:r>
            </w:del>
            <w:del w:id="44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42" w:author="Zhang, Carol (MSHA)" w:date="2019-08-21T11:09:00Z"/>
                <w:color w:val="000000"/>
                <w:sz w:val="22"/>
              </w:rPr>
            </w:pPr>
            <w:del w:id="44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21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4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4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46" w:author="Zhang, Carol (MSHA)" w:date="2019-08-21T11:09:00Z"/>
                <w:color w:val="0000FF"/>
                <w:u w:val="single"/>
              </w:rPr>
            </w:pPr>
            <w:del w:id="44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_Ref487101727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4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2.34</w:delText>
              </w:r>
            </w:del>
            <w:del w:id="44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_Ref487101727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5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传感器状态</w:delText>
              </w:r>
            </w:del>
            <w:del w:id="45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52" w:author="Zhang, Carol (MSHA)" w:date="2019-08-21T11:09:00Z"/>
                <w:color w:val="000000"/>
                <w:sz w:val="22"/>
              </w:rPr>
            </w:pPr>
            <w:del w:id="45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22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5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5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56" w:author="Zhang, Carol (MSHA)" w:date="2019-08-21T11:09:00Z"/>
                <w:color w:val="0000FF"/>
                <w:u w:val="single"/>
              </w:rPr>
            </w:pPr>
            <w:del w:id="45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_Ref487447732 \n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5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2.35</w:delText>
              </w:r>
            </w:del>
            <w:del w:id="45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_Ref487447732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6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电池状态</w:delText>
              </w:r>
            </w:del>
            <w:del w:id="46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62" w:author="Zhang, Carol (MSHA)" w:date="2019-08-21T11:09:00Z"/>
                <w:color w:val="000000"/>
                <w:sz w:val="22"/>
              </w:rPr>
            </w:pPr>
            <w:del w:id="46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23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6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6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66" w:author="Zhang, Carol (MSHA)" w:date="2019-08-21T11:09:00Z"/>
                <w:color w:val="0000FF"/>
                <w:u w:val="single"/>
              </w:rPr>
            </w:pPr>
            <w:del w:id="467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_Ref488677311 \n \h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</w:del>
            <w:del w:id="468" w:author="Zhang, Carol (MSHA)" w:date="2019-08-21T10:59:00Z">
              <w:r w:rsidR="009736A5" w:rsidDel="00E71FAC">
                <w:rPr>
                  <w:color w:val="0000FF"/>
                  <w:u w:val="single"/>
                </w:rPr>
                <w:delText>2.36</w:delText>
              </w:r>
            </w:del>
            <w:del w:id="469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_Ref488677311 \h  \* MERGEFORMAT </w:delInstrText>
              </w:r>
              <w:r w:rsidDel="00E71FAC">
                <w:rPr>
                  <w:color w:val="0000FF"/>
                  <w:u w:val="single"/>
                </w:rPr>
              </w:r>
            </w:del>
            <w:del w:id="470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rFonts w:hint="eastAsia"/>
                  <w:color w:val="0000FF"/>
                  <w:u w:val="single"/>
                </w:rPr>
                <w:delText>多速率</w:delText>
              </w:r>
              <w:r w:rsidR="009736A5" w:rsidRPr="00461B88" w:rsidDel="00E71FAC">
                <w:rPr>
                  <w:color w:val="0000FF"/>
                  <w:u w:val="single"/>
                </w:rPr>
                <w:delText>(GPA)</w:delText>
              </w:r>
            </w:del>
            <w:del w:id="471" w:author="Zhang, Carol (MSHA)" w:date="2019-08-21T11:09:00Z"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72" w:author="Zhang, Carol (MSHA)" w:date="2019-08-21T11:09:00Z"/>
                <w:color w:val="000000"/>
                <w:sz w:val="22"/>
              </w:rPr>
            </w:pPr>
            <w:del w:id="473" w:author="Zhang, Carol (MSHA)" w:date="2019-08-21T11:09:00Z">
              <w:r w:rsidRPr="00563FC8" w:rsidDel="00E71FAC">
                <w:rPr>
                  <w:rFonts w:hint="eastAsia"/>
                  <w:color w:val="000000"/>
                  <w:sz w:val="22"/>
                </w:rPr>
                <w:delText>0x00</w:delText>
              </w:r>
              <w:r w:rsidDel="00E71FAC">
                <w:rPr>
                  <w:color w:val="000000"/>
                  <w:sz w:val="22"/>
                </w:rPr>
                <w:delText>24</w:delText>
              </w:r>
            </w:del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74" w:author="Zhang, Carol (MSHA)" w:date="2019-08-21T11:09:00Z"/>
                <w:color w:val="000000"/>
                <w:sz w:val="22"/>
              </w:rPr>
            </w:pPr>
          </w:p>
        </w:tc>
      </w:tr>
      <w:tr w:rsidR="00440316" w:rsidDel="00E71FAC" w:rsidTr="00BF4494">
        <w:trPr>
          <w:jc w:val="center"/>
          <w:del w:id="475" w:author="Zhang, Carol (MSHA)" w:date="2019-08-21T11:09:00Z"/>
        </w:trPr>
        <w:tc>
          <w:tcPr>
            <w:tcW w:w="4290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jc w:val="left"/>
              <w:rPr>
                <w:del w:id="476" w:author="Zhang, Carol (MSHA)" w:date="2019-08-21T11:09:00Z"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FBE4D5" w:themeFill="accent2" w:themeFillTint="33"/>
          </w:tcPr>
          <w:p w:rsidR="00440316" w:rsidRPr="00563FC8" w:rsidDel="00E71FAC" w:rsidRDefault="00440316" w:rsidP="00440316">
            <w:pPr>
              <w:rPr>
                <w:del w:id="477" w:author="Zhang, Carol (MSHA)" w:date="2019-08-21T11:09:00Z"/>
                <w:color w:val="000000"/>
                <w:sz w:val="22"/>
              </w:rPr>
            </w:pPr>
          </w:p>
        </w:tc>
        <w:tc>
          <w:tcPr>
            <w:tcW w:w="2043" w:type="dxa"/>
            <w:shd w:val="clear" w:color="auto" w:fill="FBE4D5" w:themeFill="accent2" w:themeFillTint="33"/>
          </w:tcPr>
          <w:p w:rsidR="00440316" w:rsidDel="00E71FAC" w:rsidRDefault="00440316" w:rsidP="00440316">
            <w:pPr>
              <w:rPr>
                <w:del w:id="478" w:author="Zhang, Carol (MSHA)" w:date="2019-08-21T11:09:00Z"/>
                <w:color w:val="000000"/>
                <w:sz w:val="22"/>
              </w:rPr>
            </w:pPr>
          </w:p>
        </w:tc>
      </w:tr>
      <w:tr w:rsidR="00440316" w:rsidRPr="002D0D92" w:rsidDel="00E71FAC" w:rsidTr="00DC0646">
        <w:trPr>
          <w:jc w:val="center"/>
          <w:del w:id="479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480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widowControl/>
              <w:jc w:val="left"/>
              <w:rPr>
                <w:del w:id="481" w:author="Zhang, Carol (MSHA)" w:date="2019-08-21T11:09:00Z"/>
                <w:color w:val="000000"/>
                <w:sz w:val="22"/>
              </w:rPr>
            </w:pPr>
            <w:del w:id="482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0x1000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483" w:author="Zhang, Carol (MSHA)" w:date="2019-08-21T11:09:00Z"/>
                <w:i/>
              </w:rPr>
            </w:pPr>
            <w:del w:id="484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485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486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487" w:author="Zhang, Carol (MSHA)" w:date="2019-08-21T11:09:00Z"/>
                <w:color w:val="000000"/>
                <w:sz w:val="22"/>
              </w:rPr>
            </w:pPr>
            <w:del w:id="488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0x1001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489" w:author="Zhang, Carol (MSHA)" w:date="2019-08-21T11:09:00Z"/>
                <w:i/>
              </w:rPr>
            </w:pPr>
            <w:del w:id="490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491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492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493" w:author="Zhang, Carol (MSHA)" w:date="2019-08-21T11:09:00Z"/>
                <w:color w:val="000000"/>
                <w:sz w:val="22"/>
              </w:rPr>
            </w:pPr>
            <w:del w:id="494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0x1002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495" w:author="Zhang, Carol (MSHA)" w:date="2019-08-21T11:09:00Z"/>
                <w:i/>
              </w:rPr>
            </w:pPr>
            <w:del w:id="496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497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498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499" w:author="Zhang, Carol (MSHA)" w:date="2019-08-21T11:09:00Z"/>
                <w:color w:val="000000"/>
                <w:sz w:val="22"/>
              </w:rPr>
            </w:pPr>
            <w:del w:id="500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0x1003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01" w:author="Zhang, Carol (MSHA)" w:date="2019-08-21T11:09:00Z"/>
                <w:i/>
              </w:rPr>
            </w:pPr>
            <w:del w:id="502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03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04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05" w:author="Zhang, Carol (MSHA)" w:date="2019-08-21T11:09:00Z"/>
                <w:color w:val="000000"/>
                <w:sz w:val="22"/>
              </w:rPr>
            </w:pPr>
            <w:del w:id="506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0x1004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07" w:author="Zhang, Carol (MSHA)" w:date="2019-08-21T11:09:00Z"/>
                <w:i/>
              </w:rPr>
            </w:pPr>
            <w:del w:id="508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09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10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11" w:author="Zhang, Carol (MSHA)" w:date="2019-08-21T11:09:00Z"/>
                <w:color w:val="000000"/>
                <w:sz w:val="22"/>
              </w:rPr>
            </w:pPr>
            <w:del w:id="512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0x1005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13" w:author="Zhang, Carol (MSHA)" w:date="2019-08-21T11:09:00Z"/>
                <w:i/>
              </w:rPr>
            </w:pPr>
            <w:del w:id="514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15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16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17" w:author="Zhang, Carol (MSHA)" w:date="2019-08-21T11:09:00Z"/>
                <w:color w:val="000000"/>
                <w:sz w:val="22"/>
              </w:rPr>
            </w:pPr>
            <w:del w:id="518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0x1006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19" w:author="Zhang, Carol (MSHA)" w:date="2019-08-21T11:09:00Z"/>
                <w:i/>
              </w:rPr>
            </w:pPr>
            <w:del w:id="520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21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22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23" w:author="Zhang, Carol (MSHA)" w:date="2019-08-21T11:09:00Z"/>
                <w:color w:val="000000"/>
                <w:sz w:val="22"/>
              </w:rPr>
            </w:pPr>
            <w:del w:id="524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0x1007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25" w:author="Zhang, Carol (MSHA)" w:date="2019-08-21T11:09:00Z"/>
                <w:i/>
              </w:rPr>
            </w:pPr>
            <w:del w:id="526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27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28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29" w:author="Zhang, Carol (MSHA)" w:date="2019-08-21T11:09:00Z"/>
                <w:color w:val="000000"/>
                <w:sz w:val="22"/>
              </w:rPr>
            </w:pPr>
            <w:del w:id="530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0x1008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31" w:author="Zhang, Carol (MSHA)" w:date="2019-08-21T11:09:00Z"/>
                <w:i/>
              </w:rPr>
            </w:pPr>
            <w:del w:id="532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33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34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35" w:author="Zhang, Carol (MSHA)" w:date="2019-08-21T11:09:00Z"/>
                <w:color w:val="000000"/>
                <w:sz w:val="22"/>
              </w:rPr>
            </w:pPr>
            <w:del w:id="536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0x1009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37" w:author="Zhang, Carol (MSHA)" w:date="2019-08-21T11:09:00Z"/>
                <w:i/>
              </w:rPr>
            </w:pPr>
            <w:del w:id="538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E71FAC" w:rsidTr="00DC0646">
        <w:trPr>
          <w:jc w:val="center"/>
          <w:del w:id="539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jc w:val="left"/>
              <w:rPr>
                <w:del w:id="540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E71FAC" w:rsidRDefault="00440316" w:rsidP="00440316">
            <w:pPr>
              <w:rPr>
                <w:del w:id="541" w:author="Zhang, Carol (MSHA)" w:date="2019-08-21T11:09:00Z"/>
                <w:color w:val="000000"/>
                <w:sz w:val="22"/>
              </w:rPr>
            </w:pPr>
            <w:del w:id="542" w:author="Zhang, Carol (MSHA)" w:date="2019-08-21T11:09:00Z">
              <w:r w:rsidDel="00E71FAC">
                <w:rPr>
                  <w:rFonts w:hint="eastAsia"/>
                  <w:color w:val="000000"/>
                  <w:sz w:val="22"/>
                </w:rPr>
                <w:delText>0x100A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E71FAC" w:rsidRDefault="00440316" w:rsidP="00440316">
            <w:pPr>
              <w:rPr>
                <w:del w:id="543" w:author="Zhang, Carol (MSHA)" w:date="2019-08-21T11:09:00Z"/>
                <w:i/>
              </w:rPr>
            </w:pPr>
            <w:del w:id="544" w:author="Zhang, Carol (MSHA)" w:date="2019-08-21T11:09:00Z">
              <w:r w:rsidRPr="002D0D92" w:rsidDel="00E71FAC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0328D0" w:rsidTr="00DC0646">
        <w:trPr>
          <w:jc w:val="center"/>
          <w:del w:id="545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0328D0" w:rsidRDefault="00440316" w:rsidP="00440316">
            <w:pPr>
              <w:jc w:val="left"/>
              <w:rPr>
                <w:del w:id="546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0328D0" w:rsidRDefault="00440316" w:rsidP="00440316">
            <w:pPr>
              <w:rPr>
                <w:del w:id="547" w:author="Zhang, Carol (MSHA)" w:date="2019-08-21T11:09:00Z"/>
                <w:color w:val="000000"/>
                <w:sz w:val="22"/>
              </w:rPr>
            </w:pPr>
            <w:del w:id="548" w:author="Zhang, Carol (MSHA)" w:date="2019-08-21T11:09:00Z">
              <w:r w:rsidDel="000328D0">
                <w:rPr>
                  <w:rFonts w:hint="eastAsia"/>
                  <w:color w:val="000000"/>
                  <w:sz w:val="22"/>
                </w:rPr>
                <w:delText>0x100B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0328D0" w:rsidRDefault="00440316" w:rsidP="00440316">
            <w:pPr>
              <w:rPr>
                <w:del w:id="549" w:author="Zhang, Carol (MSHA)" w:date="2019-08-21T11:09:00Z"/>
                <w:i/>
              </w:rPr>
            </w:pPr>
            <w:del w:id="550" w:author="Zhang, Carol (MSHA)" w:date="2019-08-21T11:09:00Z">
              <w:r w:rsidRPr="002D0D92" w:rsidDel="000328D0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2D0D92" w:rsidDel="000328D0" w:rsidTr="00DC0646">
        <w:trPr>
          <w:jc w:val="center"/>
          <w:del w:id="551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2D0D92" w:rsidDel="000328D0" w:rsidRDefault="00440316" w:rsidP="00440316">
            <w:pPr>
              <w:jc w:val="left"/>
              <w:rPr>
                <w:del w:id="552" w:author="Zhang, Carol (MSHA)" w:date="2019-08-21T11:09:00Z"/>
                <w:i/>
                <w:color w:val="0000FF"/>
                <w:u w:val="single"/>
              </w:rPr>
            </w:pPr>
          </w:p>
        </w:tc>
        <w:tc>
          <w:tcPr>
            <w:tcW w:w="1600" w:type="dxa"/>
            <w:shd w:val="clear" w:color="auto" w:fill="D9E2F3" w:themeFill="accent5" w:themeFillTint="33"/>
            <w:vAlign w:val="bottom"/>
          </w:tcPr>
          <w:p w:rsidR="00440316" w:rsidDel="000328D0" w:rsidRDefault="00440316" w:rsidP="00440316">
            <w:pPr>
              <w:rPr>
                <w:del w:id="553" w:author="Zhang, Carol (MSHA)" w:date="2019-08-21T11:09:00Z"/>
                <w:color w:val="000000"/>
                <w:sz w:val="22"/>
              </w:rPr>
            </w:pPr>
            <w:del w:id="554" w:author="Zhang, Carol (MSHA)" w:date="2019-08-21T11:09:00Z">
              <w:r w:rsidDel="000328D0">
                <w:rPr>
                  <w:rFonts w:hint="eastAsia"/>
                  <w:color w:val="000000"/>
                  <w:sz w:val="22"/>
                </w:rPr>
                <w:delText>0x100C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2D0D92" w:rsidDel="000328D0" w:rsidRDefault="00440316" w:rsidP="00440316">
            <w:pPr>
              <w:rPr>
                <w:del w:id="555" w:author="Zhang, Carol (MSHA)" w:date="2019-08-21T11:09:00Z"/>
                <w:i/>
              </w:rPr>
            </w:pPr>
            <w:del w:id="556" w:author="Zhang, Carol (MSHA)" w:date="2019-08-21T11:09:00Z">
              <w:r w:rsidRPr="002D0D92" w:rsidDel="000328D0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  <w:tr w:rsidR="00440316" w:rsidRPr="00F33EBA" w:rsidDel="000328D0" w:rsidTr="00DC0646">
        <w:trPr>
          <w:jc w:val="center"/>
          <w:del w:id="557" w:author="Zhang, Carol (MSHA)" w:date="2019-08-21T11:09:00Z"/>
        </w:trPr>
        <w:tc>
          <w:tcPr>
            <w:tcW w:w="4290" w:type="dxa"/>
            <w:shd w:val="clear" w:color="auto" w:fill="D9E2F3" w:themeFill="accent5" w:themeFillTint="33"/>
          </w:tcPr>
          <w:p w:rsidR="00440316" w:rsidRPr="00F33EBA" w:rsidDel="000328D0" w:rsidRDefault="00440316" w:rsidP="00440316">
            <w:pPr>
              <w:rPr>
                <w:del w:id="558" w:author="Zhang, Carol (MSHA)" w:date="2019-08-21T11:09:00Z"/>
                <w:i/>
                <w:color w:val="000000"/>
                <w:sz w:val="22"/>
              </w:rPr>
            </w:pPr>
            <w:del w:id="559" w:author="Zhang, Carol (MSHA)" w:date="2019-08-21T11:09:00Z">
              <w:r w:rsidDel="000328D0">
                <w:rPr>
                  <w:i/>
                  <w:color w:val="000000"/>
                  <w:sz w:val="22"/>
                </w:rPr>
                <w:delText>……</w:delText>
              </w:r>
            </w:del>
          </w:p>
        </w:tc>
        <w:tc>
          <w:tcPr>
            <w:tcW w:w="1600" w:type="dxa"/>
            <w:shd w:val="clear" w:color="auto" w:fill="D9E2F3" w:themeFill="accent5" w:themeFillTint="33"/>
            <w:vAlign w:val="center"/>
          </w:tcPr>
          <w:p w:rsidR="00440316" w:rsidRPr="00F33EBA" w:rsidDel="000328D0" w:rsidRDefault="00440316" w:rsidP="00440316">
            <w:pPr>
              <w:rPr>
                <w:del w:id="560" w:author="Zhang, Carol (MSHA)" w:date="2019-08-21T11:09:00Z"/>
                <w:i/>
                <w:color w:val="000000"/>
                <w:sz w:val="22"/>
              </w:rPr>
            </w:pPr>
            <w:del w:id="561" w:author="Zhang, Carol (MSHA)" w:date="2019-08-21T11:09:00Z">
              <w:r w:rsidDel="000328D0">
                <w:rPr>
                  <w:i/>
                  <w:color w:val="000000"/>
                  <w:sz w:val="22"/>
                </w:rPr>
                <w:delText>……</w:delText>
              </w:r>
              <w:r w:rsidRPr="00F33EBA" w:rsidDel="000328D0">
                <w:rPr>
                  <w:rFonts w:hint="eastAsia"/>
                  <w:i/>
                  <w:color w:val="000000"/>
                  <w:sz w:val="22"/>
                </w:rPr>
                <w:delText>~0x0FFF</w:delText>
              </w:r>
            </w:del>
          </w:p>
        </w:tc>
        <w:tc>
          <w:tcPr>
            <w:tcW w:w="2043" w:type="dxa"/>
            <w:shd w:val="clear" w:color="auto" w:fill="D9E2F3" w:themeFill="accent5" w:themeFillTint="33"/>
          </w:tcPr>
          <w:p w:rsidR="00440316" w:rsidRPr="00F33EBA" w:rsidDel="000328D0" w:rsidRDefault="00440316" w:rsidP="00440316">
            <w:pPr>
              <w:rPr>
                <w:del w:id="562" w:author="Zhang, Carol (MSHA)" w:date="2019-08-21T11:09:00Z"/>
                <w:i/>
                <w:color w:val="000000"/>
                <w:sz w:val="22"/>
              </w:rPr>
            </w:pPr>
            <w:del w:id="563" w:author="Zhang, Carol (MSHA)" w:date="2019-08-21T11:09:00Z">
              <w:r w:rsidRPr="00F33EBA" w:rsidDel="000328D0">
                <w:rPr>
                  <w:rFonts w:hint="eastAsia"/>
                  <w:i/>
                  <w:color w:val="000000"/>
                  <w:sz w:val="22"/>
                </w:rPr>
                <w:delText>GPA</w:delText>
              </w:r>
            </w:del>
          </w:p>
        </w:tc>
      </w:tr>
    </w:tbl>
    <w:p w:rsidR="005712A5" w:rsidRPr="00F33EBA" w:rsidRDefault="005712A5" w:rsidP="005712A5">
      <w:pPr>
        <w:rPr>
          <w:i/>
          <w:color w:val="000000"/>
          <w:sz w:val="22"/>
        </w:rPr>
      </w:pPr>
      <w:bookmarkStart w:id="564" w:name="_注射器品牌SYRINGE_BRAND(0x000)"/>
      <w:bookmarkStart w:id="565" w:name="_错误码ERROR_CODE"/>
      <w:bookmarkEnd w:id="564"/>
      <w:bookmarkEnd w:id="565"/>
    </w:p>
    <w:p w:rsidR="000E1441" w:rsidRDefault="000E1441" w:rsidP="00CB6D21">
      <w:pPr>
        <w:pStyle w:val="2"/>
        <w:numPr>
          <w:ilvl w:val="1"/>
          <w:numId w:val="4"/>
        </w:numPr>
      </w:pPr>
      <w:bookmarkStart w:id="566" w:name="_速率RATE(0x002)"/>
      <w:bookmarkStart w:id="567" w:name="_Ref464717784"/>
      <w:bookmarkStart w:id="568" w:name="_Toc465422967"/>
      <w:bookmarkStart w:id="569" w:name="_Ref17285459"/>
      <w:bookmarkStart w:id="570" w:name="_Ref454206119"/>
      <w:bookmarkEnd w:id="566"/>
      <w:r>
        <w:rPr>
          <w:rFonts w:hint="eastAsia"/>
        </w:rPr>
        <w:t>自定义字段</w:t>
      </w:r>
      <w:bookmarkEnd w:id="567"/>
      <w:bookmarkEnd w:id="568"/>
      <w:ins w:id="571" w:author="Zhang, Carol (MSHA)" w:date="2019-08-21T13:10:00Z">
        <w:r w:rsidR="003C00FD">
          <w:rPr>
            <w:rFonts w:hint="eastAsia"/>
          </w:rPr>
          <w:t xml:space="preserve"> Custom Fie</w:t>
        </w:r>
        <w:r w:rsidR="003C00FD">
          <w:t>l</w:t>
        </w:r>
        <w:r w:rsidR="003C00FD">
          <w:rPr>
            <w:rFonts w:hint="eastAsia"/>
          </w:rPr>
          <w:t>d</w:t>
        </w:r>
      </w:ins>
      <w:bookmarkEnd w:id="569"/>
    </w:p>
    <w:p w:rsidR="000E1441" w:rsidRDefault="000E1441" w:rsidP="000E1441">
      <w:pPr>
        <w:rPr>
          <w:ins w:id="572" w:author="Zhang, Carol (MSHA)" w:date="2019-08-21T11:13:00Z"/>
        </w:rPr>
      </w:pPr>
      <w:r>
        <w:rPr>
          <w:rFonts w:hint="eastAsia"/>
        </w:rPr>
        <w:t>由用户自己填充相关数据。</w:t>
      </w:r>
    </w:p>
    <w:p w:rsidR="00F60D2C" w:rsidRPr="00C61935" w:rsidRDefault="00F60D2C" w:rsidP="00F60D2C">
      <w:pPr>
        <w:rPr>
          <w:ins w:id="573" w:author="Zhang, Carol (MSHA)" w:date="2019-08-21T11:13:00Z"/>
        </w:rPr>
      </w:pPr>
      <w:ins w:id="574" w:author="Zhang, Carol (MSHA)" w:date="2019-08-21T11:13:00Z">
        <w:r>
          <w:t>T</w:t>
        </w:r>
        <w:r w:rsidRPr="00C61935">
          <w:t xml:space="preserve">he relevant data </w:t>
        </w:r>
        <w:r>
          <w:t xml:space="preserve">is to be filled </w:t>
        </w:r>
        <w:r w:rsidRPr="00C61935">
          <w:t xml:space="preserve">by </w:t>
        </w:r>
        <w:r>
          <w:t>users</w:t>
        </w:r>
        <w:r w:rsidRPr="00C61935">
          <w:t>.</w:t>
        </w:r>
      </w:ins>
    </w:p>
    <w:p w:rsidR="00F60D2C" w:rsidRDefault="00F60D2C" w:rsidP="000E1441"/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E1441" w:rsidRPr="00513A48" w:rsidTr="00236EE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17295A" w:rsidRDefault="000E1441" w:rsidP="00236EE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E1441" w:rsidRPr="00513A48" w:rsidRDefault="000E1441" w:rsidP="00236E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E1441" w:rsidTr="00236EE2">
        <w:trPr>
          <w:jc w:val="center"/>
        </w:trPr>
        <w:tc>
          <w:tcPr>
            <w:tcW w:w="7992" w:type="dxa"/>
            <w:gridSpan w:val="17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  <w:ins w:id="575" w:author="Zhang, Carol (MSHA)" w:date="2019-08-21T11:13:00Z">
              <w:r w:rsidR="00F60D2C">
                <w:rPr>
                  <w:rFonts w:hint="eastAsia"/>
                </w:rPr>
                <w:t xml:space="preserve"> </w:t>
              </w:r>
            </w:ins>
            <w:ins w:id="576" w:author="Zhang, Carol (MSHA)" w:date="2019-08-21T11:15:00Z">
              <w:r w:rsidR="00F60D2C">
                <w:rPr>
                  <w:rFonts w:hint="eastAsia"/>
                </w:rPr>
                <w:t>Field Header</w:t>
              </w:r>
            </w:ins>
          </w:p>
        </w:tc>
      </w:tr>
      <w:tr w:rsidR="000E1441" w:rsidTr="00236EE2">
        <w:trPr>
          <w:jc w:val="center"/>
        </w:trPr>
        <w:tc>
          <w:tcPr>
            <w:tcW w:w="7992" w:type="dxa"/>
            <w:gridSpan w:val="17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=?</w:t>
            </w:r>
            <w:ins w:id="577" w:author="Zhang, Carol (MSHA)" w:date="2019-08-21T11:14:00Z">
              <w:r w:rsidR="00F60D2C">
                <w:rPr>
                  <w:b/>
                </w:rPr>
                <w:t xml:space="preserve"> Data Length = ?</w:t>
              </w:r>
            </w:ins>
          </w:p>
        </w:tc>
      </w:tr>
      <w:tr w:rsidR="000E1441" w:rsidTr="00236EE2">
        <w:trPr>
          <w:jc w:val="center"/>
        </w:trPr>
        <w:tc>
          <w:tcPr>
            <w:tcW w:w="3996" w:type="dxa"/>
            <w:gridSpan w:val="9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rPr>
                <w:b/>
              </w:rPr>
              <w:t>Data1</w:t>
            </w:r>
          </w:p>
        </w:tc>
        <w:tc>
          <w:tcPr>
            <w:tcW w:w="3996" w:type="dxa"/>
            <w:gridSpan w:val="8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rPr>
                <w:b/>
              </w:rPr>
              <w:t>Data2</w:t>
            </w:r>
          </w:p>
        </w:tc>
      </w:tr>
      <w:tr w:rsidR="000E1441" w:rsidTr="00236EE2">
        <w:trPr>
          <w:jc w:val="center"/>
        </w:trPr>
        <w:tc>
          <w:tcPr>
            <w:tcW w:w="3996" w:type="dxa"/>
            <w:gridSpan w:val="9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rPr>
                <w:b/>
              </w:rPr>
              <w:t>Data3</w:t>
            </w:r>
          </w:p>
        </w:tc>
        <w:tc>
          <w:tcPr>
            <w:tcW w:w="3996" w:type="dxa"/>
            <w:gridSpan w:val="8"/>
          </w:tcPr>
          <w:p w:rsidR="000E1441" w:rsidRDefault="000E1441" w:rsidP="00236EE2">
            <w:pPr>
              <w:jc w:val="center"/>
              <w:rPr>
                <w:b/>
              </w:rPr>
            </w:pPr>
            <w:r>
              <w:rPr>
                <w:b/>
              </w:rPr>
              <w:t>Data…..</w:t>
            </w:r>
          </w:p>
        </w:tc>
      </w:tr>
    </w:tbl>
    <w:p w:rsidR="000E1441" w:rsidRPr="000E1441" w:rsidRDefault="000E1441" w:rsidP="000E1441"/>
    <w:p w:rsidR="00A7068B" w:rsidRPr="000C11D2" w:rsidDel="00E71FAC" w:rsidRDefault="007776C4" w:rsidP="00CB6D21">
      <w:pPr>
        <w:pStyle w:val="2"/>
        <w:numPr>
          <w:ilvl w:val="1"/>
          <w:numId w:val="4"/>
        </w:numPr>
        <w:rPr>
          <w:del w:id="578" w:author="Zhang, Carol (MSHA)" w:date="2019-08-21T10:58:00Z"/>
          <w:strike/>
        </w:rPr>
      </w:pPr>
      <w:bookmarkStart w:id="579" w:name="_Ref465437395"/>
      <w:del w:id="580" w:author="Zhang, Carol (MSHA)" w:date="2019-08-21T10:58:00Z">
        <w:r w:rsidRPr="000C11D2" w:rsidDel="00E71FAC">
          <w:rPr>
            <w:rFonts w:hint="eastAsia"/>
            <w:strike/>
          </w:rPr>
          <w:lastRenderedPageBreak/>
          <w:delText>报警信息</w:delText>
        </w:r>
        <w:bookmarkEnd w:id="579"/>
      </w:del>
    </w:p>
    <w:p w:rsidR="00C7549E" w:rsidRPr="000C11D2" w:rsidDel="00E71FAC" w:rsidRDefault="00A22823" w:rsidP="00C7549E">
      <w:pPr>
        <w:rPr>
          <w:del w:id="581" w:author="Zhang, Carol (MSHA)" w:date="2019-08-21T10:58:00Z"/>
          <w:strike/>
          <w:color w:val="FF0000"/>
        </w:rPr>
      </w:pPr>
      <w:del w:id="582" w:author="Zhang, Carol (MSHA)" w:date="2019-08-21T10:58:00Z">
        <w:r w:rsidRPr="000C11D2" w:rsidDel="00E71FAC">
          <w:rPr>
            <w:rFonts w:hint="eastAsia"/>
            <w:strike/>
            <w:color w:val="FF0000"/>
          </w:rPr>
          <w:delText>只适用于</w:delText>
        </w:r>
        <w:r w:rsidRPr="000C11D2" w:rsidDel="00E71FAC">
          <w:rPr>
            <w:rFonts w:hint="eastAsia"/>
            <w:strike/>
            <w:color w:val="FF0000"/>
          </w:rPr>
          <w:delText xml:space="preserve">WiFi </w:delText>
        </w:r>
        <w:r w:rsidRPr="000C11D2" w:rsidDel="00E71FAC">
          <w:rPr>
            <w:strike/>
            <w:color w:val="FF0000"/>
          </w:rPr>
          <w:delText>Box</w:delText>
        </w:r>
        <w:r w:rsidRPr="000C11D2" w:rsidDel="00E71FAC">
          <w:rPr>
            <w:rFonts w:hint="eastAsia"/>
            <w:strike/>
            <w:color w:val="FF0000"/>
          </w:rPr>
          <w:delText>！</w:delText>
        </w:r>
        <w:r w:rsidRPr="000C11D2" w:rsidDel="00E71FAC">
          <w:rPr>
            <w:rFonts w:hint="eastAsia"/>
            <w:strike/>
            <w:color w:val="FF0000"/>
          </w:rPr>
          <w:delText xml:space="preserve"> 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A7068B" w:rsidRPr="000C11D2" w:rsidDel="00E71FAC" w:rsidTr="00236EE2">
        <w:trPr>
          <w:jc w:val="center"/>
          <w:del w:id="583" w:author="Zhang, Carol (MSHA)" w:date="2019-08-21T10:58:00Z"/>
        </w:trPr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84" w:author="Zhang, Carol (MSHA)" w:date="2019-08-21T10:58:00Z"/>
                <w:strike/>
                <w:sz w:val="18"/>
                <w:szCs w:val="18"/>
              </w:rPr>
            </w:pPr>
            <w:del w:id="585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86" w:author="Zhang, Carol (MSHA)" w:date="2019-08-21T10:58:00Z"/>
                <w:strike/>
                <w:sz w:val="18"/>
                <w:szCs w:val="18"/>
              </w:rPr>
            </w:pPr>
            <w:del w:id="587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88" w:author="Zhang, Carol (MSHA)" w:date="2019-08-21T10:58:00Z"/>
                <w:strike/>
                <w:sz w:val="18"/>
                <w:szCs w:val="18"/>
              </w:rPr>
            </w:pPr>
            <w:del w:id="589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90" w:author="Zhang, Carol (MSHA)" w:date="2019-08-21T10:58:00Z"/>
                <w:strike/>
                <w:sz w:val="18"/>
                <w:szCs w:val="18"/>
              </w:rPr>
            </w:pPr>
            <w:del w:id="591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92" w:author="Zhang, Carol (MSHA)" w:date="2019-08-21T10:58:00Z"/>
                <w:strike/>
                <w:sz w:val="18"/>
                <w:szCs w:val="18"/>
              </w:rPr>
            </w:pPr>
            <w:del w:id="593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94" w:author="Zhang, Carol (MSHA)" w:date="2019-08-21T10:58:00Z"/>
                <w:strike/>
                <w:sz w:val="18"/>
                <w:szCs w:val="18"/>
              </w:rPr>
            </w:pPr>
            <w:del w:id="595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96" w:author="Zhang, Carol (MSHA)" w:date="2019-08-21T10:58:00Z"/>
                <w:strike/>
                <w:sz w:val="18"/>
                <w:szCs w:val="18"/>
              </w:rPr>
            </w:pPr>
            <w:del w:id="597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598" w:author="Zhang, Carol (MSHA)" w:date="2019-08-21T10:58:00Z"/>
                <w:strike/>
                <w:sz w:val="18"/>
                <w:szCs w:val="18"/>
              </w:rPr>
            </w:pPr>
            <w:del w:id="599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00" w:author="Zhang, Carol (MSHA)" w:date="2019-08-21T10:58:00Z"/>
                <w:strike/>
                <w:sz w:val="18"/>
                <w:szCs w:val="18"/>
              </w:rPr>
            </w:pPr>
            <w:del w:id="601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02" w:author="Zhang, Carol (MSHA)" w:date="2019-08-21T10:58:00Z"/>
                <w:strike/>
                <w:sz w:val="18"/>
                <w:szCs w:val="18"/>
              </w:rPr>
            </w:pPr>
            <w:del w:id="603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04" w:author="Zhang, Carol (MSHA)" w:date="2019-08-21T10:58:00Z"/>
                <w:strike/>
                <w:sz w:val="18"/>
                <w:szCs w:val="18"/>
              </w:rPr>
            </w:pPr>
            <w:del w:id="605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06" w:author="Zhang, Carol (MSHA)" w:date="2019-08-21T10:58:00Z"/>
                <w:strike/>
                <w:sz w:val="18"/>
                <w:szCs w:val="18"/>
              </w:rPr>
            </w:pPr>
            <w:del w:id="607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08" w:author="Zhang, Carol (MSHA)" w:date="2019-08-21T10:58:00Z"/>
                <w:strike/>
                <w:sz w:val="18"/>
                <w:szCs w:val="18"/>
              </w:rPr>
            </w:pPr>
            <w:del w:id="609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10" w:author="Zhang, Carol (MSHA)" w:date="2019-08-21T10:58:00Z"/>
                <w:strike/>
                <w:sz w:val="18"/>
                <w:szCs w:val="18"/>
              </w:rPr>
            </w:pPr>
            <w:del w:id="611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12" w:author="Zhang, Carol (MSHA)" w:date="2019-08-21T10:58:00Z"/>
                <w:strike/>
                <w:sz w:val="18"/>
                <w:szCs w:val="18"/>
              </w:rPr>
            </w:pPr>
            <w:del w:id="613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A7068B" w:rsidRPr="000C11D2" w:rsidDel="00E71FAC" w:rsidRDefault="00A7068B" w:rsidP="00236EE2">
            <w:pPr>
              <w:jc w:val="center"/>
              <w:rPr>
                <w:del w:id="614" w:author="Zhang, Carol (MSHA)" w:date="2019-08-21T10:58:00Z"/>
                <w:strike/>
                <w:sz w:val="18"/>
                <w:szCs w:val="18"/>
              </w:rPr>
            </w:pPr>
            <w:del w:id="615" w:author="Zhang, Carol (MSHA)" w:date="2019-08-21T10:58:00Z">
              <w:r w:rsidRPr="000C11D2" w:rsidDel="00E71FAC">
                <w:rPr>
                  <w:rFonts w:hint="eastAsia"/>
                  <w:strike/>
                  <w:sz w:val="18"/>
                  <w:szCs w:val="18"/>
                </w:rPr>
                <w:delText>15</w:delText>
              </w:r>
            </w:del>
          </w:p>
        </w:tc>
      </w:tr>
      <w:tr w:rsidR="00A7068B" w:rsidRPr="000C11D2" w:rsidDel="00E71FAC" w:rsidTr="00236EE2">
        <w:trPr>
          <w:jc w:val="center"/>
          <w:del w:id="616" w:author="Zhang, Carol (MSHA)" w:date="2019-08-21T10:58:00Z"/>
        </w:trPr>
        <w:tc>
          <w:tcPr>
            <w:tcW w:w="7939" w:type="dxa"/>
            <w:gridSpan w:val="17"/>
          </w:tcPr>
          <w:p w:rsidR="00A7068B" w:rsidRPr="000C11D2" w:rsidDel="00E71FAC" w:rsidRDefault="00A7068B" w:rsidP="00236EE2">
            <w:pPr>
              <w:jc w:val="center"/>
              <w:rPr>
                <w:del w:id="617" w:author="Zhang, Carol (MSHA)" w:date="2019-08-21T10:58:00Z"/>
                <w:b/>
                <w:strike/>
              </w:rPr>
            </w:pPr>
            <w:del w:id="618" w:author="Zhang, Carol (MSHA)" w:date="2019-08-21T10:58:00Z">
              <w:r w:rsidRPr="000C11D2" w:rsidDel="00E71FAC">
                <w:rPr>
                  <w:b/>
                  <w:strike/>
                </w:rPr>
                <w:delText>字段</w:delText>
              </w:r>
              <w:r w:rsidRPr="000C11D2" w:rsidDel="00E71FAC">
                <w:rPr>
                  <w:rFonts w:hint="eastAsia"/>
                  <w:b/>
                  <w:strike/>
                </w:rPr>
                <w:delText>头</w:delText>
              </w:r>
            </w:del>
          </w:p>
        </w:tc>
      </w:tr>
      <w:tr w:rsidR="00A7068B" w:rsidRPr="000C11D2" w:rsidDel="00E71FAC" w:rsidTr="00236EE2">
        <w:trPr>
          <w:jc w:val="center"/>
          <w:del w:id="619" w:author="Zhang, Carol (MSHA)" w:date="2019-08-21T10:58:00Z"/>
        </w:trPr>
        <w:tc>
          <w:tcPr>
            <w:tcW w:w="7939" w:type="dxa"/>
            <w:gridSpan w:val="17"/>
          </w:tcPr>
          <w:p w:rsidR="00A7068B" w:rsidRPr="000C11D2" w:rsidDel="00E71FAC" w:rsidRDefault="00A7068B" w:rsidP="00236EE2">
            <w:pPr>
              <w:jc w:val="center"/>
              <w:rPr>
                <w:del w:id="620" w:author="Zhang, Carol (MSHA)" w:date="2019-08-21T10:58:00Z"/>
                <w:b/>
                <w:strike/>
              </w:rPr>
            </w:pPr>
            <w:del w:id="621" w:author="Zhang, Carol (MSHA)" w:date="2019-08-21T10:58:00Z">
              <w:r w:rsidRPr="000C11D2" w:rsidDel="00E71FAC">
                <w:rPr>
                  <w:rFonts w:hint="eastAsia"/>
                  <w:b/>
                  <w:strike/>
                </w:rPr>
                <w:delText>数据长度</w:delText>
              </w:r>
              <w:r w:rsidRPr="000C11D2" w:rsidDel="00E71FAC">
                <w:rPr>
                  <w:rFonts w:hint="eastAsia"/>
                  <w:b/>
                  <w:strike/>
                </w:rPr>
                <w:delText>=0x00</w:delText>
              </w:r>
              <w:r w:rsidRPr="000C11D2" w:rsidDel="00E71FAC">
                <w:rPr>
                  <w:b/>
                  <w:strike/>
                </w:rPr>
                <w:delText>02</w:delText>
              </w:r>
            </w:del>
          </w:p>
        </w:tc>
      </w:tr>
      <w:tr w:rsidR="00A7068B" w:rsidRPr="000C11D2" w:rsidDel="00E71FAC" w:rsidTr="00236EE2">
        <w:trPr>
          <w:jc w:val="center"/>
          <w:del w:id="622" w:author="Zhang, Carol (MSHA)" w:date="2019-08-21T10:58:00Z"/>
        </w:trPr>
        <w:tc>
          <w:tcPr>
            <w:tcW w:w="3970" w:type="dxa"/>
            <w:gridSpan w:val="8"/>
          </w:tcPr>
          <w:p w:rsidR="00A7068B" w:rsidRPr="000C11D2" w:rsidDel="00E71FAC" w:rsidRDefault="00A7068B" w:rsidP="00236EE2">
            <w:pPr>
              <w:jc w:val="center"/>
              <w:rPr>
                <w:del w:id="623" w:author="Zhang, Carol (MSHA)" w:date="2019-08-21T10:58:00Z"/>
                <w:b/>
                <w:strike/>
              </w:rPr>
            </w:pPr>
            <w:del w:id="624" w:author="Zhang, Carol (MSHA)" w:date="2019-08-21T10:58:00Z">
              <w:r w:rsidRPr="000C11D2" w:rsidDel="00E71FAC">
                <w:rPr>
                  <w:b/>
                  <w:strike/>
                </w:rPr>
                <w:delText>Alarm byte 0</w:delText>
              </w:r>
            </w:del>
          </w:p>
        </w:tc>
        <w:tc>
          <w:tcPr>
            <w:tcW w:w="3969" w:type="dxa"/>
            <w:gridSpan w:val="9"/>
          </w:tcPr>
          <w:p w:rsidR="00A7068B" w:rsidRPr="000C11D2" w:rsidDel="00E71FAC" w:rsidRDefault="00A7068B" w:rsidP="00236EE2">
            <w:pPr>
              <w:jc w:val="center"/>
              <w:rPr>
                <w:del w:id="625" w:author="Zhang, Carol (MSHA)" w:date="2019-08-21T10:58:00Z"/>
                <w:b/>
                <w:strike/>
              </w:rPr>
            </w:pPr>
            <w:del w:id="626" w:author="Zhang, Carol (MSHA)" w:date="2019-08-21T10:58:00Z">
              <w:r w:rsidRPr="000C11D2" w:rsidDel="00E71FAC">
                <w:rPr>
                  <w:b/>
                  <w:strike/>
                </w:rPr>
                <w:delText>Alarm byte 1</w:delText>
              </w:r>
            </w:del>
          </w:p>
        </w:tc>
      </w:tr>
    </w:tbl>
    <w:p w:rsidR="00C7549E" w:rsidRPr="000C11D2" w:rsidDel="00E71FAC" w:rsidRDefault="00C7549E" w:rsidP="00C7549E">
      <w:pPr>
        <w:rPr>
          <w:del w:id="627" w:author="Zhang, Carol (MSHA)" w:date="2019-08-21T10:58:00Z"/>
          <w:strike/>
        </w:rPr>
      </w:pPr>
      <w:del w:id="628" w:author="Zhang, Carol (MSHA)" w:date="2019-08-21T10:58:00Z">
        <w:r w:rsidRPr="000C11D2" w:rsidDel="00E71FAC">
          <w:rPr>
            <w:rFonts w:hint="eastAsia"/>
            <w:strike/>
          </w:rPr>
          <w:delText>对于</w:delText>
        </w:r>
        <w:r w:rsidRPr="000C11D2" w:rsidDel="00E71FAC">
          <w:rPr>
            <w:rFonts w:hint="eastAsia"/>
            <w:strike/>
          </w:rPr>
          <w:delText>Alarm</w:delText>
        </w:r>
        <w:r w:rsidRPr="000C11D2" w:rsidDel="00E71FAC">
          <w:rPr>
            <w:rFonts w:hint="eastAsia"/>
            <w:strike/>
          </w:rPr>
          <w:delText>的定义，</w:delText>
        </w:r>
        <w:r w:rsidRPr="000C11D2" w:rsidDel="00E71FAC">
          <w:rPr>
            <w:strike/>
          </w:rPr>
          <w:delText>暂</w:delText>
        </w:r>
        <w:r w:rsidRPr="000C11D2" w:rsidDel="00E71FAC">
          <w:rPr>
            <w:rFonts w:hint="eastAsia"/>
            <w:strike/>
          </w:rPr>
          <w:delText>分成两大类：</w:delText>
        </w:r>
        <w:r w:rsidRPr="000C11D2" w:rsidDel="00E71FAC">
          <w:rPr>
            <w:strike/>
          </w:rPr>
          <w:delText>泵</w:delText>
        </w:r>
        <w:r w:rsidRPr="000C11D2" w:rsidDel="00E71FAC">
          <w:rPr>
            <w:rFonts w:hint="eastAsia"/>
            <w:strike/>
          </w:rPr>
          <w:delText>端</w:delText>
        </w:r>
        <w:r w:rsidRPr="000C11D2" w:rsidDel="00E71FAC">
          <w:rPr>
            <w:rFonts w:hint="eastAsia"/>
            <w:strike/>
          </w:rPr>
          <w:delText>Alarm</w:delText>
        </w:r>
        <w:r w:rsidRPr="000C11D2" w:rsidDel="00E71FAC">
          <w:rPr>
            <w:rFonts w:hint="eastAsia"/>
            <w:strike/>
          </w:rPr>
          <w:delText>和非泵端</w:delText>
        </w:r>
        <w:r w:rsidRPr="000C11D2" w:rsidDel="00E71FAC">
          <w:rPr>
            <w:rFonts w:hint="eastAsia"/>
            <w:strike/>
          </w:rPr>
          <w:delText>Alarm</w:delText>
        </w:r>
        <w:r w:rsidRPr="000C11D2" w:rsidDel="00E71FAC">
          <w:rPr>
            <w:rFonts w:hint="eastAsia"/>
            <w:strike/>
          </w:rPr>
          <w:delText>（如：泵与</w:delText>
        </w:r>
        <w:r w:rsidRPr="000C11D2" w:rsidDel="00E71FAC">
          <w:rPr>
            <w:rFonts w:hint="eastAsia"/>
            <w:strike/>
          </w:rPr>
          <w:delText>WIFI</w:delText>
        </w:r>
        <w:r w:rsidRPr="000C11D2" w:rsidDel="00E71FAC">
          <w:rPr>
            <w:strike/>
          </w:rPr>
          <w:delText>BOX</w:delText>
        </w:r>
        <w:r w:rsidRPr="000C11D2" w:rsidDel="00E71FAC">
          <w:rPr>
            <w:rFonts w:hint="eastAsia"/>
            <w:strike/>
          </w:rPr>
          <w:delText>断连等异常情况</w:delText>
        </w:r>
        <w:r w:rsidRPr="000C11D2" w:rsidDel="00E71FAC">
          <w:rPr>
            <w:strike/>
          </w:rPr>
          <w:delText>）。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7"/>
        </w:numPr>
        <w:ind w:firstLineChars="0"/>
        <w:rPr>
          <w:del w:id="629" w:author="Zhang, Carol (MSHA)" w:date="2019-08-21T10:58:00Z"/>
          <w:strike/>
        </w:rPr>
      </w:pPr>
      <w:del w:id="630" w:author="Zhang, Carol (MSHA)" w:date="2019-08-21T10:58:00Z">
        <w:r w:rsidRPr="000C11D2" w:rsidDel="00E71FAC">
          <w:rPr>
            <w:rFonts w:hint="eastAsia"/>
            <w:strike/>
          </w:rPr>
          <w:delText>在泵端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的定义存储在</w:delText>
        </w:r>
        <w:r w:rsidRPr="000C11D2" w:rsidDel="00E71FAC">
          <w:rPr>
            <w:rFonts w:hint="eastAsia"/>
            <w:strike/>
          </w:rPr>
          <w:delText>4</w:delText>
        </w:r>
        <w:r w:rsidRPr="000C11D2" w:rsidDel="00E71FAC">
          <w:rPr>
            <w:rFonts w:hint="eastAsia"/>
            <w:strike/>
          </w:rPr>
          <w:delText>个字节的空间中，每一</w:delText>
        </w:r>
        <w:r w:rsidRPr="000C11D2" w:rsidDel="00E71FAC">
          <w:rPr>
            <w:rFonts w:hint="eastAsia"/>
            <w:strike/>
          </w:rPr>
          <w:delText>bit</w:delText>
        </w:r>
        <w:r w:rsidRPr="000C11D2" w:rsidDel="00E71FAC">
          <w:rPr>
            <w:rFonts w:hint="eastAsia"/>
            <w:strike/>
          </w:rPr>
          <w:delText>代表一种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类型，不超过</w:delText>
        </w:r>
        <w:r w:rsidRPr="000C11D2" w:rsidDel="00E71FAC">
          <w:rPr>
            <w:rFonts w:hint="eastAsia"/>
            <w:strike/>
          </w:rPr>
          <w:delText>32</w:delText>
        </w:r>
        <w:r w:rsidRPr="000C11D2" w:rsidDel="00E71FAC">
          <w:rPr>
            <w:rFonts w:hint="eastAsia"/>
            <w:strike/>
          </w:rPr>
          <w:delText>种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，</w:delText>
        </w:r>
        <w:r w:rsidRPr="000C11D2" w:rsidDel="00E71FAC">
          <w:rPr>
            <w:strike/>
          </w:rPr>
          <w:delText>但</w:delText>
        </w:r>
        <w:r w:rsidRPr="000C11D2" w:rsidDel="00E71FAC">
          <w:rPr>
            <w:rFonts w:hint="eastAsia"/>
            <w:strike/>
          </w:rPr>
          <w:delText>是由于历史原因，</w:delText>
        </w:r>
        <w:r w:rsidRPr="000C11D2" w:rsidDel="00E71FAC">
          <w:rPr>
            <w:strike/>
          </w:rPr>
          <w:delText>各</w:delText>
        </w:r>
        <w:r w:rsidRPr="000C11D2" w:rsidDel="00E71FAC">
          <w:rPr>
            <w:rFonts w:hint="eastAsia"/>
            <w:strike/>
          </w:rPr>
          <w:delText>种泵对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的位定义不尽相同，所以需要统一格式，</w:delText>
        </w:r>
        <w:r w:rsidRPr="000C11D2" w:rsidDel="00E71FAC">
          <w:rPr>
            <w:strike/>
          </w:rPr>
          <w:delText>将</w:delText>
        </w:r>
        <w:r w:rsidRPr="000C11D2" w:rsidDel="00E71FAC">
          <w:rPr>
            <w:rFonts w:hint="eastAsia"/>
            <w:strike/>
          </w:rPr>
          <w:delText>不同的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映射到指定的新格式中。用低位</w:delText>
        </w:r>
        <w:r w:rsidRPr="000C11D2" w:rsidDel="00E71FAC">
          <w:rPr>
            <w:strike/>
          </w:rPr>
          <w:delText>1</w:delText>
        </w:r>
        <w:r w:rsidRPr="000C11D2" w:rsidDel="00E71FAC">
          <w:rPr>
            <w:rFonts w:hint="eastAsia"/>
            <w:strike/>
          </w:rPr>
          <w:delText>字节表示。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8"/>
        </w:numPr>
        <w:ind w:firstLineChars="0"/>
        <w:rPr>
          <w:del w:id="631" w:author="Zhang, Carol (MSHA)" w:date="2019-08-21T10:58:00Z"/>
          <w:strike/>
        </w:rPr>
      </w:pPr>
      <w:del w:id="632" w:author="Zhang, Carol (MSHA)" w:date="2019-08-21T10:58:00Z">
        <w:r w:rsidRPr="000C11D2" w:rsidDel="00E71FAC">
          <w:rPr>
            <w:strike/>
          </w:rPr>
          <w:delText>GrasebyC6/F6/C6T/2000/2100</w:delText>
        </w:r>
        <w:r w:rsidRPr="000C11D2" w:rsidDel="00E71FAC">
          <w:rPr>
            <w:rFonts w:hint="eastAsia"/>
            <w:strike/>
          </w:rPr>
          <w:delText>的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相同，占</w:delText>
        </w:r>
        <w:r w:rsidRPr="000C11D2" w:rsidDel="00E71FAC">
          <w:rPr>
            <w:strike/>
          </w:rPr>
          <w:delText>用</w:delText>
        </w:r>
        <w:r w:rsidRPr="000C11D2" w:rsidDel="00E71FAC">
          <w:rPr>
            <w:rFonts w:hint="eastAsia"/>
            <w:strike/>
          </w:rPr>
          <w:delText>0</w:delText>
        </w:r>
        <w:r w:rsidRPr="000C11D2" w:rsidDel="00E71FAC">
          <w:rPr>
            <w:strike/>
          </w:rPr>
          <w:delText>x01~0x20</w:delText>
        </w:r>
        <w:r w:rsidRPr="000C11D2" w:rsidDel="00E71FAC">
          <w:rPr>
            <w:rFonts w:hint="eastAsia"/>
            <w:strike/>
          </w:rPr>
          <w:delText>区间。</w:delText>
        </w:r>
      </w:del>
    </w:p>
    <w:p w:rsidR="00A7068B" w:rsidRPr="000C11D2" w:rsidDel="00E71FAC" w:rsidRDefault="00C7549E" w:rsidP="00C7549E">
      <w:pPr>
        <w:rPr>
          <w:del w:id="633" w:author="Zhang, Carol (MSHA)" w:date="2019-08-21T10:58:00Z"/>
          <w:strike/>
        </w:rPr>
      </w:pPr>
      <w:del w:id="634" w:author="Zhang, Carol (MSHA)" w:date="2019-08-21T10:58:00Z">
        <w:r w:rsidRPr="000C11D2" w:rsidDel="00E71FAC">
          <w:rPr>
            <w:strike/>
          </w:rPr>
          <w:delText>GrasebyC8/F8</w:delText>
        </w:r>
        <w:r w:rsidRPr="000C11D2" w:rsidDel="00E71FAC">
          <w:rPr>
            <w:rFonts w:hint="eastAsia"/>
            <w:strike/>
          </w:rPr>
          <w:delText>的</w:delText>
        </w:r>
        <w:r w:rsidRPr="000C11D2" w:rsidDel="00E71FAC">
          <w:rPr>
            <w:rFonts w:hint="eastAsia"/>
            <w:strike/>
          </w:rPr>
          <w:delText>A</w:delText>
        </w:r>
        <w:r w:rsidRPr="000C11D2" w:rsidDel="00E71FAC">
          <w:rPr>
            <w:strike/>
          </w:rPr>
          <w:delText>larm</w:delText>
        </w:r>
        <w:r w:rsidRPr="000C11D2" w:rsidDel="00E71FAC">
          <w:rPr>
            <w:rFonts w:hint="eastAsia"/>
            <w:strike/>
          </w:rPr>
          <w:delText>相同，占</w:delText>
        </w:r>
        <w:r w:rsidRPr="000C11D2" w:rsidDel="00E71FAC">
          <w:rPr>
            <w:strike/>
          </w:rPr>
          <w:delText>用</w:delText>
        </w:r>
        <w:r w:rsidRPr="000C11D2" w:rsidDel="00E71FAC">
          <w:rPr>
            <w:rFonts w:hint="eastAsia"/>
            <w:strike/>
          </w:rPr>
          <w:delText>0</w:delText>
        </w:r>
        <w:r w:rsidRPr="000C11D2" w:rsidDel="00E71FAC">
          <w:rPr>
            <w:strike/>
          </w:rPr>
          <w:delText>x21~0x40</w:delText>
        </w:r>
        <w:r w:rsidRPr="000C11D2" w:rsidDel="00E71FAC">
          <w:rPr>
            <w:rFonts w:hint="eastAsia"/>
            <w:strike/>
          </w:rPr>
          <w:delText>区间。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8"/>
        </w:numPr>
        <w:ind w:firstLineChars="0"/>
        <w:rPr>
          <w:del w:id="635" w:author="Zhang, Carol (MSHA)" w:date="2019-08-21T10:58:00Z"/>
          <w:strike/>
        </w:rPr>
      </w:pPr>
      <w:del w:id="636" w:author="Zhang, Carol (MSHA)" w:date="2019-08-21T10:58:00Z">
        <w:r w:rsidRPr="000C11D2" w:rsidDel="00E71FAC">
          <w:rPr>
            <w:strike/>
          </w:rPr>
          <w:delText xml:space="preserve">Graseby1200 </w:delText>
        </w:r>
        <w:r w:rsidRPr="000C11D2" w:rsidDel="00E71FAC">
          <w:rPr>
            <w:rFonts w:hint="eastAsia"/>
            <w:strike/>
          </w:rPr>
          <w:delText>中文版</w:delText>
        </w:r>
        <w:r w:rsidRPr="000C11D2" w:rsidDel="00E71FAC">
          <w:rPr>
            <w:strike/>
          </w:rPr>
          <w:delText>Alarm</w:delText>
        </w:r>
        <w:r w:rsidRPr="000C11D2" w:rsidDel="00E71FAC">
          <w:rPr>
            <w:rFonts w:hint="eastAsia"/>
            <w:strike/>
          </w:rPr>
          <w:delText>与英文版稍有区别，可单独占</w:delText>
        </w:r>
        <w:r w:rsidRPr="000C11D2" w:rsidDel="00E71FAC">
          <w:rPr>
            <w:strike/>
          </w:rPr>
          <w:delText>用</w:delText>
        </w:r>
        <w:r w:rsidRPr="000C11D2" w:rsidDel="00E71FAC">
          <w:rPr>
            <w:rFonts w:hint="eastAsia"/>
            <w:strike/>
          </w:rPr>
          <w:delText>0</w:delText>
        </w:r>
        <w:r w:rsidRPr="000C11D2" w:rsidDel="00E71FAC">
          <w:rPr>
            <w:strike/>
          </w:rPr>
          <w:delText>x41~0x60</w:delText>
        </w:r>
        <w:r w:rsidRPr="000C11D2" w:rsidDel="00E71FAC">
          <w:rPr>
            <w:rFonts w:hint="eastAsia"/>
            <w:strike/>
          </w:rPr>
          <w:delText>区间。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8"/>
        </w:numPr>
        <w:ind w:firstLineChars="0"/>
        <w:rPr>
          <w:del w:id="637" w:author="Zhang, Carol (MSHA)" w:date="2019-08-21T10:58:00Z"/>
          <w:strike/>
        </w:rPr>
      </w:pPr>
      <w:del w:id="638" w:author="Zhang, Carol (MSHA)" w:date="2019-08-21T10:58:00Z">
        <w:r w:rsidRPr="000C11D2" w:rsidDel="00E71FAC">
          <w:rPr>
            <w:strike/>
          </w:rPr>
          <w:delText>GrasebyC9 Alarm</w:delText>
        </w:r>
        <w:r w:rsidRPr="000C11D2" w:rsidDel="00E71FAC">
          <w:rPr>
            <w:rFonts w:hint="eastAsia"/>
            <w:strike/>
          </w:rPr>
          <w:delText>占</w:delText>
        </w:r>
        <w:r w:rsidRPr="000C11D2" w:rsidDel="00E71FAC">
          <w:rPr>
            <w:strike/>
          </w:rPr>
          <w:delText>用</w:delText>
        </w:r>
        <w:r w:rsidRPr="000C11D2" w:rsidDel="00E71FAC">
          <w:rPr>
            <w:rFonts w:hint="eastAsia"/>
            <w:strike/>
          </w:rPr>
          <w:delText>0</w:delText>
        </w:r>
        <w:r w:rsidRPr="000C11D2" w:rsidDel="00E71FAC">
          <w:rPr>
            <w:strike/>
          </w:rPr>
          <w:delText>x61~0x80</w:delText>
        </w:r>
        <w:r w:rsidRPr="000C11D2" w:rsidDel="00E71FAC">
          <w:rPr>
            <w:rFonts w:hint="eastAsia"/>
            <w:strike/>
          </w:rPr>
          <w:delText>区间。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8"/>
        </w:numPr>
        <w:ind w:firstLineChars="0"/>
        <w:rPr>
          <w:del w:id="639" w:author="Zhang, Carol (MSHA)" w:date="2019-08-21T10:58:00Z"/>
          <w:strike/>
        </w:rPr>
      </w:pPr>
      <w:del w:id="640" w:author="Zhang, Carol (MSHA)" w:date="2019-08-21T10:58:00Z">
        <w:r w:rsidRPr="000C11D2" w:rsidDel="00E71FAC">
          <w:rPr>
            <w:strike/>
          </w:rPr>
          <w:delText>0x80~0xFF</w:delText>
        </w:r>
        <w:r w:rsidRPr="000C11D2" w:rsidDel="00E71FAC">
          <w:rPr>
            <w:rFonts w:hint="eastAsia"/>
            <w:strike/>
          </w:rPr>
          <w:delText>可预留用于</w:delText>
        </w:r>
        <w:r w:rsidRPr="000C11D2" w:rsidDel="00E71FAC">
          <w:rPr>
            <w:strike/>
          </w:rPr>
          <w:delText>Alarm</w:delText>
        </w:r>
        <w:r w:rsidRPr="000C11D2" w:rsidDel="00E71FAC">
          <w:rPr>
            <w:rFonts w:hint="eastAsia"/>
            <w:strike/>
          </w:rPr>
          <w:delText>扩展。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8"/>
        </w:numPr>
        <w:ind w:firstLineChars="0"/>
        <w:rPr>
          <w:del w:id="641" w:author="Zhang, Carol (MSHA)" w:date="2019-08-21T10:58:00Z"/>
          <w:strike/>
        </w:rPr>
      </w:pPr>
      <w:del w:id="642" w:author="Zhang, Carol (MSHA)" w:date="2019-08-21T10:58:00Z">
        <w:r w:rsidRPr="000C11D2" w:rsidDel="00E71FAC">
          <w:rPr>
            <w:rFonts w:hint="eastAsia"/>
            <w:strike/>
          </w:rPr>
          <w:delText>泵端</w:delText>
        </w:r>
        <w:r w:rsidRPr="000C11D2" w:rsidDel="00E71FAC">
          <w:rPr>
            <w:rFonts w:hint="eastAsia"/>
            <w:strike/>
          </w:rPr>
          <w:delText>Alarm</w:delText>
        </w:r>
        <w:r w:rsidRPr="000C11D2" w:rsidDel="00E71FAC">
          <w:rPr>
            <w:rFonts w:hint="eastAsia"/>
            <w:strike/>
          </w:rPr>
          <w:delText>可由</w:delText>
        </w:r>
        <w:r w:rsidRPr="000C11D2" w:rsidDel="00E71FAC">
          <w:rPr>
            <w:strike/>
            <w:color w:val="FF0000"/>
          </w:rPr>
          <w:delText>GET_PUMP_ALARM</w:delText>
        </w:r>
        <w:r w:rsidRPr="000C11D2" w:rsidDel="00E71FAC">
          <w:rPr>
            <w:rFonts w:hint="eastAsia"/>
            <w:strike/>
            <w:color w:val="FF0000"/>
          </w:rPr>
          <w:delText>（详情请见老版本协议</w:delText>
        </w:r>
        <w:r w:rsidRPr="000C11D2" w:rsidDel="00E71FAC">
          <w:rPr>
            <w:strike/>
            <w:color w:val="FF0000"/>
          </w:rPr>
          <w:delText>）</w:delText>
        </w:r>
        <w:r w:rsidRPr="000C11D2" w:rsidDel="00E71FAC">
          <w:rPr>
            <w:rFonts w:hint="eastAsia"/>
            <w:strike/>
          </w:rPr>
          <w:delText>命令来获取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7"/>
        </w:numPr>
        <w:ind w:firstLineChars="0"/>
        <w:rPr>
          <w:del w:id="643" w:author="Zhang, Carol (MSHA)" w:date="2019-08-21T10:58:00Z"/>
          <w:strike/>
        </w:rPr>
      </w:pPr>
      <w:del w:id="644" w:author="Zhang, Carol (MSHA)" w:date="2019-08-21T10:58:00Z">
        <w:r w:rsidRPr="000C11D2" w:rsidDel="00E71FAC">
          <w:rPr>
            <w:rFonts w:hint="eastAsia"/>
            <w:strike/>
          </w:rPr>
          <w:delText>非泵端</w:delText>
        </w:r>
        <w:r w:rsidRPr="000C11D2" w:rsidDel="00E71FAC">
          <w:rPr>
            <w:rFonts w:hint="eastAsia"/>
            <w:strike/>
          </w:rPr>
          <w:delText>Alarm</w:delText>
        </w:r>
        <w:r w:rsidRPr="000C11D2" w:rsidDel="00E71FAC">
          <w:rPr>
            <w:rFonts w:hint="eastAsia"/>
            <w:strike/>
          </w:rPr>
          <w:delText>定义区间单独占用</w:delText>
        </w:r>
        <w:r w:rsidRPr="000C11D2" w:rsidDel="00E71FAC">
          <w:rPr>
            <w:rFonts w:hint="eastAsia"/>
            <w:strike/>
          </w:rPr>
          <w:delText>1</w:delText>
        </w:r>
        <w:r w:rsidRPr="000C11D2" w:rsidDel="00E71FAC">
          <w:rPr>
            <w:rFonts w:hint="eastAsia"/>
            <w:strike/>
          </w:rPr>
          <w:delText>字节（</w:delText>
        </w:r>
        <w:r w:rsidRPr="000C11D2" w:rsidDel="00E71FAC">
          <w:rPr>
            <w:strike/>
          </w:rPr>
          <w:delText>Alarm byte 1</w:delText>
        </w:r>
        <w:r w:rsidRPr="000C11D2" w:rsidDel="00E71FAC">
          <w:rPr>
            <w:rFonts w:hint="eastAsia"/>
            <w:strike/>
          </w:rPr>
          <w:delText>）。</w:delText>
        </w:r>
      </w:del>
    </w:p>
    <w:p w:rsidR="00C7549E" w:rsidRPr="000C11D2" w:rsidDel="00E71FAC" w:rsidRDefault="00C7549E" w:rsidP="00D27273">
      <w:pPr>
        <w:pStyle w:val="a7"/>
        <w:numPr>
          <w:ilvl w:val="0"/>
          <w:numId w:val="7"/>
        </w:numPr>
        <w:ind w:firstLineChars="0"/>
        <w:rPr>
          <w:del w:id="645" w:author="Zhang, Carol (MSHA)" w:date="2019-08-21T10:58:00Z"/>
          <w:strike/>
        </w:rPr>
      </w:pPr>
      <w:del w:id="646" w:author="Zhang, Carol (MSHA)" w:date="2019-08-21T10:58:00Z">
        <w:r w:rsidRPr="000C11D2" w:rsidDel="00E71FAC">
          <w:rPr>
            <w:rFonts w:hint="eastAsia"/>
            <w:strike/>
          </w:rPr>
          <w:delText>报警字符串描述定义请见</w:delText>
        </w:r>
        <w:r w:rsidRPr="000C11D2" w:rsidDel="00E71FAC">
          <w:rPr>
            <w:strike/>
          </w:rPr>
          <w:fldChar w:fldCharType="begin"/>
        </w:r>
        <w:r w:rsidRPr="000C11D2" w:rsidDel="00E71FAC">
          <w:rPr>
            <w:strike/>
          </w:rPr>
          <w:delInstrText xml:space="preserve"> </w:delInstrText>
        </w:r>
        <w:r w:rsidRPr="000C11D2" w:rsidDel="00E71FAC">
          <w:rPr>
            <w:rFonts w:hint="eastAsia"/>
            <w:strike/>
          </w:rPr>
          <w:delInstrText>REF _Ref465325543 \h</w:delInstrText>
        </w:r>
        <w:r w:rsidRPr="000C11D2" w:rsidDel="00E71FAC">
          <w:rPr>
            <w:strike/>
          </w:rPr>
          <w:delInstrText xml:space="preserve">  \* MERGEFORMAT </w:delInstrText>
        </w:r>
        <w:r w:rsidRPr="000C11D2" w:rsidDel="00E71FAC">
          <w:rPr>
            <w:strike/>
          </w:rPr>
        </w:r>
        <w:r w:rsidRPr="000C11D2" w:rsidDel="00E71FAC">
          <w:rPr>
            <w:strike/>
          </w:rPr>
          <w:fldChar w:fldCharType="separate"/>
        </w:r>
        <w:r w:rsidR="009736A5" w:rsidDel="00E71FAC">
          <w:rPr>
            <w:rFonts w:hint="eastAsia"/>
            <w:b/>
            <w:bCs/>
            <w:strike/>
          </w:rPr>
          <w:delText>错误</w:delText>
        </w:r>
        <w:r w:rsidR="009736A5" w:rsidDel="00E71FAC">
          <w:rPr>
            <w:rFonts w:hint="eastAsia"/>
            <w:b/>
            <w:bCs/>
            <w:strike/>
          </w:rPr>
          <w:delText>!</w:delText>
        </w:r>
        <w:r w:rsidR="009736A5" w:rsidDel="00E71FAC">
          <w:rPr>
            <w:rFonts w:hint="eastAsia"/>
            <w:b/>
            <w:bCs/>
            <w:strike/>
          </w:rPr>
          <w:delText>未找到引用源。</w:delText>
        </w:r>
        <w:r w:rsidRPr="000C11D2" w:rsidDel="00E71FAC">
          <w:rPr>
            <w:strike/>
          </w:rPr>
          <w:fldChar w:fldCharType="end"/>
        </w:r>
      </w:del>
    </w:p>
    <w:p w:rsidR="00C7549E" w:rsidDel="00E71FAC" w:rsidRDefault="00C7549E" w:rsidP="00C7549E">
      <w:pPr>
        <w:rPr>
          <w:del w:id="647" w:author="Zhang, Carol (MSHA)" w:date="2019-08-21T10:58:00Z"/>
        </w:rPr>
      </w:pPr>
    </w:p>
    <w:p w:rsidR="006E61F0" w:rsidDel="00E71FAC" w:rsidRDefault="006E61F0" w:rsidP="00CB6D21">
      <w:pPr>
        <w:pStyle w:val="2"/>
        <w:numPr>
          <w:ilvl w:val="1"/>
          <w:numId w:val="4"/>
        </w:numPr>
        <w:rPr>
          <w:del w:id="648" w:author="Zhang, Carol (MSHA)" w:date="2019-08-21T10:58:00Z"/>
        </w:rPr>
      </w:pPr>
      <w:bookmarkStart w:id="649" w:name="_Ref476649168"/>
      <w:del w:id="650" w:author="Zhang, Carol (MSHA)" w:date="2019-08-21T10:58:00Z">
        <w:r w:rsidDel="00E71FAC">
          <w:rPr>
            <w:rFonts w:hint="eastAsia"/>
          </w:rPr>
          <w:delText>速率</w:delText>
        </w:r>
        <w:bookmarkEnd w:id="570"/>
        <w:bookmarkEnd w:id="649"/>
      </w:del>
    </w:p>
    <w:p w:rsidR="003E1078" w:rsidDel="00E71FAC" w:rsidRDefault="003E1078" w:rsidP="003E1078">
      <w:pPr>
        <w:rPr>
          <w:del w:id="651" w:author="Zhang, Carol (MSHA)" w:date="2019-08-21T10:58:00Z"/>
        </w:rPr>
      </w:pPr>
      <w:del w:id="652" w:author="Zhang, Carol (MSHA)" w:date="2019-08-21T10:58:00Z">
        <w:r w:rsidDel="00E71FAC">
          <w:rPr>
            <w:rFonts w:hint="eastAsia"/>
          </w:rPr>
          <w:delText>速率字段不限大小由具体数值决定，</w:delText>
        </w:r>
        <w:r w:rsidR="00E70E77" w:rsidDel="00E71FAC">
          <w:rPr>
            <w:rFonts w:hint="eastAsia"/>
          </w:rPr>
          <w:delText>第</w:delText>
        </w:r>
        <w:r w:rsidDel="00E71FAC">
          <w:rPr>
            <w:rFonts w:hint="eastAsia"/>
          </w:rPr>
          <w:delText>一个字节必须是放大倍数（泵端处理浮点数效率低</w:delText>
        </w:r>
        <w:r w:rsidDel="00E71FAC">
          <w:delText>）</w:delText>
        </w:r>
        <w:r w:rsidR="00E70E77" w:rsidDel="00E71FAC">
          <w:rPr>
            <w:rFonts w:hint="eastAsia"/>
          </w:rPr>
          <w:delText>。</w:delText>
        </w:r>
        <w:r w:rsidR="000F59C4" w:rsidDel="00E71FAC">
          <w:delText>最</w:delText>
        </w:r>
        <w:r w:rsidR="000F59C4" w:rsidDel="00E71FAC">
          <w:rPr>
            <w:rFonts w:hint="eastAsia"/>
          </w:rPr>
          <w:delText>小长度为</w:delText>
        </w:r>
        <w:r w:rsidR="00E70E77" w:rsidDel="00E71FAC">
          <w:delText>6</w:delText>
        </w:r>
        <w:r w:rsidR="000F59C4" w:rsidDel="00E71FAC">
          <w:rPr>
            <w:rFonts w:hint="eastAsia"/>
          </w:rPr>
          <w:delText>个字节。</w:delText>
        </w:r>
        <w:r w:rsidR="00D3062A" w:rsidDel="00E71FAC">
          <w:rPr>
            <w:rFonts w:hint="eastAsia"/>
          </w:rPr>
          <w:delText>默认单位：</w:delText>
        </w:r>
        <w:r w:rsidR="00D3062A" w:rsidDel="00E71FAC">
          <w:delText>mL</w:delText>
        </w:r>
        <w:r w:rsidR="000163DA" w:rsidDel="00E71FAC">
          <w:rPr>
            <w:rFonts w:hint="eastAsia"/>
          </w:rPr>
          <w:delText>/</w:delText>
        </w:r>
        <w:r w:rsidR="0035388E" w:rsidDel="00E71FAC">
          <w:rPr>
            <w:rFonts w:hint="eastAsia"/>
          </w:rPr>
          <w:delText>h</w:delText>
        </w:r>
        <w:r w:rsidR="00D3062A"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E70E77" w:rsidRPr="00513A48" w:rsidDel="00E71FAC" w:rsidTr="00102CB8">
        <w:trPr>
          <w:jc w:val="center"/>
          <w:del w:id="653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54" w:author="Zhang, Carol (MSHA)" w:date="2019-08-21T10:58:00Z"/>
                <w:sz w:val="18"/>
                <w:szCs w:val="18"/>
              </w:rPr>
            </w:pPr>
            <w:del w:id="65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56" w:author="Zhang, Carol (MSHA)" w:date="2019-08-21T10:58:00Z"/>
                <w:sz w:val="18"/>
                <w:szCs w:val="18"/>
              </w:rPr>
            </w:pPr>
            <w:del w:id="65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58" w:author="Zhang, Carol (MSHA)" w:date="2019-08-21T10:58:00Z"/>
                <w:sz w:val="18"/>
                <w:szCs w:val="18"/>
              </w:rPr>
            </w:pPr>
            <w:del w:id="65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60" w:author="Zhang, Carol (MSHA)" w:date="2019-08-21T10:58:00Z"/>
                <w:sz w:val="18"/>
                <w:szCs w:val="18"/>
              </w:rPr>
            </w:pPr>
            <w:del w:id="66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62" w:author="Zhang, Carol (MSHA)" w:date="2019-08-21T10:58:00Z"/>
                <w:sz w:val="18"/>
                <w:szCs w:val="18"/>
              </w:rPr>
            </w:pPr>
            <w:del w:id="66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64" w:author="Zhang, Carol (MSHA)" w:date="2019-08-21T10:58:00Z"/>
                <w:sz w:val="18"/>
                <w:szCs w:val="18"/>
              </w:rPr>
            </w:pPr>
            <w:del w:id="66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66" w:author="Zhang, Carol (MSHA)" w:date="2019-08-21T10:58:00Z"/>
                <w:sz w:val="18"/>
                <w:szCs w:val="18"/>
              </w:rPr>
            </w:pPr>
            <w:del w:id="66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17295A" w:rsidDel="00E71FAC" w:rsidRDefault="00E70E77" w:rsidP="00DB2D4B">
            <w:pPr>
              <w:jc w:val="center"/>
              <w:rPr>
                <w:del w:id="668" w:author="Zhang, Carol (MSHA)" w:date="2019-08-21T10:58:00Z"/>
                <w:sz w:val="18"/>
                <w:szCs w:val="18"/>
              </w:rPr>
            </w:pPr>
            <w:del w:id="66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70" w:author="Zhang, Carol (MSHA)" w:date="2019-08-21T10:58:00Z"/>
                <w:sz w:val="18"/>
                <w:szCs w:val="18"/>
              </w:rPr>
            </w:pPr>
            <w:del w:id="67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72" w:author="Zhang, Carol (MSHA)" w:date="2019-08-21T10:58:00Z"/>
                <w:sz w:val="18"/>
                <w:szCs w:val="18"/>
              </w:rPr>
            </w:pPr>
            <w:del w:id="67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74" w:author="Zhang, Carol (MSHA)" w:date="2019-08-21T10:58:00Z"/>
                <w:sz w:val="18"/>
                <w:szCs w:val="18"/>
              </w:rPr>
            </w:pPr>
            <w:del w:id="67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76" w:author="Zhang, Carol (MSHA)" w:date="2019-08-21T10:58:00Z"/>
                <w:sz w:val="18"/>
                <w:szCs w:val="18"/>
              </w:rPr>
            </w:pPr>
            <w:del w:id="67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78" w:author="Zhang, Carol (MSHA)" w:date="2019-08-21T10:58:00Z"/>
                <w:sz w:val="18"/>
                <w:szCs w:val="18"/>
              </w:rPr>
            </w:pPr>
            <w:del w:id="67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80" w:author="Zhang, Carol (MSHA)" w:date="2019-08-21T10:58:00Z"/>
                <w:sz w:val="18"/>
                <w:szCs w:val="18"/>
              </w:rPr>
            </w:pPr>
            <w:del w:id="68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82" w:author="Zhang, Carol (MSHA)" w:date="2019-08-21T10:58:00Z"/>
                <w:sz w:val="18"/>
                <w:szCs w:val="18"/>
              </w:rPr>
            </w:pPr>
            <w:del w:id="68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0E77" w:rsidRPr="00513A48" w:rsidDel="00E71FAC" w:rsidRDefault="00E70E77" w:rsidP="00DB2D4B">
            <w:pPr>
              <w:jc w:val="center"/>
              <w:rPr>
                <w:del w:id="684" w:author="Zhang, Carol (MSHA)" w:date="2019-08-21T10:58:00Z"/>
                <w:sz w:val="18"/>
                <w:szCs w:val="18"/>
              </w:rPr>
            </w:pPr>
            <w:del w:id="68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E70E77" w:rsidDel="00E71FAC" w:rsidTr="00102CB8">
        <w:trPr>
          <w:jc w:val="center"/>
          <w:del w:id="686" w:author="Zhang, Carol (MSHA)" w:date="2019-08-21T10:58:00Z"/>
        </w:trPr>
        <w:tc>
          <w:tcPr>
            <w:tcW w:w="7992" w:type="dxa"/>
            <w:gridSpan w:val="17"/>
          </w:tcPr>
          <w:p w:rsidR="00E70E77" w:rsidDel="00E71FAC" w:rsidRDefault="00121D2E" w:rsidP="00E70E77">
            <w:pPr>
              <w:jc w:val="center"/>
              <w:rPr>
                <w:del w:id="687" w:author="Zhang, Carol (MSHA)" w:date="2019-08-21T10:58:00Z"/>
                <w:b/>
              </w:rPr>
            </w:pPr>
            <w:del w:id="688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E70E77" w:rsidDel="00E71FAC" w:rsidTr="00102CB8">
        <w:trPr>
          <w:jc w:val="center"/>
          <w:del w:id="689" w:author="Zhang, Carol (MSHA)" w:date="2019-08-21T10:58:00Z"/>
        </w:trPr>
        <w:tc>
          <w:tcPr>
            <w:tcW w:w="7992" w:type="dxa"/>
            <w:gridSpan w:val="17"/>
          </w:tcPr>
          <w:p w:rsidR="00E70E77" w:rsidDel="00E71FAC" w:rsidRDefault="00E70E77" w:rsidP="0071706A">
            <w:pPr>
              <w:jc w:val="center"/>
              <w:rPr>
                <w:del w:id="690" w:author="Zhang, Carol (MSHA)" w:date="2019-08-21T10:58:00Z"/>
                <w:b/>
              </w:rPr>
            </w:pPr>
            <w:del w:id="691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R="0071706A" w:rsidDel="00E71FAC">
                <w:rPr>
                  <w:b/>
                </w:rPr>
                <w:delText>4</w:delText>
              </w:r>
            </w:del>
          </w:p>
        </w:tc>
      </w:tr>
      <w:tr w:rsidR="00E70E77" w:rsidDel="00E71FAC" w:rsidTr="00102CB8">
        <w:trPr>
          <w:jc w:val="center"/>
          <w:del w:id="692" w:author="Zhang, Carol (MSHA)" w:date="2019-08-21T10:58:00Z"/>
        </w:trPr>
        <w:tc>
          <w:tcPr>
            <w:tcW w:w="3996" w:type="dxa"/>
            <w:gridSpan w:val="9"/>
          </w:tcPr>
          <w:p w:rsidR="00E70E77" w:rsidRPr="00E70E77" w:rsidDel="00E71FAC" w:rsidRDefault="00121D2E" w:rsidP="00DB2D4B">
            <w:pPr>
              <w:jc w:val="center"/>
              <w:rPr>
                <w:del w:id="693" w:author="Zhang, Carol (MSHA)" w:date="2019-08-21T10:58:00Z"/>
                <w:rStyle w:val="a9"/>
              </w:rPr>
            </w:pPr>
            <w:del w:id="694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E70E77" w:rsidDel="00E71FAC" w:rsidRDefault="00E70E77" w:rsidP="00DB2D4B">
            <w:pPr>
              <w:jc w:val="center"/>
              <w:rPr>
                <w:del w:id="695" w:author="Zhang, Carol (MSHA)" w:date="2019-08-21T10:58:00Z"/>
                <w:b/>
              </w:rPr>
            </w:pPr>
            <w:del w:id="696" w:author="Zhang, Carol (MSHA)" w:date="2019-08-21T10:58:00Z">
              <w:r w:rsidDel="00E71FAC">
                <w:rPr>
                  <w:b/>
                </w:rPr>
                <w:delText>Rate 1</w:delText>
              </w:r>
            </w:del>
          </w:p>
        </w:tc>
      </w:tr>
      <w:tr w:rsidR="00E70E77" w:rsidDel="00E71FAC" w:rsidTr="00102CB8">
        <w:trPr>
          <w:jc w:val="center"/>
          <w:del w:id="697" w:author="Zhang, Carol (MSHA)" w:date="2019-08-21T10:58:00Z"/>
        </w:trPr>
        <w:tc>
          <w:tcPr>
            <w:tcW w:w="3996" w:type="dxa"/>
            <w:gridSpan w:val="9"/>
          </w:tcPr>
          <w:p w:rsidR="00E70E77" w:rsidRPr="00E70E77" w:rsidDel="00E71FAC" w:rsidRDefault="00E70E77" w:rsidP="00DB2D4B">
            <w:pPr>
              <w:jc w:val="center"/>
              <w:rPr>
                <w:del w:id="698" w:author="Zhang, Carol (MSHA)" w:date="2019-08-21T10:58:00Z"/>
                <w:rStyle w:val="a9"/>
                <w:b/>
              </w:rPr>
            </w:pPr>
            <w:del w:id="699" w:author="Zhang, Carol (MSHA)" w:date="2019-08-21T10:58:00Z">
              <w:r w:rsidDel="00E71FAC">
                <w:rPr>
                  <w:b/>
                </w:rPr>
                <w:delText>Rate 2</w:delText>
              </w:r>
            </w:del>
          </w:p>
        </w:tc>
        <w:tc>
          <w:tcPr>
            <w:tcW w:w="3996" w:type="dxa"/>
            <w:gridSpan w:val="8"/>
          </w:tcPr>
          <w:p w:rsidR="00E70E77" w:rsidDel="00E71FAC" w:rsidRDefault="0071706A" w:rsidP="00DB2D4B">
            <w:pPr>
              <w:jc w:val="center"/>
              <w:rPr>
                <w:del w:id="700" w:author="Zhang, Carol (MSHA)" w:date="2019-08-21T10:58:00Z"/>
                <w:b/>
              </w:rPr>
            </w:pPr>
            <w:del w:id="701" w:author="Zhang, Carol (MSHA)" w:date="2019-08-21T10:58:00Z">
              <w:r w:rsidDel="00E71FAC">
                <w:rPr>
                  <w:b/>
                </w:rPr>
                <w:delText>Rate3</w:delText>
              </w:r>
            </w:del>
          </w:p>
        </w:tc>
      </w:tr>
    </w:tbl>
    <w:p w:rsidR="00E70E77" w:rsidDel="00E71FAC" w:rsidRDefault="00E70E77" w:rsidP="003E1078">
      <w:pPr>
        <w:rPr>
          <w:del w:id="702" w:author="Zhang, Carol (MSHA)" w:date="2019-08-21T10:58:00Z"/>
        </w:rPr>
      </w:pPr>
    </w:p>
    <w:p w:rsidR="00BC12A7" w:rsidDel="00E71FAC" w:rsidRDefault="00BC12A7" w:rsidP="00BC12A7">
      <w:pPr>
        <w:pStyle w:val="2"/>
        <w:numPr>
          <w:ilvl w:val="1"/>
          <w:numId w:val="4"/>
        </w:numPr>
        <w:rPr>
          <w:del w:id="703" w:author="Zhang, Carol (MSHA)" w:date="2019-08-21T10:58:00Z"/>
        </w:rPr>
      </w:pPr>
      <w:bookmarkStart w:id="704" w:name="_Ref452111286"/>
      <w:del w:id="705" w:author="Zhang, Carol (MSHA)" w:date="2019-08-21T10:58:00Z">
        <w:r w:rsidDel="00E71FAC">
          <w:rPr>
            <w:rFonts w:hint="eastAsia"/>
          </w:rPr>
          <w:delText>输注</w:delText>
        </w:r>
        <w:r w:rsidR="00826FD3" w:rsidDel="00E71FAC">
          <w:rPr>
            <w:rFonts w:hint="eastAsia"/>
          </w:rPr>
          <w:delText>速率</w:delText>
        </w:r>
        <w:r w:rsidDel="00E71FAC">
          <w:rPr>
            <w:rFonts w:hint="eastAsia"/>
          </w:rPr>
          <w:delText>单位</w:delText>
        </w:r>
        <w:bookmarkEnd w:id="704"/>
      </w:del>
    </w:p>
    <w:p w:rsidR="00BC12A7" w:rsidDel="00E71FAC" w:rsidRDefault="00DA59EE" w:rsidP="00BC12A7">
      <w:pPr>
        <w:rPr>
          <w:del w:id="706" w:author="Zhang, Carol (MSHA)" w:date="2019-08-21T10:58:00Z"/>
        </w:rPr>
      </w:pPr>
      <w:del w:id="707" w:author="Zhang, Carol (MSHA)" w:date="2019-08-21T10:58:00Z">
        <w:r w:rsidDel="00E71FAC">
          <w:rPr>
            <w:rFonts w:hint="eastAsia"/>
          </w:rPr>
          <w:delText>速率</w:delText>
        </w:r>
        <w:r w:rsidR="00BC12A7" w:rsidDel="00E71FAC">
          <w:rPr>
            <w:rFonts w:hint="eastAsia"/>
          </w:rPr>
          <w:delText>单位字段</w:delText>
        </w:r>
        <w:r w:rsidR="00BC12A7" w:rsidDel="00E71FAC">
          <w:delText>包含</w:delText>
        </w:r>
        <w:r w:rsidDel="00E71FAC">
          <w:rPr>
            <w:rFonts w:hint="eastAsia"/>
          </w:rPr>
          <w:delText>速率</w:delText>
        </w:r>
        <w:r w:rsidR="00BC12A7" w:rsidDel="00E71FAC">
          <w:rPr>
            <w:rFonts w:hint="eastAsia"/>
          </w:rPr>
          <w:delText>单位</w:delText>
        </w:r>
        <w:r w:rsidR="00BC12A7" w:rsidDel="00E71FAC">
          <w:rPr>
            <w:rFonts w:hint="eastAsia"/>
          </w:rPr>
          <w:delText>ID</w:delText>
        </w:r>
        <w:r w:rsidR="00BC12A7"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BC12A7" w:rsidRPr="00513A48" w:rsidDel="00E71FAC" w:rsidTr="00E26B8C">
        <w:trPr>
          <w:jc w:val="center"/>
          <w:del w:id="708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09" w:author="Zhang, Carol (MSHA)" w:date="2019-08-21T10:58:00Z"/>
                <w:sz w:val="18"/>
                <w:szCs w:val="18"/>
              </w:rPr>
            </w:pPr>
            <w:del w:id="71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11" w:author="Zhang, Carol (MSHA)" w:date="2019-08-21T10:58:00Z"/>
                <w:sz w:val="18"/>
                <w:szCs w:val="18"/>
              </w:rPr>
            </w:pPr>
            <w:del w:id="71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13" w:author="Zhang, Carol (MSHA)" w:date="2019-08-21T10:58:00Z"/>
                <w:sz w:val="18"/>
                <w:szCs w:val="18"/>
              </w:rPr>
            </w:pPr>
            <w:del w:id="71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15" w:author="Zhang, Carol (MSHA)" w:date="2019-08-21T10:58:00Z"/>
                <w:sz w:val="18"/>
                <w:szCs w:val="18"/>
              </w:rPr>
            </w:pPr>
            <w:del w:id="71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17" w:author="Zhang, Carol (MSHA)" w:date="2019-08-21T10:58:00Z"/>
                <w:sz w:val="18"/>
                <w:szCs w:val="18"/>
              </w:rPr>
            </w:pPr>
            <w:del w:id="71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19" w:author="Zhang, Carol (MSHA)" w:date="2019-08-21T10:58:00Z"/>
                <w:sz w:val="18"/>
                <w:szCs w:val="18"/>
              </w:rPr>
            </w:pPr>
            <w:del w:id="72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21" w:author="Zhang, Carol (MSHA)" w:date="2019-08-21T10:58:00Z"/>
                <w:sz w:val="18"/>
                <w:szCs w:val="18"/>
              </w:rPr>
            </w:pPr>
            <w:del w:id="72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17295A" w:rsidDel="00E71FAC" w:rsidRDefault="00BC12A7" w:rsidP="00E26B8C">
            <w:pPr>
              <w:jc w:val="center"/>
              <w:rPr>
                <w:del w:id="723" w:author="Zhang, Carol (MSHA)" w:date="2019-08-21T10:58:00Z"/>
                <w:sz w:val="18"/>
                <w:szCs w:val="18"/>
              </w:rPr>
            </w:pPr>
            <w:del w:id="72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25" w:author="Zhang, Carol (MSHA)" w:date="2019-08-21T10:58:00Z"/>
                <w:sz w:val="18"/>
                <w:szCs w:val="18"/>
              </w:rPr>
            </w:pPr>
            <w:del w:id="72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27" w:author="Zhang, Carol (MSHA)" w:date="2019-08-21T10:58:00Z"/>
                <w:sz w:val="18"/>
                <w:szCs w:val="18"/>
              </w:rPr>
            </w:pPr>
            <w:del w:id="72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29" w:author="Zhang, Carol (MSHA)" w:date="2019-08-21T10:58:00Z"/>
                <w:sz w:val="18"/>
                <w:szCs w:val="18"/>
              </w:rPr>
            </w:pPr>
            <w:del w:id="73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31" w:author="Zhang, Carol (MSHA)" w:date="2019-08-21T10:58:00Z"/>
                <w:sz w:val="18"/>
                <w:szCs w:val="18"/>
              </w:rPr>
            </w:pPr>
            <w:del w:id="73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33" w:author="Zhang, Carol (MSHA)" w:date="2019-08-21T10:58:00Z"/>
                <w:sz w:val="18"/>
                <w:szCs w:val="18"/>
              </w:rPr>
            </w:pPr>
            <w:del w:id="73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35" w:author="Zhang, Carol (MSHA)" w:date="2019-08-21T10:58:00Z"/>
                <w:sz w:val="18"/>
                <w:szCs w:val="18"/>
              </w:rPr>
            </w:pPr>
            <w:del w:id="73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37" w:author="Zhang, Carol (MSHA)" w:date="2019-08-21T10:58:00Z"/>
                <w:sz w:val="18"/>
                <w:szCs w:val="18"/>
              </w:rPr>
            </w:pPr>
            <w:del w:id="73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BC12A7" w:rsidRPr="00513A48" w:rsidDel="00E71FAC" w:rsidRDefault="00BC12A7" w:rsidP="00E26B8C">
            <w:pPr>
              <w:jc w:val="center"/>
              <w:rPr>
                <w:del w:id="739" w:author="Zhang, Carol (MSHA)" w:date="2019-08-21T10:58:00Z"/>
                <w:sz w:val="18"/>
                <w:szCs w:val="18"/>
              </w:rPr>
            </w:pPr>
            <w:del w:id="74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BC12A7" w:rsidDel="00E71FAC" w:rsidTr="00E26B8C">
        <w:trPr>
          <w:jc w:val="center"/>
          <w:del w:id="741" w:author="Zhang, Carol (MSHA)" w:date="2019-08-21T10:58:00Z"/>
        </w:trPr>
        <w:tc>
          <w:tcPr>
            <w:tcW w:w="7992" w:type="dxa"/>
            <w:gridSpan w:val="17"/>
          </w:tcPr>
          <w:p w:rsidR="00BC12A7" w:rsidDel="00E71FAC" w:rsidRDefault="00BC12A7" w:rsidP="00E26B8C">
            <w:pPr>
              <w:jc w:val="center"/>
              <w:rPr>
                <w:del w:id="742" w:author="Zhang, Carol (MSHA)" w:date="2019-08-21T10:58:00Z"/>
                <w:b/>
              </w:rPr>
            </w:pPr>
            <w:del w:id="743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BC12A7" w:rsidDel="00E71FAC" w:rsidTr="00E26B8C">
        <w:trPr>
          <w:jc w:val="center"/>
          <w:del w:id="744" w:author="Zhang, Carol (MSHA)" w:date="2019-08-21T10:58:00Z"/>
        </w:trPr>
        <w:tc>
          <w:tcPr>
            <w:tcW w:w="7992" w:type="dxa"/>
            <w:gridSpan w:val="17"/>
          </w:tcPr>
          <w:p w:rsidR="00BC12A7" w:rsidDel="00E71FAC" w:rsidRDefault="00BC12A7" w:rsidP="00E26B8C">
            <w:pPr>
              <w:jc w:val="center"/>
              <w:rPr>
                <w:del w:id="745" w:author="Zhang, Carol (MSHA)" w:date="2019-08-21T10:58:00Z"/>
                <w:b/>
              </w:rPr>
            </w:pPr>
            <w:del w:id="746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BC12A7" w:rsidDel="00E71FAC" w:rsidTr="00E26B8C">
        <w:trPr>
          <w:gridAfter w:val="8"/>
          <w:wAfter w:w="4164" w:type="dxa"/>
          <w:jc w:val="center"/>
          <w:del w:id="747" w:author="Zhang, Carol (MSHA)" w:date="2019-08-21T10:58:00Z"/>
        </w:trPr>
        <w:tc>
          <w:tcPr>
            <w:tcW w:w="3828" w:type="dxa"/>
            <w:gridSpan w:val="9"/>
          </w:tcPr>
          <w:p w:rsidR="00BC12A7" w:rsidRPr="00E70E77" w:rsidDel="00E71FAC" w:rsidRDefault="00BC12A7" w:rsidP="00E26B8C">
            <w:pPr>
              <w:jc w:val="center"/>
              <w:rPr>
                <w:del w:id="748" w:author="Zhang, Carol (MSHA)" w:date="2019-08-21T10:58:00Z"/>
                <w:rStyle w:val="a9"/>
              </w:rPr>
            </w:pPr>
            <w:del w:id="749" w:author="Zhang, Carol (MSHA)" w:date="2019-08-21T10:58:00Z">
              <w:r w:rsidRPr="00EE2E90" w:rsidDel="00E71FAC">
                <w:rPr>
                  <w:color w:val="0000FF"/>
                </w:rPr>
                <w:fldChar w:fldCharType="begin"/>
              </w:r>
              <w:r w:rsidRPr="00EE2E90" w:rsidDel="00E71FAC">
                <w:rPr>
                  <w:color w:val="0000FF"/>
                </w:rPr>
                <w:delInstrText xml:space="preserve"> REF _Ref454208068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EE2E90" w:rsidDel="00E71FAC">
                <w:rPr>
                  <w:color w:val="0000FF"/>
                </w:rPr>
              </w:r>
              <w:r w:rsidRPr="00EE2E90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Infusion Rate Unit</w:delText>
              </w:r>
              <w:r w:rsidRPr="00EE2E90" w:rsidDel="00E71FAC">
                <w:rPr>
                  <w:color w:val="0000FF"/>
                </w:rPr>
                <w:fldChar w:fldCharType="end"/>
              </w:r>
            </w:del>
          </w:p>
        </w:tc>
      </w:tr>
    </w:tbl>
    <w:p w:rsidR="00BC12A7" w:rsidDel="00E71FAC" w:rsidRDefault="00BC12A7" w:rsidP="00BC12A7">
      <w:pPr>
        <w:rPr>
          <w:del w:id="750" w:author="Zhang, Carol (MSHA)" w:date="2019-08-21T10:58:00Z"/>
        </w:rPr>
      </w:pPr>
    </w:p>
    <w:p w:rsidR="00B75C52" w:rsidDel="00E71FAC" w:rsidRDefault="00B75C52" w:rsidP="00B75C52">
      <w:pPr>
        <w:pStyle w:val="2"/>
        <w:numPr>
          <w:ilvl w:val="1"/>
          <w:numId w:val="4"/>
        </w:numPr>
        <w:rPr>
          <w:del w:id="751" w:author="Zhang, Carol (MSHA)" w:date="2019-08-21T10:58:00Z"/>
        </w:rPr>
      </w:pPr>
      <w:bookmarkStart w:id="752" w:name="_Ref454206172"/>
      <w:del w:id="753" w:author="Zhang, Carol (MSHA)" w:date="2019-08-21T10:58:00Z">
        <w:r w:rsidDel="00E71FAC">
          <w:delText>VTBI</w:delText>
        </w:r>
        <w:bookmarkEnd w:id="752"/>
      </w:del>
    </w:p>
    <w:p w:rsidR="00B75C52" w:rsidDel="00E71FAC" w:rsidRDefault="00B75C52" w:rsidP="00B75C52">
      <w:pPr>
        <w:rPr>
          <w:del w:id="754" w:author="Zhang, Carol (MSHA)" w:date="2019-08-21T10:58:00Z"/>
        </w:rPr>
      </w:pPr>
      <w:del w:id="755" w:author="Zhang, Carol (MSHA)" w:date="2019-08-21T10:58:00Z">
        <w:r w:rsidRPr="00610370" w:rsidDel="00E71FAC">
          <w:delText>VTBI</w:delText>
        </w:r>
        <w:r w:rsidDel="00E71FAC">
          <w:rPr>
            <w:rFonts w:hint="eastAsia"/>
          </w:rPr>
          <w:delText>字段包含放大倍数和放大后的数据，默认单位：</w:delText>
        </w:r>
        <w:r w:rsidDel="00E71FAC">
          <w:delText>mL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B75C52" w:rsidRPr="00513A48" w:rsidDel="00E71FAC" w:rsidTr="00E26B8C">
        <w:trPr>
          <w:jc w:val="center"/>
          <w:del w:id="756" w:author="Zhang, Carol (MSHA)" w:date="2019-08-21T10:58:00Z"/>
        </w:trPr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57" w:author="Zhang, Carol (MSHA)" w:date="2019-08-21T10:58:00Z"/>
                <w:sz w:val="18"/>
                <w:szCs w:val="18"/>
              </w:rPr>
            </w:pPr>
            <w:del w:id="75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59" w:author="Zhang, Carol (MSHA)" w:date="2019-08-21T10:58:00Z"/>
                <w:sz w:val="18"/>
                <w:szCs w:val="18"/>
              </w:rPr>
            </w:pPr>
            <w:del w:id="76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61" w:author="Zhang, Carol (MSHA)" w:date="2019-08-21T10:58:00Z"/>
                <w:sz w:val="18"/>
                <w:szCs w:val="18"/>
              </w:rPr>
            </w:pPr>
            <w:del w:id="76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63" w:author="Zhang, Carol (MSHA)" w:date="2019-08-21T10:58:00Z"/>
                <w:sz w:val="18"/>
                <w:szCs w:val="18"/>
              </w:rPr>
            </w:pPr>
            <w:del w:id="76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65" w:author="Zhang, Carol (MSHA)" w:date="2019-08-21T10:58:00Z"/>
                <w:sz w:val="18"/>
                <w:szCs w:val="18"/>
              </w:rPr>
            </w:pPr>
            <w:del w:id="76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67" w:author="Zhang, Carol (MSHA)" w:date="2019-08-21T10:58:00Z"/>
                <w:sz w:val="18"/>
                <w:szCs w:val="18"/>
              </w:rPr>
            </w:pPr>
            <w:del w:id="76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69" w:author="Zhang, Carol (MSHA)" w:date="2019-08-21T10:58:00Z"/>
                <w:sz w:val="18"/>
                <w:szCs w:val="18"/>
              </w:rPr>
            </w:pPr>
            <w:del w:id="77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B75C52" w:rsidRPr="0017295A" w:rsidDel="00E71FAC" w:rsidRDefault="00B75C52" w:rsidP="00E26B8C">
            <w:pPr>
              <w:jc w:val="center"/>
              <w:rPr>
                <w:del w:id="771" w:author="Zhang, Carol (MSHA)" w:date="2019-08-21T10:58:00Z"/>
                <w:sz w:val="18"/>
                <w:szCs w:val="18"/>
              </w:rPr>
            </w:pPr>
            <w:del w:id="77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73" w:author="Zhang, Carol (MSHA)" w:date="2019-08-21T10:58:00Z"/>
                <w:sz w:val="18"/>
                <w:szCs w:val="18"/>
              </w:rPr>
            </w:pPr>
            <w:del w:id="77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75" w:author="Zhang, Carol (MSHA)" w:date="2019-08-21T10:58:00Z"/>
                <w:sz w:val="18"/>
                <w:szCs w:val="18"/>
              </w:rPr>
            </w:pPr>
            <w:del w:id="77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77" w:author="Zhang, Carol (MSHA)" w:date="2019-08-21T10:58:00Z"/>
                <w:sz w:val="18"/>
                <w:szCs w:val="18"/>
              </w:rPr>
            </w:pPr>
            <w:del w:id="77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79" w:author="Zhang, Carol (MSHA)" w:date="2019-08-21T10:58:00Z"/>
                <w:sz w:val="18"/>
                <w:szCs w:val="18"/>
              </w:rPr>
            </w:pPr>
            <w:del w:id="78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81" w:author="Zhang, Carol (MSHA)" w:date="2019-08-21T10:58:00Z"/>
                <w:sz w:val="18"/>
                <w:szCs w:val="18"/>
              </w:rPr>
            </w:pPr>
            <w:del w:id="78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83" w:author="Zhang, Carol (MSHA)" w:date="2019-08-21T10:58:00Z"/>
                <w:sz w:val="18"/>
                <w:szCs w:val="18"/>
              </w:rPr>
            </w:pPr>
            <w:del w:id="78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85" w:author="Zhang, Carol (MSHA)" w:date="2019-08-21T10:58:00Z"/>
                <w:sz w:val="18"/>
                <w:szCs w:val="18"/>
              </w:rPr>
            </w:pPr>
            <w:del w:id="78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B75C52" w:rsidRPr="00513A48" w:rsidDel="00E71FAC" w:rsidRDefault="00B75C52" w:rsidP="00E26B8C">
            <w:pPr>
              <w:jc w:val="center"/>
              <w:rPr>
                <w:del w:id="787" w:author="Zhang, Carol (MSHA)" w:date="2019-08-21T10:58:00Z"/>
                <w:sz w:val="18"/>
                <w:szCs w:val="18"/>
              </w:rPr>
            </w:pPr>
            <w:del w:id="78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B75C52" w:rsidDel="00E71FAC" w:rsidTr="00E26B8C">
        <w:trPr>
          <w:jc w:val="center"/>
          <w:del w:id="789" w:author="Zhang, Carol (MSHA)" w:date="2019-08-21T10:58:00Z"/>
        </w:trPr>
        <w:tc>
          <w:tcPr>
            <w:tcW w:w="7939" w:type="dxa"/>
            <w:gridSpan w:val="17"/>
          </w:tcPr>
          <w:p w:rsidR="00B75C52" w:rsidDel="00E71FAC" w:rsidRDefault="00B75C52" w:rsidP="00E26B8C">
            <w:pPr>
              <w:jc w:val="center"/>
              <w:rPr>
                <w:del w:id="790" w:author="Zhang, Carol (MSHA)" w:date="2019-08-21T10:58:00Z"/>
                <w:b/>
              </w:rPr>
            </w:pPr>
            <w:del w:id="791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B75C52" w:rsidDel="00E71FAC" w:rsidTr="00E26B8C">
        <w:trPr>
          <w:jc w:val="center"/>
          <w:del w:id="792" w:author="Zhang, Carol (MSHA)" w:date="2019-08-21T10:58:00Z"/>
        </w:trPr>
        <w:tc>
          <w:tcPr>
            <w:tcW w:w="7939" w:type="dxa"/>
            <w:gridSpan w:val="17"/>
          </w:tcPr>
          <w:p w:rsidR="00B75C52" w:rsidDel="00E71FAC" w:rsidRDefault="00B75C52" w:rsidP="00E26B8C">
            <w:pPr>
              <w:jc w:val="center"/>
              <w:rPr>
                <w:del w:id="793" w:author="Zhang, Carol (MSHA)" w:date="2019-08-21T10:58:00Z"/>
                <w:b/>
              </w:rPr>
            </w:pPr>
            <w:del w:id="794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2</w:delText>
              </w:r>
              <w:r w:rsidDel="00E71FAC">
                <w:rPr>
                  <w:b/>
                </w:rPr>
                <w:delText>~0xFFFF</w:delText>
              </w:r>
            </w:del>
          </w:p>
        </w:tc>
      </w:tr>
      <w:tr w:rsidR="00B75C52" w:rsidDel="00E71FAC" w:rsidTr="00E26B8C">
        <w:trPr>
          <w:jc w:val="center"/>
          <w:del w:id="795" w:author="Zhang, Carol (MSHA)" w:date="2019-08-21T10:58:00Z"/>
        </w:trPr>
        <w:tc>
          <w:tcPr>
            <w:tcW w:w="4302" w:type="dxa"/>
            <w:gridSpan w:val="9"/>
          </w:tcPr>
          <w:p w:rsidR="00B75C52" w:rsidDel="00E71FAC" w:rsidRDefault="00B75C52" w:rsidP="00E26B8C">
            <w:pPr>
              <w:jc w:val="center"/>
              <w:rPr>
                <w:del w:id="796" w:author="Zhang, Carol (MSHA)" w:date="2019-08-21T10:58:00Z"/>
                <w:b/>
              </w:rPr>
            </w:pPr>
            <w:del w:id="797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637" w:type="dxa"/>
            <w:gridSpan w:val="8"/>
          </w:tcPr>
          <w:p w:rsidR="00B75C52" w:rsidRPr="00C85507" w:rsidDel="00E71FAC" w:rsidRDefault="00B75C52" w:rsidP="00E26B8C">
            <w:pPr>
              <w:jc w:val="center"/>
              <w:rPr>
                <w:del w:id="798" w:author="Zhang, Carol (MSHA)" w:date="2019-08-21T10:58:00Z"/>
                <w:b/>
              </w:rPr>
            </w:pPr>
            <w:del w:id="799" w:author="Zhang, Carol (MSHA)" w:date="2019-08-21T10:58:00Z">
              <w:r w:rsidRPr="00064269" w:rsidDel="00E71FAC">
                <w:rPr>
                  <w:b/>
                </w:rPr>
                <w:delText>VTBI</w:delText>
              </w:r>
              <w:r w:rsidDel="00E71FAC">
                <w:rPr>
                  <w:b/>
                </w:rPr>
                <w:delText xml:space="preserve"> 1</w:delText>
              </w:r>
            </w:del>
          </w:p>
        </w:tc>
      </w:tr>
      <w:tr w:rsidR="00B75C52" w:rsidDel="00E71FAC" w:rsidTr="00E26B8C">
        <w:trPr>
          <w:jc w:val="center"/>
          <w:del w:id="800" w:author="Zhang, Carol (MSHA)" w:date="2019-08-21T10:58:00Z"/>
        </w:trPr>
        <w:tc>
          <w:tcPr>
            <w:tcW w:w="4302" w:type="dxa"/>
            <w:gridSpan w:val="9"/>
          </w:tcPr>
          <w:p w:rsidR="00B75C52" w:rsidRPr="00C85507" w:rsidDel="00E71FAC" w:rsidRDefault="00B75C52" w:rsidP="00E26B8C">
            <w:pPr>
              <w:jc w:val="center"/>
              <w:rPr>
                <w:del w:id="801" w:author="Zhang, Carol (MSHA)" w:date="2019-08-21T10:58:00Z"/>
              </w:rPr>
            </w:pPr>
            <w:del w:id="802" w:author="Zhang, Carol (MSHA)" w:date="2019-08-21T10:58:00Z">
              <w:r w:rsidRPr="00064269" w:rsidDel="00E71FAC">
                <w:rPr>
                  <w:b/>
                </w:rPr>
                <w:delText>VTBI</w:delText>
              </w:r>
              <w:r w:rsidDel="00E71FAC">
                <w:rPr>
                  <w:b/>
                </w:rPr>
                <w:delText xml:space="preserve"> 2</w:delText>
              </w:r>
            </w:del>
          </w:p>
        </w:tc>
        <w:tc>
          <w:tcPr>
            <w:tcW w:w="3637" w:type="dxa"/>
            <w:gridSpan w:val="8"/>
          </w:tcPr>
          <w:p w:rsidR="00B75C52" w:rsidDel="00E71FAC" w:rsidRDefault="00B75C52" w:rsidP="00E26B8C">
            <w:pPr>
              <w:jc w:val="center"/>
              <w:rPr>
                <w:del w:id="803" w:author="Zhang, Carol (MSHA)" w:date="2019-08-21T10:58:00Z"/>
              </w:rPr>
            </w:pPr>
            <w:del w:id="804" w:author="Zhang, Carol (MSHA)" w:date="2019-08-21T10:58:00Z">
              <w:r w:rsidRPr="00064269" w:rsidDel="00E71FAC">
                <w:rPr>
                  <w:b/>
                </w:rPr>
                <w:delText>VTBI</w:delText>
              </w:r>
              <w:r w:rsidDel="00E71FAC">
                <w:rPr>
                  <w:b/>
                </w:rPr>
                <w:delText xml:space="preserve"> …</w:delText>
              </w:r>
            </w:del>
          </w:p>
        </w:tc>
      </w:tr>
    </w:tbl>
    <w:p w:rsidR="00B75C52" w:rsidDel="00E71FAC" w:rsidRDefault="00B75C52" w:rsidP="00B75C52">
      <w:pPr>
        <w:rPr>
          <w:del w:id="805" w:author="Zhang, Carol (MSHA)" w:date="2019-08-21T10:58:00Z"/>
        </w:rPr>
      </w:pPr>
    </w:p>
    <w:p w:rsidR="002105B9" w:rsidDel="00E71FAC" w:rsidRDefault="004130D9" w:rsidP="002105B9">
      <w:pPr>
        <w:pStyle w:val="2"/>
        <w:numPr>
          <w:ilvl w:val="1"/>
          <w:numId w:val="4"/>
        </w:numPr>
        <w:rPr>
          <w:del w:id="806" w:author="Zhang, Carol (MSHA)" w:date="2019-08-21T10:58:00Z"/>
        </w:rPr>
      </w:pPr>
      <w:bookmarkStart w:id="807" w:name="_Ref474941199"/>
      <w:del w:id="808" w:author="Zhang, Carol (MSHA)" w:date="2019-08-21T10:58:00Z">
        <w:r w:rsidDel="00E71FAC">
          <w:rPr>
            <w:rFonts w:hint="eastAsia"/>
          </w:rPr>
          <w:delText>累计</w:delText>
        </w:r>
        <w:r w:rsidR="00BA52A6" w:rsidDel="00E71FAC">
          <w:rPr>
            <w:rFonts w:hint="eastAsia"/>
          </w:rPr>
          <w:delText>量</w:delText>
        </w:r>
        <w:bookmarkEnd w:id="807"/>
      </w:del>
    </w:p>
    <w:p w:rsidR="002105B9" w:rsidDel="00E71FAC" w:rsidRDefault="00F42CB4" w:rsidP="002105B9">
      <w:pPr>
        <w:rPr>
          <w:del w:id="809" w:author="Zhang, Carol (MSHA)" w:date="2019-08-21T10:58:00Z"/>
        </w:rPr>
      </w:pPr>
      <w:del w:id="810" w:author="Zhang, Carol (MSHA)" w:date="2019-08-21T10:58:00Z">
        <w:r w:rsidDel="00E71FAC">
          <w:rPr>
            <w:rFonts w:hint="eastAsia"/>
          </w:rPr>
          <w:delText>累计量</w:delText>
        </w:r>
        <w:r w:rsidR="002105B9" w:rsidDel="00E71FAC">
          <w:rPr>
            <w:rFonts w:hint="eastAsia"/>
          </w:rPr>
          <w:delText>字段包含放大倍数和放大后的数据，默认单位：</w:delText>
        </w:r>
        <w:r w:rsidR="002105B9" w:rsidDel="00E71FAC">
          <w:delText>mL</w:delText>
        </w:r>
        <w:r w:rsidR="002105B9" w:rsidDel="00E71FAC">
          <w:rPr>
            <w:rFonts w:hint="eastAsia"/>
          </w:rPr>
          <w:delText>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2105B9" w:rsidRPr="00513A48" w:rsidDel="00E71FAC" w:rsidTr="00E26B8C">
        <w:trPr>
          <w:jc w:val="center"/>
          <w:del w:id="811" w:author="Zhang, Carol (MSHA)" w:date="2019-08-21T10:58:00Z"/>
        </w:trPr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12" w:author="Zhang, Carol (MSHA)" w:date="2019-08-21T10:58:00Z"/>
                <w:sz w:val="18"/>
                <w:szCs w:val="18"/>
              </w:rPr>
            </w:pPr>
            <w:del w:id="81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14" w:author="Zhang, Carol (MSHA)" w:date="2019-08-21T10:58:00Z"/>
                <w:sz w:val="18"/>
                <w:szCs w:val="18"/>
              </w:rPr>
            </w:pPr>
            <w:del w:id="81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16" w:author="Zhang, Carol (MSHA)" w:date="2019-08-21T10:58:00Z"/>
                <w:sz w:val="18"/>
                <w:szCs w:val="18"/>
              </w:rPr>
            </w:pPr>
            <w:del w:id="81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18" w:author="Zhang, Carol (MSHA)" w:date="2019-08-21T10:58:00Z"/>
                <w:sz w:val="18"/>
                <w:szCs w:val="18"/>
              </w:rPr>
            </w:pPr>
            <w:del w:id="81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20" w:author="Zhang, Carol (MSHA)" w:date="2019-08-21T10:58:00Z"/>
                <w:sz w:val="18"/>
                <w:szCs w:val="18"/>
              </w:rPr>
            </w:pPr>
            <w:del w:id="82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22" w:author="Zhang, Carol (MSHA)" w:date="2019-08-21T10:58:00Z"/>
                <w:sz w:val="18"/>
                <w:szCs w:val="18"/>
              </w:rPr>
            </w:pPr>
            <w:del w:id="82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24" w:author="Zhang, Carol (MSHA)" w:date="2019-08-21T10:58:00Z"/>
                <w:sz w:val="18"/>
                <w:szCs w:val="18"/>
              </w:rPr>
            </w:pPr>
            <w:del w:id="82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2105B9" w:rsidRPr="0017295A" w:rsidDel="00E71FAC" w:rsidRDefault="002105B9" w:rsidP="00E26B8C">
            <w:pPr>
              <w:jc w:val="center"/>
              <w:rPr>
                <w:del w:id="826" w:author="Zhang, Carol (MSHA)" w:date="2019-08-21T10:58:00Z"/>
                <w:sz w:val="18"/>
                <w:szCs w:val="18"/>
              </w:rPr>
            </w:pPr>
            <w:del w:id="82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28" w:author="Zhang, Carol (MSHA)" w:date="2019-08-21T10:58:00Z"/>
                <w:sz w:val="18"/>
                <w:szCs w:val="18"/>
              </w:rPr>
            </w:pPr>
            <w:del w:id="82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30" w:author="Zhang, Carol (MSHA)" w:date="2019-08-21T10:58:00Z"/>
                <w:sz w:val="18"/>
                <w:szCs w:val="18"/>
              </w:rPr>
            </w:pPr>
            <w:del w:id="83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32" w:author="Zhang, Carol (MSHA)" w:date="2019-08-21T10:58:00Z"/>
                <w:sz w:val="18"/>
                <w:szCs w:val="18"/>
              </w:rPr>
            </w:pPr>
            <w:del w:id="83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34" w:author="Zhang, Carol (MSHA)" w:date="2019-08-21T10:58:00Z"/>
                <w:sz w:val="18"/>
                <w:szCs w:val="18"/>
              </w:rPr>
            </w:pPr>
            <w:del w:id="83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36" w:author="Zhang, Carol (MSHA)" w:date="2019-08-21T10:58:00Z"/>
                <w:sz w:val="18"/>
                <w:szCs w:val="18"/>
              </w:rPr>
            </w:pPr>
            <w:del w:id="83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38" w:author="Zhang, Carol (MSHA)" w:date="2019-08-21T10:58:00Z"/>
                <w:sz w:val="18"/>
                <w:szCs w:val="18"/>
              </w:rPr>
            </w:pPr>
            <w:del w:id="83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40" w:author="Zhang, Carol (MSHA)" w:date="2019-08-21T10:58:00Z"/>
                <w:sz w:val="18"/>
                <w:szCs w:val="18"/>
              </w:rPr>
            </w:pPr>
            <w:del w:id="84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2105B9" w:rsidRPr="00513A48" w:rsidDel="00E71FAC" w:rsidRDefault="002105B9" w:rsidP="00E26B8C">
            <w:pPr>
              <w:jc w:val="center"/>
              <w:rPr>
                <w:del w:id="842" w:author="Zhang, Carol (MSHA)" w:date="2019-08-21T10:58:00Z"/>
                <w:sz w:val="18"/>
                <w:szCs w:val="18"/>
              </w:rPr>
            </w:pPr>
            <w:del w:id="84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2105B9" w:rsidDel="00E71FAC" w:rsidTr="00E26B8C">
        <w:trPr>
          <w:jc w:val="center"/>
          <w:del w:id="844" w:author="Zhang, Carol (MSHA)" w:date="2019-08-21T10:58:00Z"/>
        </w:trPr>
        <w:tc>
          <w:tcPr>
            <w:tcW w:w="7939" w:type="dxa"/>
            <w:gridSpan w:val="17"/>
          </w:tcPr>
          <w:p w:rsidR="002105B9" w:rsidDel="00E71FAC" w:rsidRDefault="002105B9" w:rsidP="00E26B8C">
            <w:pPr>
              <w:jc w:val="center"/>
              <w:rPr>
                <w:del w:id="845" w:author="Zhang, Carol (MSHA)" w:date="2019-08-21T10:58:00Z"/>
                <w:b/>
              </w:rPr>
            </w:pPr>
            <w:del w:id="846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2105B9" w:rsidDel="00E71FAC" w:rsidTr="00E26B8C">
        <w:trPr>
          <w:jc w:val="center"/>
          <w:del w:id="847" w:author="Zhang, Carol (MSHA)" w:date="2019-08-21T10:58:00Z"/>
        </w:trPr>
        <w:tc>
          <w:tcPr>
            <w:tcW w:w="7939" w:type="dxa"/>
            <w:gridSpan w:val="17"/>
          </w:tcPr>
          <w:p w:rsidR="002105B9" w:rsidDel="00E71FAC" w:rsidRDefault="002105B9" w:rsidP="00E26B8C">
            <w:pPr>
              <w:jc w:val="center"/>
              <w:rPr>
                <w:del w:id="848" w:author="Zhang, Carol (MSHA)" w:date="2019-08-21T10:58:00Z"/>
                <w:b/>
              </w:rPr>
            </w:pPr>
            <w:del w:id="849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2</w:delText>
              </w:r>
              <w:r w:rsidDel="00E71FAC">
                <w:rPr>
                  <w:b/>
                </w:rPr>
                <w:delText>~0xFFFF</w:delText>
              </w:r>
            </w:del>
          </w:p>
        </w:tc>
      </w:tr>
      <w:tr w:rsidR="002105B9" w:rsidDel="00E71FAC" w:rsidTr="00E26B8C">
        <w:trPr>
          <w:jc w:val="center"/>
          <w:del w:id="850" w:author="Zhang, Carol (MSHA)" w:date="2019-08-21T10:58:00Z"/>
        </w:trPr>
        <w:tc>
          <w:tcPr>
            <w:tcW w:w="4302" w:type="dxa"/>
            <w:gridSpan w:val="9"/>
          </w:tcPr>
          <w:p w:rsidR="002105B9" w:rsidDel="00E71FAC" w:rsidRDefault="002105B9" w:rsidP="00E26B8C">
            <w:pPr>
              <w:jc w:val="center"/>
              <w:rPr>
                <w:del w:id="851" w:author="Zhang, Carol (MSHA)" w:date="2019-08-21T10:58:00Z"/>
                <w:b/>
              </w:rPr>
            </w:pPr>
            <w:del w:id="852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637" w:type="dxa"/>
            <w:gridSpan w:val="8"/>
          </w:tcPr>
          <w:p w:rsidR="002105B9" w:rsidRPr="00C85507" w:rsidDel="00E71FAC" w:rsidRDefault="001A5B39" w:rsidP="00E26B8C">
            <w:pPr>
              <w:jc w:val="center"/>
              <w:rPr>
                <w:del w:id="853" w:author="Zhang, Carol (MSHA)" w:date="2019-08-21T10:58:00Z"/>
                <w:b/>
              </w:rPr>
            </w:pPr>
            <w:del w:id="854" w:author="Zhang, Carol (MSHA)" w:date="2019-08-21T10:58:00Z">
              <w:r w:rsidDel="00E71FAC">
                <w:rPr>
                  <w:rFonts w:hint="eastAsia"/>
                  <w:b/>
                </w:rPr>
                <w:delText>Total</w:delText>
              </w:r>
              <w:r w:rsidR="002105B9" w:rsidDel="00E71FAC">
                <w:rPr>
                  <w:b/>
                </w:rPr>
                <w:delText xml:space="preserve"> 1</w:delText>
              </w:r>
            </w:del>
          </w:p>
        </w:tc>
      </w:tr>
      <w:tr w:rsidR="002105B9" w:rsidDel="00E71FAC" w:rsidTr="00E26B8C">
        <w:trPr>
          <w:jc w:val="center"/>
          <w:del w:id="855" w:author="Zhang, Carol (MSHA)" w:date="2019-08-21T10:58:00Z"/>
        </w:trPr>
        <w:tc>
          <w:tcPr>
            <w:tcW w:w="4302" w:type="dxa"/>
            <w:gridSpan w:val="9"/>
          </w:tcPr>
          <w:p w:rsidR="002105B9" w:rsidRPr="00C85507" w:rsidDel="00E71FAC" w:rsidRDefault="001A5B39" w:rsidP="00E26B8C">
            <w:pPr>
              <w:jc w:val="center"/>
              <w:rPr>
                <w:del w:id="856" w:author="Zhang, Carol (MSHA)" w:date="2019-08-21T10:58:00Z"/>
              </w:rPr>
            </w:pPr>
            <w:del w:id="857" w:author="Zhang, Carol (MSHA)" w:date="2019-08-21T10:58:00Z">
              <w:r w:rsidDel="00E71FAC">
                <w:rPr>
                  <w:rFonts w:hint="eastAsia"/>
                  <w:b/>
                </w:rPr>
                <w:delText>Total</w:delText>
              </w:r>
              <w:r w:rsidR="002105B9" w:rsidDel="00E71FAC">
                <w:rPr>
                  <w:b/>
                </w:rPr>
                <w:delText xml:space="preserve"> 2</w:delText>
              </w:r>
            </w:del>
          </w:p>
        </w:tc>
        <w:tc>
          <w:tcPr>
            <w:tcW w:w="3637" w:type="dxa"/>
            <w:gridSpan w:val="8"/>
          </w:tcPr>
          <w:p w:rsidR="002105B9" w:rsidDel="00E71FAC" w:rsidRDefault="001A5B39" w:rsidP="00E26B8C">
            <w:pPr>
              <w:jc w:val="center"/>
              <w:rPr>
                <w:del w:id="858" w:author="Zhang, Carol (MSHA)" w:date="2019-08-21T10:58:00Z"/>
              </w:rPr>
            </w:pPr>
            <w:del w:id="859" w:author="Zhang, Carol (MSHA)" w:date="2019-08-21T10:58:00Z">
              <w:r w:rsidDel="00E71FAC">
                <w:rPr>
                  <w:rFonts w:hint="eastAsia"/>
                  <w:b/>
                </w:rPr>
                <w:delText>Total</w:delText>
              </w:r>
              <w:r w:rsidR="002105B9" w:rsidDel="00E71FAC">
                <w:rPr>
                  <w:b/>
                </w:rPr>
                <w:delText xml:space="preserve"> …</w:delText>
              </w:r>
            </w:del>
          </w:p>
        </w:tc>
      </w:tr>
    </w:tbl>
    <w:p w:rsidR="002105B9" w:rsidDel="00E71FAC" w:rsidRDefault="002105B9" w:rsidP="002105B9">
      <w:pPr>
        <w:rPr>
          <w:del w:id="860" w:author="Zhang, Carol (MSHA)" w:date="2019-08-21T10:58:00Z"/>
        </w:rPr>
      </w:pPr>
    </w:p>
    <w:p w:rsidR="00403C13" w:rsidDel="00E71FAC" w:rsidRDefault="00403C13" w:rsidP="00895879">
      <w:pPr>
        <w:pStyle w:val="2"/>
        <w:numPr>
          <w:ilvl w:val="1"/>
          <w:numId w:val="4"/>
        </w:numPr>
        <w:rPr>
          <w:del w:id="861" w:author="Zhang, Carol (MSHA)" w:date="2019-08-21T10:58:00Z"/>
        </w:rPr>
      </w:pPr>
      <w:bookmarkStart w:id="862" w:name="_剂量单位DOSE_UNIT"/>
      <w:bookmarkStart w:id="863" w:name="_体重模式WEIGHT_PARAMETER"/>
      <w:bookmarkStart w:id="864" w:name="_Ref476649664"/>
      <w:bookmarkStart w:id="865" w:name="_Ref454206189"/>
      <w:bookmarkEnd w:id="862"/>
      <w:bookmarkEnd w:id="863"/>
      <w:del w:id="866" w:author="Zhang, Carol (MSHA)" w:date="2019-08-21T10:58:00Z">
        <w:r w:rsidDel="00E71FAC">
          <w:rPr>
            <w:rFonts w:hint="eastAsia"/>
          </w:rPr>
          <w:delText>KVO</w:delText>
        </w:r>
        <w:bookmarkEnd w:id="864"/>
      </w:del>
    </w:p>
    <w:p w:rsidR="00403C13" w:rsidDel="00E71FAC" w:rsidRDefault="00403C13" w:rsidP="00403C13">
      <w:pPr>
        <w:rPr>
          <w:del w:id="867" w:author="Zhang, Carol (MSHA)" w:date="2019-08-21T10:58:00Z"/>
        </w:rPr>
      </w:pPr>
      <w:del w:id="868" w:author="Zhang, Carol (MSHA)" w:date="2019-08-21T10:58:00Z">
        <w:r w:rsidDel="00E71FAC">
          <w:rPr>
            <w:rFonts w:hint="eastAsia"/>
          </w:rPr>
          <w:delText>KVO</w:delText>
        </w:r>
        <w:r w:rsidDel="00E71FAC">
          <w:rPr>
            <w:rFonts w:hint="eastAsia"/>
          </w:rPr>
          <w:delText>字段包含放大倍数和放大后的数据，默认单位：</w:delText>
        </w:r>
        <w:r w:rsidDel="00E71FAC">
          <w:delText>mL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403C13" w:rsidRPr="00513A48" w:rsidDel="00E71FAC" w:rsidTr="00236EE2">
        <w:trPr>
          <w:jc w:val="center"/>
          <w:del w:id="869" w:author="Zhang, Carol (MSHA)" w:date="2019-08-21T10:58:00Z"/>
        </w:trPr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70" w:author="Zhang, Carol (MSHA)" w:date="2019-08-21T10:58:00Z"/>
                <w:sz w:val="18"/>
                <w:szCs w:val="18"/>
              </w:rPr>
            </w:pPr>
            <w:del w:id="87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72" w:author="Zhang, Carol (MSHA)" w:date="2019-08-21T10:58:00Z"/>
                <w:sz w:val="18"/>
                <w:szCs w:val="18"/>
              </w:rPr>
            </w:pPr>
            <w:del w:id="87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74" w:author="Zhang, Carol (MSHA)" w:date="2019-08-21T10:58:00Z"/>
                <w:sz w:val="18"/>
                <w:szCs w:val="18"/>
              </w:rPr>
            </w:pPr>
            <w:del w:id="87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76" w:author="Zhang, Carol (MSHA)" w:date="2019-08-21T10:58:00Z"/>
                <w:sz w:val="18"/>
                <w:szCs w:val="18"/>
              </w:rPr>
            </w:pPr>
            <w:del w:id="87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78" w:author="Zhang, Carol (MSHA)" w:date="2019-08-21T10:58:00Z"/>
                <w:sz w:val="18"/>
                <w:szCs w:val="18"/>
              </w:rPr>
            </w:pPr>
            <w:del w:id="87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80" w:author="Zhang, Carol (MSHA)" w:date="2019-08-21T10:58:00Z"/>
                <w:sz w:val="18"/>
                <w:szCs w:val="18"/>
              </w:rPr>
            </w:pPr>
            <w:del w:id="88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82" w:author="Zhang, Carol (MSHA)" w:date="2019-08-21T10:58:00Z"/>
                <w:sz w:val="18"/>
                <w:szCs w:val="18"/>
              </w:rPr>
            </w:pPr>
            <w:del w:id="88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403C13" w:rsidRPr="0017295A" w:rsidDel="00E71FAC" w:rsidRDefault="00403C13" w:rsidP="00236EE2">
            <w:pPr>
              <w:jc w:val="center"/>
              <w:rPr>
                <w:del w:id="884" w:author="Zhang, Carol (MSHA)" w:date="2019-08-21T10:58:00Z"/>
                <w:sz w:val="18"/>
                <w:szCs w:val="18"/>
              </w:rPr>
            </w:pPr>
            <w:del w:id="88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86" w:author="Zhang, Carol (MSHA)" w:date="2019-08-21T10:58:00Z"/>
                <w:sz w:val="18"/>
                <w:szCs w:val="18"/>
              </w:rPr>
            </w:pPr>
            <w:del w:id="88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88" w:author="Zhang, Carol (MSHA)" w:date="2019-08-21T10:58:00Z"/>
                <w:sz w:val="18"/>
                <w:szCs w:val="18"/>
              </w:rPr>
            </w:pPr>
            <w:del w:id="88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90" w:author="Zhang, Carol (MSHA)" w:date="2019-08-21T10:58:00Z"/>
                <w:sz w:val="18"/>
                <w:szCs w:val="18"/>
              </w:rPr>
            </w:pPr>
            <w:del w:id="89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92" w:author="Zhang, Carol (MSHA)" w:date="2019-08-21T10:58:00Z"/>
                <w:sz w:val="18"/>
                <w:szCs w:val="18"/>
              </w:rPr>
            </w:pPr>
            <w:del w:id="89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94" w:author="Zhang, Carol (MSHA)" w:date="2019-08-21T10:58:00Z"/>
                <w:sz w:val="18"/>
                <w:szCs w:val="18"/>
              </w:rPr>
            </w:pPr>
            <w:del w:id="89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96" w:author="Zhang, Carol (MSHA)" w:date="2019-08-21T10:58:00Z"/>
                <w:sz w:val="18"/>
                <w:szCs w:val="18"/>
              </w:rPr>
            </w:pPr>
            <w:del w:id="89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898" w:author="Zhang, Carol (MSHA)" w:date="2019-08-21T10:58:00Z"/>
                <w:sz w:val="18"/>
                <w:szCs w:val="18"/>
              </w:rPr>
            </w:pPr>
            <w:del w:id="89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403C13" w:rsidRPr="00513A48" w:rsidDel="00E71FAC" w:rsidRDefault="00403C13" w:rsidP="00236EE2">
            <w:pPr>
              <w:jc w:val="center"/>
              <w:rPr>
                <w:del w:id="900" w:author="Zhang, Carol (MSHA)" w:date="2019-08-21T10:58:00Z"/>
                <w:sz w:val="18"/>
                <w:szCs w:val="18"/>
              </w:rPr>
            </w:pPr>
            <w:del w:id="90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403C13" w:rsidDel="00E71FAC" w:rsidTr="00236EE2">
        <w:trPr>
          <w:jc w:val="center"/>
          <w:del w:id="902" w:author="Zhang, Carol (MSHA)" w:date="2019-08-21T10:58:00Z"/>
        </w:trPr>
        <w:tc>
          <w:tcPr>
            <w:tcW w:w="7939" w:type="dxa"/>
            <w:gridSpan w:val="17"/>
          </w:tcPr>
          <w:p w:rsidR="00403C13" w:rsidDel="00E71FAC" w:rsidRDefault="00403C13" w:rsidP="00236EE2">
            <w:pPr>
              <w:jc w:val="center"/>
              <w:rPr>
                <w:del w:id="903" w:author="Zhang, Carol (MSHA)" w:date="2019-08-21T10:58:00Z"/>
                <w:b/>
              </w:rPr>
            </w:pPr>
            <w:del w:id="904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403C13" w:rsidDel="00E71FAC" w:rsidTr="00236EE2">
        <w:trPr>
          <w:jc w:val="center"/>
          <w:del w:id="905" w:author="Zhang, Carol (MSHA)" w:date="2019-08-21T10:58:00Z"/>
        </w:trPr>
        <w:tc>
          <w:tcPr>
            <w:tcW w:w="7939" w:type="dxa"/>
            <w:gridSpan w:val="17"/>
          </w:tcPr>
          <w:p w:rsidR="00403C13" w:rsidDel="00E71FAC" w:rsidRDefault="00403C13" w:rsidP="00236EE2">
            <w:pPr>
              <w:jc w:val="center"/>
              <w:rPr>
                <w:del w:id="906" w:author="Zhang, Carol (MSHA)" w:date="2019-08-21T10:58:00Z"/>
                <w:b/>
              </w:rPr>
            </w:pPr>
            <w:del w:id="907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2</w:delText>
              </w:r>
              <w:r w:rsidDel="00E71FAC">
                <w:rPr>
                  <w:b/>
                </w:rPr>
                <w:delText>~0xFFFF</w:delText>
              </w:r>
            </w:del>
          </w:p>
        </w:tc>
      </w:tr>
      <w:tr w:rsidR="00403C13" w:rsidDel="00E71FAC" w:rsidTr="00236EE2">
        <w:trPr>
          <w:jc w:val="center"/>
          <w:del w:id="908" w:author="Zhang, Carol (MSHA)" w:date="2019-08-21T10:58:00Z"/>
        </w:trPr>
        <w:tc>
          <w:tcPr>
            <w:tcW w:w="4302" w:type="dxa"/>
            <w:gridSpan w:val="9"/>
          </w:tcPr>
          <w:p w:rsidR="00403C13" w:rsidDel="00E71FAC" w:rsidRDefault="00403C13" w:rsidP="00236EE2">
            <w:pPr>
              <w:jc w:val="center"/>
              <w:rPr>
                <w:del w:id="909" w:author="Zhang, Carol (MSHA)" w:date="2019-08-21T10:58:00Z"/>
                <w:b/>
              </w:rPr>
            </w:pPr>
            <w:del w:id="910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637" w:type="dxa"/>
            <w:gridSpan w:val="8"/>
          </w:tcPr>
          <w:p w:rsidR="00403C13" w:rsidRPr="00C85507" w:rsidDel="00E71FAC" w:rsidRDefault="00403C13" w:rsidP="00236EE2">
            <w:pPr>
              <w:jc w:val="center"/>
              <w:rPr>
                <w:del w:id="911" w:author="Zhang, Carol (MSHA)" w:date="2019-08-21T10:58:00Z"/>
                <w:b/>
              </w:rPr>
            </w:pPr>
            <w:del w:id="912" w:author="Zhang, Carol (MSHA)" w:date="2019-08-21T10:58:00Z">
              <w:r w:rsidDel="00E71FAC">
                <w:rPr>
                  <w:rFonts w:hint="eastAsia"/>
                  <w:b/>
                </w:rPr>
                <w:delText>KVO</w:delText>
              </w:r>
              <w:r w:rsidDel="00E71FAC">
                <w:rPr>
                  <w:b/>
                </w:rPr>
                <w:delText>1</w:delText>
              </w:r>
            </w:del>
          </w:p>
        </w:tc>
      </w:tr>
      <w:tr w:rsidR="00403C13" w:rsidDel="00E71FAC" w:rsidTr="00236EE2">
        <w:trPr>
          <w:jc w:val="center"/>
          <w:del w:id="913" w:author="Zhang, Carol (MSHA)" w:date="2019-08-21T10:58:00Z"/>
        </w:trPr>
        <w:tc>
          <w:tcPr>
            <w:tcW w:w="4302" w:type="dxa"/>
            <w:gridSpan w:val="9"/>
          </w:tcPr>
          <w:p w:rsidR="00403C13" w:rsidRPr="00C85507" w:rsidDel="00E71FAC" w:rsidRDefault="00403C13" w:rsidP="00236EE2">
            <w:pPr>
              <w:jc w:val="center"/>
              <w:rPr>
                <w:del w:id="914" w:author="Zhang, Carol (MSHA)" w:date="2019-08-21T10:58:00Z"/>
              </w:rPr>
            </w:pPr>
            <w:del w:id="915" w:author="Zhang, Carol (MSHA)" w:date="2019-08-21T10:58:00Z">
              <w:r w:rsidDel="00E71FAC">
                <w:rPr>
                  <w:rFonts w:hint="eastAsia"/>
                  <w:b/>
                </w:rPr>
                <w:delText>KVO</w:delText>
              </w:r>
              <w:r w:rsidDel="00E71FAC">
                <w:rPr>
                  <w:b/>
                </w:rPr>
                <w:delText xml:space="preserve"> 2</w:delText>
              </w:r>
            </w:del>
          </w:p>
        </w:tc>
        <w:tc>
          <w:tcPr>
            <w:tcW w:w="3637" w:type="dxa"/>
            <w:gridSpan w:val="8"/>
          </w:tcPr>
          <w:p w:rsidR="00403C13" w:rsidDel="00E71FAC" w:rsidRDefault="00403C13" w:rsidP="00236EE2">
            <w:pPr>
              <w:jc w:val="center"/>
              <w:rPr>
                <w:del w:id="916" w:author="Zhang, Carol (MSHA)" w:date="2019-08-21T10:58:00Z"/>
              </w:rPr>
            </w:pPr>
            <w:del w:id="917" w:author="Zhang, Carol (MSHA)" w:date="2019-08-21T10:58:00Z">
              <w:r w:rsidDel="00E71FAC">
                <w:rPr>
                  <w:rFonts w:hint="eastAsia"/>
                  <w:b/>
                </w:rPr>
                <w:delText>KVO</w:delText>
              </w:r>
              <w:r w:rsidDel="00E71FAC">
                <w:rPr>
                  <w:b/>
                </w:rPr>
                <w:delText>…</w:delText>
              </w:r>
            </w:del>
          </w:p>
        </w:tc>
      </w:tr>
    </w:tbl>
    <w:p w:rsidR="00403C13" w:rsidRPr="00403C13" w:rsidDel="00E71FAC" w:rsidRDefault="00403C13" w:rsidP="00403C13">
      <w:pPr>
        <w:rPr>
          <w:del w:id="918" w:author="Zhang, Carol (MSHA)" w:date="2019-08-21T10:58:00Z"/>
        </w:rPr>
      </w:pPr>
    </w:p>
    <w:p w:rsidR="0042739D" w:rsidDel="00E71FAC" w:rsidRDefault="00403C13" w:rsidP="00895879">
      <w:pPr>
        <w:pStyle w:val="2"/>
        <w:numPr>
          <w:ilvl w:val="1"/>
          <w:numId w:val="4"/>
        </w:numPr>
        <w:rPr>
          <w:del w:id="919" w:author="Zhang, Carol (MSHA)" w:date="2019-08-21T10:58:00Z"/>
        </w:rPr>
      </w:pPr>
      <w:bookmarkStart w:id="920" w:name="_Ref476649749"/>
      <w:del w:id="921" w:author="Zhang, Carol (MSHA)" w:date="2019-08-21T10:58:00Z">
        <w:r w:rsidDel="00E71FAC">
          <w:rPr>
            <w:rFonts w:hint="eastAsia"/>
          </w:rPr>
          <w:delText>日期时间</w:delText>
        </w:r>
        <w:bookmarkEnd w:id="865"/>
        <w:bookmarkEnd w:id="920"/>
      </w:del>
    </w:p>
    <w:p w:rsidR="0042739D" w:rsidDel="00E71FAC" w:rsidRDefault="00895879" w:rsidP="0042739D">
      <w:pPr>
        <w:rPr>
          <w:del w:id="922" w:author="Zhang, Carol (MSHA)" w:date="2019-08-21T10:58:00Z"/>
        </w:rPr>
      </w:pPr>
      <w:del w:id="923" w:author="Zhang, Carol (MSHA)" w:date="2019-08-21T10:58:00Z">
        <w:r w:rsidDel="00E71FAC">
          <w:rPr>
            <w:rFonts w:hint="eastAsia"/>
          </w:rPr>
          <w:delText>日期和时间字段包含</w:delText>
        </w:r>
        <w:r w:rsidR="006F31AA" w:rsidDel="00E71FAC">
          <w:rPr>
            <w:rFonts w:hint="eastAsia"/>
          </w:rPr>
          <w:delText>日期和时间</w:delText>
        </w:r>
        <w:r w:rsidR="007D1E8B" w:rsidDel="00E71FAC">
          <w:rPr>
            <w:rFonts w:hint="eastAsia"/>
          </w:rPr>
          <w:delText>（</w:delText>
        </w:r>
        <w:r w:rsidR="007D1E8B" w:rsidDel="00E71FAC">
          <w:rPr>
            <w:rFonts w:hint="eastAsia"/>
          </w:rPr>
          <w:delText>24</w:delText>
        </w:r>
        <w:r w:rsidR="007D1E8B" w:rsidDel="00E71FAC">
          <w:rPr>
            <w:rFonts w:hint="eastAsia"/>
          </w:rPr>
          <w:delText>小时制）</w:delText>
        </w:r>
        <w:r w:rsidDel="00E71FAC">
          <w:rPr>
            <w:rFonts w:hint="eastAsia"/>
          </w:rPr>
          <w:delText>，</w:delText>
        </w:r>
        <w:r w:rsidR="006F31AA" w:rsidDel="00E71FAC">
          <w:rPr>
            <w:rFonts w:hint="eastAsia"/>
          </w:rPr>
          <w:delText>格式：</w:delText>
        </w:r>
        <w:r w:rsidR="006F31AA" w:rsidDel="00E71FAC">
          <w:rPr>
            <w:rFonts w:hint="eastAsia"/>
          </w:rPr>
          <w:delText>yyy</w:delText>
        </w:r>
        <w:r w:rsidR="006F31AA" w:rsidDel="00E71FAC">
          <w:delText>y-MM-dd hh:mm:ss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FB1F25" w:rsidRPr="00513A48" w:rsidDel="00E71FAC" w:rsidTr="000C5505">
        <w:trPr>
          <w:jc w:val="center"/>
          <w:del w:id="924" w:author="Zhang, Carol (MSHA)" w:date="2019-08-21T10:58:00Z"/>
        </w:trPr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25" w:author="Zhang, Carol (MSHA)" w:date="2019-08-21T10:58:00Z"/>
                <w:sz w:val="18"/>
                <w:szCs w:val="18"/>
              </w:rPr>
            </w:pPr>
            <w:del w:id="92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27" w:author="Zhang, Carol (MSHA)" w:date="2019-08-21T10:58:00Z"/>
                <w:sz w:val="18"/>
                <w:szCs w:val="18"/>
              </w:rPr>
            </w:pPr>
            <w:del w:id="92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29" w:author="Zhang, Carol (MSHA)" w:date="2019-08-21T10:58:00Z"/>
                <w:sz w:val="18"/>
                <w:szCs w:val="18"/>
              </w:rPr>
            </w:pPr>
            <w:del w:id="93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31" w:author="Zhang, Carol (MSHA)" w:date="2019-08-21T10:58:00Z"/>
                <w:sz w:val="18"/>
                <w:szCs w:val="18"/>
              </w:rPr>
            </w:pPr>
            <w:del w:id="93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33" w:author="Zhang, Carol (MSHA)" w:date="2019-08-21T10:58:00Z"/>
                <w:sz w:val="18"/>
                <w:szCs w:val="18"/>
              </w:rPr>
            </w:pPr>
            <w:del w:id="93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35" w:author="Zhang, Carol (MSHA)" w:date="2019-08-21T10:58:00Z"/>
                <w:sz w:val="18"/>
                <w:szCs w:val="18"/>
              </w:rPr>
            </w:pPr>
            <w:del w:id="93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37" w:author="Zhang, Carol (MSHA)" w:date="2019-08-21T10:58:00Z"/>
                <w:sz w:val="18"/>
                <w:szCs w:val="18"/>
              </w:rPr>
            </w:pPr>
            <w:del w:id="93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FB1F25" w:rsidRPr="0017295A" w:rsidDel="00E71FAC" w:rsidRDefault="00FB1F25" w:rsidP="00DB2D4B">
            <w:pPr>
              <w:jc w:val="center"/>
              <w:rPr>
                <w:del w:id="939" w:author="Zhang, Carol (MSHA)" w:date="2019-08-21T10:58:00Z"/>
                <w:sz w:val="18"/>
                <w:szCs w:val="18"/>
              </w:rPr>
            </w:pPr>
            <w:del w:id="94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41" w:author="Zhang, Carol (MSHA)" w:date="2019-08-21T10:58:00Z"/>
                <w:sz w:val="18"/>
                <w:szCs w:val="18"/>
              </w:rPr>
            </w:pPr>
            <w:del w:id="94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43" w:author="Zhang, Carol (MSHA)" w:date="2019-08-21T10:58:00Z"/>
                <w:sz w:val="18"/>
                <w:szCs w:val="18"/>
              </w:rPr>
            </w:pPr>
            <w:del w:id="94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45" w:author="Zhang, Carol (MSHA)" w:date="2019-08-21T10:58:00Z"/>
                <w:sz w:val="18"/>
                <w:szCs w:val="18"/>
              </w:rPr>
            </w:pPr>
            <w:del w:id="94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47" w:author="Zhang, Carol (MSHA)" w:date="2019-08-21T10:58:00Z"/>
                <w:sz w:val="18"/>
                <w:szCs w:val="18"/>
              </w:rPr>
            </w:pPr>
            <w:del w:id="94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49" w:author="Zhang, Carol (MSHA)" w:date="2019-08-21T10:58:00Z"/>
                <w:sz w:val="18"/>
                <w:szCs w:val="18"/>
              </w:rPr>
            </w:pPr>
            <w:del w:id="95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51" w:author="Zhang, Carol (MSHA)" w:date="2019-08-21T10:58:00Z"/>
                <w:sz w:val="18"/>
                <w:szCs w:val="18"/>
              </w:rPr>
            </w:pPr>
            <w:del w:id="95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53" w:author="Zhang, Carol (MSHA)" w:date="2019-08-21T10:58:00Z"/>
                <w:sz w:val="18"/>
                <w:szCs w:val="18"/>
              </w:rPr>
            </w:pPr>
            <w:del w:id="95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FB1F25" w:rsidRPr="00513A48" w:rsidDel="00E71FAC" w:rsidRDefault="00FB1F25" w:rsidP="00DB2D4B">
            <w:pPr>
              <w:jc w:val="center"/>
              <w:rPr>
                <w:del w:id="955" w:author="Zhang, Carol (MSHA)" w:date="2019-08-21T10:58:00Z"/>
                <w:sz w:val="18"/>
                <w:szCs w:val="18"/>
              </w:rPr>
            </w:pPr>
            <w:del w:id="95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FB1F25" w:rsidDel="00E71FAC" w:rsidTr="000C5505">
        <w:trPr>
          <w:jc w:val="center"/>
          <w:del w:id="957" w:author="Zhang, Carol (MSHA)" w:date="2019-08-21T10:58:00Z"/>
        </w:trPr>
        <w:tc>
          <w:tcPr>
            <w:tcW w:w="7939" w:type="dxa"/>
            <w:gridSpan w:val="17"/>
          </w:tcPr>
          <w:p w:rsidR="00FB1F25" w:rsidDel="00E71FAC" w:rsidRDefault="00895879" w:rsidP="00DB2D4B">
            <w:pPr>
              <w:jc w:val="center"/>
              <w:rPr>
                <w:del w:id="958" w:author="Zhang, Carol (MSHA)" w:date="2019-08-21T10:58:00Z"/>
                <w:b/>
              </w:rPr>
            </w:pPr>
            <w:del w:id="959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FB1F25" w:rsidDel="00E71FAC" w:rsidTr="000C5505">
        <w:trPr>
          <w:jc w:val="center"/>
          <w:del w:id="960" w:author="Zhang, Carol (MSHA)" w:date="2019-08-21T10:58:00Z"/>
        </w:trPr>
        <w:tc>
          <w:tcPr>
            <w:tcW w:w="7939" w:type="dxa"/>
            <w:gridSpan w:val="17"/>
          </w:tcPr>
          <w:p w:rsidR="00FB1F25" w:rsidDel="00E71FAC" w:rsidRDefault="00FB1F25" w:rsidP="00FB1F25">
            <w:pPr>
              <w:jc w:val="center"/>
              <w:rPr>
                <w:del w:id="961" w:author="Zhang, Carol (MSHA)" w:date="2019-08-21T10:58:00Z"/>
                <w:b/>
              </w:rPr>
            </w:pPr>
            <w:del w:id="962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07</w:delText>
              </w:r>
            </w:del>
          </w:p>
        </w:tc>
      </w:tr>
      <w:tr w:rsidR="00FB1F25" w:rsidDel="00E71FAC" w:rsidTr="000C5505">
        <w:trPr>
          <w:jc w:val="center"/>
          <w:del w:id="963" w:author="Zhang, Carol (MSHA)" w:date="2019-08-21T10:58:00Z"/>
        </w:trPr>
        <w:tc>
          <w:tcPr>
            <w:tcW w:w="3970" w:type="dxa"/>
            <w:gridSpan w:val="8"/>
          </w:tcPr>
          <w:p w:rsidR="00FB1F25" w:rsidDel="00E71FAC" w:rsidRDefault="00FB1F25" w:rsidP="00DB2D4B">
            <w:pPr>
              <w:jc w:val="center"/>
              <w:rPr>
                <w:del w:id="964" w:author="Zhang, Carol (MSHA)" w:date="2019-08-21T10:58:00Z"/>
                <w:b/>
              </w:rPr>
            </w:pPr>
            <w:del w:id="965" w:author="Zhang, Carol (MSHA)" w:date="2019-08-21T10:58:00Z">
              <w:r w:rsidDel="00E71FAC">
                <w:rPr>
                  <w:b/>
                </w:rPr>
                <w:delText>Year Low</w:delText>
              </w:r>
            </w:del>
          </w:p>
        </w:tc>
        <w:tc>
          <w:tcPr>
            <w:tcW w:w="3969" w:type="dxa"/>
            <w:gridSpan w:val="9"/>
          </w:tcPr>
          <w:p w:rsidR="00FB1F25" w:rsidRPr="00C85507" w:rsidDel="00E71FAC" w:rsidRDefault="00FB1F25" w:rsidP="00DB2D4B">
            <w:pPr>
              <w:jc w:val="center"/>
              <w:rPr>
                <w:del w:id="966" w:author="Zhang, Carol (MSHA)" w:date="2019-08-21T10:58:00Z"/>
                <w:b/>
              </w:rPr>
            </w:pPr>
            <w:del w:id="967" w:author="Zhang, Carol (MSHA)" w:date="2019-08-21T10:58:00Z">
              <w:r w:rsidDel="00E71FAC">
                <w:rPr>
                  <w:b/>
                </w:rPr>
                <w:delText xml:space="preserve">Year </w:delText>
              </w:r>
              <w:r w:rsidR="006722EE" w:rsidDel="00E71FAC">
                <w:rPr>
                  <w:rFonts w:hint="eastAsia"/>
                  <w:b/>
                </w:rPr>
                <w:delText>High</w:delText>
              </w:r>
            </w:del>
          </w:p>
        </w:tc>
      </w:tr>
      <w:tr w:rsidR="00FB1F25" w:rsidDel="00E71FAC" w:rsidTr="000C5505">
        <w:trPr>
          <w:jc w:val="center"/>
          <w:del w:id="968" w:author="Zhang, Carol (MSHA)" w:date="2019-08-21T10:58:00Z"/>
        </w:trPr>
        <w:tc>
          <w:tcPr>
            <w:tcW w:w="3970" w:type="dxa"/>
            <w:gridSpan w:val="8"/>
          </w:tcPr>
          <w:p w:rsidR="00FB1F25" w:rsidRPr="00C85507" w:rsidDel="00E71FAC" w:rsidRDefault="00FB1F25" w:rsidP="00DB2D4B">
            <w:pPr>
              <w:jc w:val="center"/>
              <w:rPr>
                <w:del w:id="969" w:author="Zhang, Carol (MSHA)" w:date="2019-08-21T10:58:00Z"/>
              </w:rPr>
            </w:pPr>
            <w:del w:id="970" w:author="Zhang, Carol (MSHA)" w:date="2019-08-21T10:58:00Z">
              <w:r w:rsidRPr="007B0A26" w:rsidDel="00E71FAC">
                <w:rPr>
                  <w:b/>
                </w:rPr>
                <w:delText>Month</w:delText>
              </w:r>
            </w:del>
          </w:p>
        </w:tc>
        <w:tc>
          <w:tcPr>
            <w:tcW w:w="3969" w:type="dxa"/>
            <w:gridSpan w:val="9"/>
          </w:tcPr>
          <w:p w:rsidR="00FB1F25" w:rsidDel="00E71FAC" w:rsidRDefault="00FB1F25" w:rsidP="00DB2D4B">
            <w:pPr>
              <w:jc w:val="center"/>
              <w:rPr>
                <w:del w:id="971" w:author="Zhang, Carol (MSHA)" w:date="2019-08-21T10:58:00Z"/>
              </w:rPr>
            </w:pPr>
            <w:del w:id="972" w:author="Zhang, Carol (MSHA)" w:date="2019-08-21T10:58:00Z">
              <w:r w:rsidRPr="007B0A26" w:rsidDel="00E71FAC">
                <w:rPr>
                  <w:b/>
                </w:rPr>
                <w:delText>Day</w:delText>
              </w:r>
            </w:del>
          </w:p>
        </w:tc>
      </w:tr>
      <w:tr w:rsidR="00FB1F25" w:rsidDel="00E71FAC" w:rsidTr="000C5505">
        <w:trPr>
          <w:jc w:val="center"/>
          <w:del w:id="973" w:author="Zhang, Carol (MSHA)" w:date="2019-08-21T10:58:00Z"/>
        </w:trPr>
        <w:tc>
          <w:tcPr>
            <w:tcW w:w="3970" w:type="dxa"/>
            <w:gridSpan w:val="8"/>
          </w:tcPr>
          <w:p w:rsidR="00FB1F25" w:rsidRPr="007B0A26" w:rsidDel="00E71FAC" w:rsidRDefault="00FB1F25" w:rsidP="00DB2D4B">
            <w:pPr>
              <w:jc w:val="center"/>
              <w:rPr>
                <w:del w:id="974" w:author="Zhang, Carol (MSHA)" w:date="2019-08-21T10:58:00Z"/>
                <w:b/>
              </w:rPr>
            </w:pPr>
            <w:del w:id="975" w:author="Zhang, Carol (MSHA)" w:date="2019-08-21T10:58:00Z">
              <w:r w:rsidRPr="007B0A26" w:rsidDel="00E71FAC">
                <w:rPr>
                  <w:b/>
                </w:rPr>
                <w:delText>Hour</w:delText>
              </w:r>
            </w:del>
          </w:p>
        </w:tc>
        <w:tc>
          <w:tcPr>
            <w:tcW w:w="3969" w:type="dxa"/>
            <w:gridSpan w:val="9"/>
          </w:tcPr>
          <w:p w:rsidR="00FB1F25" w:rsidRPr="007B0A26" w:rsidDel="00E71FAC" w:rsidRDefault="00FB1F25" w:rsidP="00DB2D4B">
            <w:pPr>
              <w:jc w:val="center"/>
              <w:rPr>
                <w:del w:id="976" w:author="Zhang, Carol (MSHA)" w:date="2019-08-21T10:58:00Z"/>
                <w:b/>
              </w:rPr>
            </w:pPr>
            <w:del w:id="977" w:author="Zhang, Carol (MSHA)" w:date="2019-08-21T10:58:00Z">
              <w:r w:rsidRPr="007B0A26" w:rsidDel="00E71FAC">
                <w:rPr>
                  <w:b/>
                </w:rPr>
                <w:delText>Minute</w:delText>
              </w:r>
            </w:del>
          </w:p>
        </w:tc>
      </w:tr>
      <w:tr w:rsidR="00FB1F25" w:rsidDel="00E71FAC" w:rsidTr="000C5505">
        <w:trPr>
          <w:gridAfter w:val="9"/>
          <w:wAfter w:w="3969" w:type="dxa"/>
          <w:jc w:val="center"/>
          <w:del w:id="978" w:author="Zhang, Carol (MSHA)" w:date="2019-08-21T10:58:00Z"/>
        </w:trPr>
        <w:tc>
          <w:tcPr>
            <w:tcW w:w="3970" w:type="dxa"/>
            <w:gridSpan w:val="8"/>
          </w:tcPr>
          <w:p w:rsidR="00FB1F25" w:rsidRPr="007B0A26" w:rsidDel="00E71FAC" w:rsidRDefault="00FB1F25" w:rsidP="00DB2D4B">
            <w:pPr>
              <w:jc w:val="center"/>
              <w:rPr>
                <w:del w:id="979" w:author="Zhang, Carol (MSHA)" w:date="2019-08-21T10:58:00Z"/>
                <w:b/>
              </w:rPr>
            </w:pPr>
            <w:del w:id="980" w:author="Zhang, Carol (MSHA)" w:date="2019-08-21T10:58:00Z">
              <w:r w:rsidRPr="007B0A26" w:rsidDel="00E71FAC">
                <w:rPr>
                  <w:b/>
                </w:rPr>
                <w:delText>Second</w:delText>
              </w:r>
            </w:del>
          </w:p>
        </w:tc>
      </w:tr>
    </w:tbl>
    <w:p w:rsidR="0042739D" w:rsidDel="00E71FAC" w:rsidRDefault="0042739D" w:rsidP="004657FD">
      <w:pPr>
        <w:rPr>
          <w:del w:id="981" w:author="Zhang, Carol (MSHA)" w:date="2019-08-21T10:58:00Z"/>
        </w:rPr>
      </w:pPr>
    </w:p>
    <w:p w:rsidR="00826FD3" w:rsidDel="00E71FAC" w:rsidRDefault="00DA59EE" w:rsidP="009A6681">
      <w:pPr>
        <w:pStyle w:val="2"/>
        <w:numPr>
          <w:ilvl w:val="1"/>
          <w:numId w:val="4"/>
        </w:numPr>
        <w:rPr>
          <w:del w:id="982" w:author="Zhang, Carol (MSHA)" w:date="2019-08-21T10:58:00Z"/>
        </w:rPr>
      </w:pPr>
      <w:bookmarkStart w:id="983" w:name="_Ref476669523"/>
      <w:del w:id="984" w:author="Zhang, Carol (MSHA)" w:date="2019-08-21T10:58:00Z">
        <w:r w:rsidDel="00E71FAC">
          <w:rPr>
            <w:rFonts w:hint="eastAsia"/>
          </w:rPr>
          <w:delText>体积单位</w:delText>
        </w:r>
        <w:bookmarkEnd w:id="983"/>
      </w:del>
    </w:p>
    <w:p w:rsidR="009A6681" w:rsidDel="00E71FAC" w:rsidRDefault="009A6681" w:rsidP="009A6681">
      <w:pPr>
        <w:rPr>
          <w:del w:id="985" w:author="Zhang, Carol (MSHA)" w:date="2019-08-21T10:58:00Z"/>
        </w:rPr>
      </w:pPr>
      <w:del w:id="986" w:author="Zhang, Carol (MSHA)" w:date="2019-08-21T10:58:00Z">
        <w:r w:rsidDel="00E71FAC">
          <w:rPr>
            <w:rFonts w:hint="eastAsia"/>
          </w:rPr>
          <w:delText>体积单位字段</w:delText>
        </w:r>
        <w:r w:rsidDel="00E71FAC">
          <w:delText>包含</w:delText>
        </w:r>
        <w:r w:rsidDel="00E71FAC">
          <w:rPr>
            <w:rFonts w:hint="eastAsia"/>
          </w:rPr>
          <w:delText>体积单位</w:delText>
        </w:r>
        <w:r w:rsidDel="00E71FAC">
          <w:rPr>
            <w:rFonts w:hint="eastAsia"/>
          </w:rPr>
          <w:delText>ID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9A6681" w:rsidRPr="00513A48" w:rsidDel="00E71FAC" w:rsidTr="003C2727">
        <w:trPr>
          <w:jc w:val="center"/>
          <w:del w:id="987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88" w:author="Zhang, Carol (MSHA)" w:date="2019-08-21T10:58:00Z"/>
                <w:sz w:val="18"/>
                <w:szCs w:val="18"/>
              </w:rPr>
            </w:pPr>
            <w:del w:id="98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90" w:author="Zhang, Carol (MSHA)" w:date="2019-08-21T10:58:00Z"/>
                <w:sz w:val="18"/>
                <w:szCs w:val="18"/>
              </w:rPr>
            </w:pPr>
            <w:del w:id="99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92" w:author="Zhang, Carol (MSHA)" w:date="2019-08-21T10:58:00Z"/>
                <w:sz w:val="18"/>
                <w:szCs w:val="18"/>
              </w:rPr>
            </w:pPr>
            <w:del w:id="99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94" w:author="Zhang, Carol (MSHA)" w:date="2019-08-21T10:58:00Z"/>
                <w:sz w:val="18"/>
                <w:szCs w:val="18"/>
              </w:rPr>
            </w:pPr>
            <w:del w:id="99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96" w:author="Zhang, Carol (MSHA)" w:date="2019-08-21T10:58:00Z"/>
                <w:sz w:val="18"/>
                <w:szCs w:val="18"/>
              </w:rPr>
            </w:pPr>
            <w:del w:id="99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998" w:author="Zhang, Carol (MSHA)" w:date="2019-08-21T10:58:00Z"/>
                <w:sz w:val="18"/>
                <w:szCs w:val="18"/>
              </w:rPr>
            </w:pPr>
            <w:del w:id="99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00" w:author="Zhang, Carol (MSHA)" w:date="2019-08-21T10:58:00Z"/>
                <w:sz w:val="18"/>
                <w:szCs w:val="18"/>
              </w:rPr>
            </w:pPr>
            <w:del w:id="100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17295A" w:rsidDel="00E71FAC" w:rsidRDefault="009A6681" w:rsidP="003C2727">
            <w:pPr>
              <w:jc w:val="center"/>
              <w:rPr>
                <w:del w:id="1002" w:author="Zhang, Carol (MSHA)" w:date="2019-08-21T10:58:00Z"/>
                <w:sz w:val="18"/>
                <w:szCs w:val="18"/>
              </w:rPr>
            </w:pPr>
            <w:del w:id="100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04" w:author="Zhang, Carol (MSHA)" w:date="2019-08-21T10:58:00Z"/>
                <w:sz w:val="18"/>
                <w:szCs w:val="18"/>
              </w:rPr>
            </w:pPr>
            <w:del w:id="100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06" w:author="Zhang, Carol (MSHA)" w:date="2019-08-21T10:58:00Z"/>
                <w:sz w:val="18"/>
                <w:szCs w:val="18"/>
              </w:rPr>
            </w:pPr>
            <w:del w:id="100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08" w:author="Zhang, Carol (MSHA)" w:date="2019-08-21T10:58:00Z"/>
                <w:sz w:val="18"/>
                <w:szCs w:val="18"/>
              </w:rPr>
            </w:pPr>
            <w:del w:id="100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10" w:author="Zhang, Carol (MSHA)" w:date="2019-08-21T10:58:00Z"/>
                <w:sz w:val="18"/>
                <w:szCs w:val="18"/>
              </w:rPr>
            </w:pPr>
            <w:del w:id="101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12" w:author="Zhang, Carol (MSHA)" w:date="2019-08-21T10:58:00Z"/>
                <w:sz w:val="18"/>
                <w:szCs w:val="18"/>
              </w:rPr>
            </w:pPr>
            <w:del w:id="101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14" w:author="Zhang, Carol (MSHA)" w:date="2019-08-21T10:58:00Z"/>
                <w:sz w:val="18"/>
                <w:szCs w:val="18"/>
              </w:rPr>
            </w:pPr>
            <w:del w:id="101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16" w:author="Zhang, Carol (MSHA)" w:date="2019-08-21T10:58:00Z"/>
                <w:sz w:val="18"/>
                <w:szCs w:val="18"/>
              </w:rPr>
            </w:pPr>
            <w:del w:id="101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9A6681" w:rsidRPr="00513A48" w:rsidDel="00E71FAC" w:rsidRDefault="009A6681" w:rsidP="003C2727">
            <w:pPr>
              <w:jc w:val="center"/>
              <w:rPr>
                <w:del w:id="1018" w:author="Zhang, Carol (MSHA)" w:date="2019-08-21T10:58:00Z"/>
                <w:sz w:val="18"/>
                <w:szCs w:val="18"/>
              </w:rPr>
            </w:pPr>
            <w:del w:id="101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9A6681" w:rsidDel="00E71FAC" w:rsidTr="003C2727">
        <w:trPr>
          <w:jc w:val="center"/>
          <w:del w:id="1020" w:author="Zhang, Carol (MSHA)" w:date="2019-08-21T10:58:00Z"/>
        </w:trPr>
        <w:tc>
          <w:tcPr>
            <w:tcW w:w="7992" w:type="dxa"/>
            <w:gridSpan w:val="17"/>
          </w:tcPr>
          <w:p w:rsidR="009A6681" w:rsidDel="00E71FAC" w:rsidRDefault="009A6681" w:rsidP="003C2727">
            <w:pPr>
              <w:jc w:val="center"/>
              <w:rPr>
                <w:del w:id="1021" w:author="Zhang, Carol (MSHA)" w:date="2019-08-21T10:58:00Z"/>
                <w:b/>
              </w:rPr>
            </w:pPr>
            <w:del w:id="1022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9A6681" w:rsidDel="00E71FAC" w:rsidTr="003C2727">
        <w:trPr>
          <w:jc w:val="center"/>
          <w:del w:id="1023" w:author="Zhang, Carol (MSHA)" w:date="2019-08-21T10:58:00Z"/>
        </w:trPr>
        <w:tc>
          <w:tcPr>
            <w:tcW w:w="7992" w:type="dxa"/>
            <w:gridSpan w:val="17"/>
          </w:tcPr>
          <w:p w:rsidR="009A6681" w:rsidDel="00E71FAC" w:rsidRDefault="009A6681" w:rsidP="003C2727">
            <w:pPr>
              <w:jc w:val="center"/>
              <w:rPr>
                <w:del w:id="1024" w:author="Zhang, Carol (MSHA)" w:date="2019-08-21T10:58:00Z"/>
                <w:b/>
              </w:rPr>
            </w:pPr>
            <w:del w:id="1025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9A6681" w:rsidDel="00E71FAC" w:rsidTr="003C2727">
        <w:trPr>
          <w:gridAfter w:val="8"/>
          <w:wAfter w:w="4164" w:type="dxa"/>
          <w:jc w:val="center"/>
          <w:del w:id="1026" w:author="Zhang, Carol (MSHA)" w:date="2019-08-21T10:58:00Z"/>
        </w:trPr>
        <w:tc>
          <w:tcPr>
            <w:tcW w:w="3828" w:type="dxa"/>
            <w:gridSpan w:val="9"/>
          </w:tcPr>
          <w:p w:rsidR="009A6681" w:rsidRPr="00E70E77" w:rsidDel="00E71FAC" w:rsidRDefault="0077498D" w:rsidP="003C2727">
            <w:pPr>
              <w:jc w:val="center"/>
              <w:rPr>
                <w:del w:id="1027" w:author="Zhang, Carol (MSHA)" w:date="2019-08-21T10:58:00Z"/>
                <w:rStyle w:val="a9"/>
              </w:rPr>
            </w:pPr>
            <w:del w:id="1028" w:author="Zhang, Carol (MSHA)" w:date="2019-08-21T10:58:00Z">
              <w:r w:rsidRPr="0077498D" w:rsidDel="00E71FAC">
                <w:rPr>
                  <w:color w:val="0000FF"/>
                </w:rPr>
                <w:fldChar w:fldCharType="begin"/>
              </w:r>
              <w:r w:rsidRPr="0077498D" w:rsidDel="00E71FAC">
                <w:rPr>
                  <w:color w:val="0000FF"/>
                </w:rPr>
                <w:delInstrText xml:space="preserve"> REF _Ref476669491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77498D" w:rsidDel="00E71FAC">
                <w:rPr>
                  <w:color w:val="0000FF"/>
                </w:rPr>
              </w:r>
              <w:r w:rsidRPr="0077498D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Volume Unit</w:delText>
              </w:r>
              <w:r w:rsidRPr="0077498D" w:rsidDel="00E71FAC">
                <w:rPr>
                  <w:color w:val="0000FF"/>
                </w:rPr>
                <w:fldChar w:fldCharType="end"/>
              </w:r>
            </w:del>
          </w:p>
        </w:tc>
      </w:tr>
    </w:tbl>
    <w:p w:rsidR="009A6681" w:rsidDel="00E71FAC" w:rsidRDefault="009A6681" w:rsidP="004657FD">
      <w:pPr>
        <w:rPr>
          <w:del w:id="1029" w:author="Zhang, Carol (MSHA)" w:date="2019-08-21T10:58:00Z"/>
        </w:rPr>
      </w:pPr>
    </w:p>
    <w:p w:rsidR="00E118D9" w:rsidDel="00E71FAC" w:rsidRDefault="00E118D9" w:rsidP="00E118D9">
      <w:pPr>
        <w:pStyle w:val="2"/>
        <w:numPr>
          <w:ilvl w:val="1"/>
          <w:numId w:val="4"/>
        </w:numPr>
        <w:rPr>
          <w:del w:id="1030" w:author="Zhang, Carol (MSHA)" w:date="2019-08-21T10:58:00Z"/>
        </w:rPr>
      </w:pPr>
      <w:del w:id="1031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032" w:name="_Ref476742608"/>
        <w:r w:rsidDel="00E71FAC">
          <w:rPr>
            <w:rFonts w:hint="eastAsia"/>
          </w:rPr>
          <w:delText>输注时间</w:delText>
        </w:r>
        <w:bookmarkEnd w:id="1032"/>
      </w:del>
    </w:p>
    <w:p w:rsidR="00E118D9" w:rsidDel="00E71FAC" w:rsidRDefault="00E118D9" w:rsidP="00E118D9">
      <w:pPr>
        <w:rPr>
          <w:del w:id="1033" w:author="Zhang, Carol (MSHA)" w:date="2019-08-21T10:58:00Z"/>
        </w:rPr>
      </w:pPr>
      <w:del w:id="1034" w:author="Zhang, Carol (MSHA)" w:date="2019-08-21T10:58:00Z">
        <w:r w:rsidDel="00E71FAC">
          <w:rPr>
            <w:rFonts w:hint="eastAsia"/>
          </w:rPr>
          <w:delText>输注时间字段</w:delText>
        </w:r>
        <w:r w:rsidDel="00E71FAC">
          <w:delText>包含</w:delText>
        </w:r>
        <w:r w:rsidDel="00E71FAC">
          <w:rPr>
            <w:rFonts w:hint="eastAsia"/>
          </w:rPr>
          <w:delText>小时和分钟。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352"/>
        <w:gridCol w:w="195"/>
      </w:tblGrid>
      <w:tr w:rsidR="00E118D9" w:rsidRPr="00513A48" w:rsidDel="00E71FAC" w:rsidTr="00BF4494">
        <w:trPr>
          <w:jc w:val="center"/>
          <w:del w:id="1035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36" w:author="Zhang, Carol (MSHA)" w:date="2019-08-21T10:58:00Z"/>
                <w:sz w:val="18"/>
                <w:szCs w:val="18"/>
              </w:rPr>
            </w:pPr>
            <w:del w:id="103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38" w:author="Zhang, Carol (MSHA)" w:date="2019-08-21T10:58:00Z"/>
                <w:sz w:val="18"/>
                <w:szCs w:val="18"/>
              </w:rPr>
            </w:pPr>
            <w:del w:id="103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40" w:author="Zhang, Carol (MSHA)" w:date="2019-08-21T10:58:00Z"/>
                <w:sz w:val="18"/>
                <w:szCs w:val="18"/>
              </w:rPr>
            </w:pPr>
            <w:del w:id="104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42" w:author="Zhang, Carol (MSHA)" w:date="2019-08-21T10:58:00Z"/>
                <w:sz w:val="18"/>
                <w:szCs w:val="18"/>
              </w:rPr>
            </w:pPr>
            <w:del w:id="104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44" w:author="Zhang, Carol (MSHA)" w:date="2019-08-21T10:58:00Z"/>
                <w:sz w:val="18"/>
                <w:szCs w:val="18"/>
              </w:rPr>
            </w:pPr>
            <w:del w:id="104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46" w:author="Zhang, Carol (MSHA)" w:date="2019-08-21T10:58:00Z"/>
                <w:sz w:val="18"/>
                <w:szCs w:val="18"/>
              </w:rPr>
            </w:pPr>
            <w:del w:id="104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48" w:author="Zhang, Carol (MSHA)" w:date="2019-08-21T10:58:00Z"/>
                <w:sz w:val="18"/>
                <w:szCs w:val="18"/>
              </w:rPr>
            </w:pPr>
            <w:del w:id="104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17295A" w:rsidDel="00E71FAC" w:rsidRDefault="00E118D9" w:rsidP="00BF4494">
            <w:pPr>
              <w:jc w:val="center"/>
              <w:rPr>
                <w:del w:id="1050" w:author="Zhang, Carol (MSHA)" w:date="2019-08-21T10:58:00Z"/>
                <w:sz w:val="18"/>
                <w:szCs w:val="18"/>
              </w:rPr>
            </w:pPr>
            <w:del w:id="105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52" w:author="Zhang, Carol (MSHA)" w:date="2019-08-21T10:58:00Z"/>
                <w:sz w:val="18"/>
                <w:szCs w:val="18"/>
              </w:rPr>
            </w:pPr>
            <w:del w:id="105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54" w:author="Zhang, Carol (MSHA)" w:date="2019-08-21T10:58:00Z"/>
                <w:sz w:val="18"/>
                <w:szCs w:val="18"/>
              </w:rPr>
            </w:pPr>
            <w:del w:id="105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56" w:author="Zhang, Carol (MSHA)" w:date="2019-08-21T10:58:00Z"/>
                <w:sz w:val="18"/>
                <w:szCs w:val="18"/>
              </w:rPr>
            </w:pPr>
            <w:del w:id="105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58" w:author="Zhang, Carol (MSHA)" w:date="2019-08-21T10:58:00Z"/>
                <w:sz w:val="18"/>
                <w:szCs w:val="18"/>
              </w:rPr>
            </w:pPr>
            <w:del w:id="105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60" w:author="Zhang, Carol (MSHA)" w:date="2019-08-21T10:58:00Z"/>
                <w:sz w:val="18"/>
                <w:szCs w:val="18"/>
              </w:rPr>
            </w:pPr>
            <w:del w:id="106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62" w:author="Zhang, Carol (MSHA)" w:date="2019-08-21T10:58:00Z"/>
                <w:sz w:val="18"/>
                <w:szCs w:val="18"/>
              </w:rPr>
            </w:pPr>
            <w:del w:id="106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64" w:author="Zhang, Carol (MSHA)" w:date="2019-08-21T10:58:00Z"/>
                <w:sz w:val="18"/>
                <w:szCs w:val="18"/>
              </w:rPr>
            </w:pPr>
            <w:del w:id="106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gridSpan w:val="2"/>
            <w:shd w:val="clear" w:color="auto" w:fill="AEAAAA" w:themeFill="background2" w:themeFillShade="BF"/>
          </w:tcPr>
          <w:p w:rsidR="00E118D9" w:rsidRPr="00513A48" w:rsidDel="00E71FAC" w:rsidRDefault="00E118D9" w:rsidP="00BF4494">
            <w:pPr>
              <w:jc w:val="center"/>
              <w:rPr>
                <w:del w:id="1066" w:author="Zhang, Carol (MSHA)" w:date="2019-08-21T10:58:00Z"/>
                <w:sz w:val="18"/>
                <w:szCs w:val="18"/>
              </w:rPr>
            </w:pPr>
            <w:del w:id="106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E118D9" w:rsidDel="00E71FAC" w:rsidTr="00BF4494">
        <w:trPr>
          <w:jc w:val="center"/>
          <w:del w:id="1068" w:author="Zhang, Carol (MSHA)" w:date="2019-08-21T10:58:00Z"/>
        </w:trPr>
        <w:tc>
          <w:tcPr>
            <w:tcW w:w="7992" w:type="dxa"/>
            <w:gridSpan w:val="18"/>
          </w:tcPr>
          <w:p w:rsidR="00E118D9" w:rsidDel="00E71FAC" w:rsidRDefault="00E118D9" w:rsidP="00BF4494">
            <w:pPr>
              <w:jc w:val="center"/>
              <w:rPr>
                <w:del w:id="1069" w:author="Zhang, Carol (MSHA)" w:date="2019-08-21T10:58:00Z"/>
                <w:b/>
              </w:rPr>
            </w:pPr>
            <w:del w:id="1070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E118D9" w:rsidDel="00E71FAC" w:rsidTr="00BF4494">
        <w:trPr>
          <w:jc w:val="center"/>
          <w:del w:id="1071" w:author="Zhang, Carol (MSHA)" w:date="2019-08-21T10:58:00Z"/>
        </w:trPr>
        <w:tc>
          <w:tcPr>
            <w:tcW w:w="7992" w:type="dxa"/>
            <w:gridSpan w:val="18"/>
          </w:tcPr>
          <w:p w:rsidR="00E118D9" w:rsidDel="00E71FAC" w:rsidRDefault="00E118D9" w:rsidP="00BF4494">
            <w:pPr>
              <w:jc w:val="center"/>
              <w:rPr>
                <w:del w:id="1072" w:author="Zhang, Carol (MSHA)" w:date="2019-08-21T10:58:00Z"/>
                <w:b/>
              </w:rPr>
            </w:pPr>
            <w:del w:id="1073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2</w:delText>
              </w:r>
            </w:del>
          </w:p>
        </w:tc>
      </w:tr>
      <w:tr w:rsidR="00E118D9" w:rsidDel="00E71FAC" w:rsidTr="00BF4494">
        <w:trPr>
          <w:gridAfter w:val="1"/>
          <w:wAfter w:w="195" w:type="dxa"/>
          <w:jc w:val="center"/>
          <w:del w:id="1074" w:author="Zhang, Carol (MSHA)" w:date="2019-08-21T10:58:00Z"/>
        </w:trPr>
        <w:tc>
          <w:tcPr>
            <w:tcW w:w="3828" w:type="dxa"/>
            <w:gridSpan w:val="9"/>
          </w:tcPr>
          <w:p w:rsidR="00E118D9" w:rsidRPr="007B0A26" w:rsidDel="00E71FAC" w:rsidRDefault="00E118D9" w:rsidP="00E118D9">
            <w:pPr>
              <w:jc w:val="center"/>
              <w:rPr>
                <w:del w:id="1075" w:author="Zhang, Carol (MSHA)" w:date="2019-08-21T10:58:00Z"/>
                <w:b/>
              </w:rPr>
            </w:pPr>
            <w:del w:id="1076" w:author="Zhang, Carol (MSHA)" w:date="2019-08-21T10:58:00Z">
              <w:r w:rsidRPr="007B0A26" w:rsidDel="00E71FAC">
                <w:rPr>
                  <w:b/>
                </w:rPr>
                <w:delText>Hour</w:delText>
              </w:r>
            </w:del>
          </w:p>
        </w:tc>
        <w:tc>
          <w:tcPr>
            <w:tcW w:w="3969" w:type="dxa"/>
            <w:gridSpan w:val="8"/>
          </w:tcPr>
          <w:p w:rsidR="00E118D9" w:rsidRPr="007B0A26" w:rsidDel="00E71FAC" w:rsidRDefault="00E118D9" w:rsidP="00E118D9">
            <w:pPr>
              <w:jc w:val="center"/>
              <w:rPr>
                <w:del w:id="1077" w:author="Zhang, Carol (MSHA)" w:date="2019-08-21T10:58:00Z"/>
                <w:b/>
              </w:rPr>
            </w:pPr>
            <w:del w:id="1078" w:author="Zhang, Carol (MSHA)" w:date="2019-08-21T10:58:00Z">
              <w:r w:rsidRPr="007B0A26" w:rsidDel="00E71FAC">
                <w:rPr>
                  <w:b/>
                </w:rPr>
                <w:delText>Minute</w:delText>
              </w:r>
            </w:del>
          </w:p>
        </w:tc>
      </w:tr>
    </w:tbl>
    <w:p w:rsidR="00A1224A" w:rsidDel="00E71FAC" w:rsidRDefault="00A1224A" w:rsidP="00A1224A">
      <w:pPr>
        <w:pStyle w:val="2"/>
        <w:numPr>
          <w:ilvl w:val="1"/>
          <w:numId w:val="4"/>
        </w:numPr>
        <w:rPr>
          <w:del w:id="1079" w:author="Zhang, Carol (MSHA)" w:date="2019-08-21T10:58:00Z"/>
        </w:rPr>
      </w:pPr>
      <w:bookmarkStart w:id="1080" w:name="_Ref488675103"/>
      <w:bookmarkStart w:id="1081" w:name="_Ref488677249"/>
      <w:del w:id="1082" w:author="Zhang, Carol (MSHA)" w:date="2019-08-21T10:58:00Z">
        <w:r w:rsidDel="00E71FAC">
          <w:rPr>
            <w:rFonts w:hint="eastAsia"/>
          </w:rPr>
          <w:delText>多速率</w:delText>
        </w:r>
        <w:bookmarkEnd w:id="1080"/>
        <w:r w:rsidR="000D5CB6" w:rsidDel="00E71FAC">
          <w:rPr>
            <w:rFonts w:hint="eastAsia"/>
          </w:rPr>
          <w:delText>(TAA)</w:delText>
        </w:r>
        <w:bookmarkEnd w:id="1081"/>
      </w:del>
    </w:p>
    <w:p w:rsidR="00A1224A" w:rsidDel="00E71FAC" w:rsidRDefault="00A1224A" w:rsidP="00A1224A">
      <w:pPr>
        <w:rPr>
          <w:del w:id="1083" w:author="Zhang, Carol (MSHA)" w:date="2019-08-21T10:58:00Z"/>
        </w:rPr>
      </w:pPr>
      <w:del w:id="1084" w:author="Zhang, Carol (MSHA)" w:date="2019-08-21T10:58:00Z">
        <w:r w:rsidDel="00E71FAC">
          <w:rPr>
            <w:rFonts w:hint="eastAsia"/>
          </w:rPr>
          <w:delText>多速率字段不限大小由具体数值决定。</w:delText>
        </w:r>
      </w:del>
    </w:p>
    <w:p w:rsidR="00A1224A" w:rsidDel="00E71FAC" w:rsidRDefault="00A1224A" w:rsidP="00A1224A">
      <w:pPr>
        <w:rPr>
          <w:del w:id="1085" w:author="Zhang, Carol (MSHA)" w:date="2019-08-21T10:58:00Z"/>
        </w:rPr>
      </w:pPr>
      <w:del w:id="1086" w:author="Zhang, Carol (MSHA)" w:date="2019-08-21T10:58:00Z">
        <w:r w:rsidDel="00E71FAC">
          <w:rPr>
            <w:rFonts w:hint="eastAsia"/>
          </w:rPr>
          <w:delText>第一个字节是第几个速率，</w:delText>
        </w:r>
        <w:r w:rsidDel="00E71FAC">
          <w:rPr>
            <w:rFonts w:hint="eastAsia"/>
          </w:rPr>
          <w:delText>1</w:delText>
        </w:r>
        <w:r w:rsidDel="00E71FAC">
          <w:rPr>
            <w:rFonts w:hint="eastAsia"/>
          </w:rPr>
          <w:delText>代表速率</w:delText>
        </w:r>
        <w:r w:rsidDel="00E71FAC">
          <w:rPr>
            <w:rFonts w:hint="eastAsia"/>
          </w:rPr>
          <w:delText>1</w:delText>
        </w:r>
        <w:r w:rsidDel="00E71FAC">
          <w:rPr>
            <w:rFonts w:hint="eastAsia"/>
          </w:rPr>
          <w:delText>，</w:delText>
        </w:r>
        <w:r w:rsidDel="00E71FAC">
          <w:rPr>
            <w:rFonts w:hint="eastAsia"/>
          </w:rPr>
          <w:delText>2</w:delText>
        </w:r>
        <w:r w:rsidDel="00E71FAC">
          <w:rPr>
            <w:rFonts w:hint="eastAsia"/>
          </w:rPr>
          <w:delText>代表速率</w:delText>
        </w:r>
        <w:r w:rsidDel="00E71FAC">
          <w:rPr>
            <w:rFonts w:hint="eastAsia"/>
          </w:rPr>
          <w:delText>2</w:delText>
        </w:r>
        <w:r w:rsidDel="00E71FAC">
          <w:rPr>
            <w:rFonts w:hint="eastAsia"/>
          </w:rPr>
          <w:delText>，依次类推；</w:delText>
        </w:r>
      </w:del>
    </w:p>
    <w:p w:rsidR="00A1224A" w:rsidDel="00E71FAC" w:rsidRDefault="00A1224A" w:rsidP="00A1224A">
      <w:pPr>
        <w:rPr>
          <w:del w:id="1087" w:author="Zhang, Carol (MSHA)" w:date="2019-08-21T10:58:00Z"/>
        </w:rPr>
      </w:pPr>
      <w:del w:id="1088" w:author="Zhang, Carol (MSHA)" w:date="2019-08-21T10:58:00Z">
        <w:r w:rsidDel="00E71FAC">
          <w:rPr>
            <w:rFonts w:hint="eastAsia"/>
          </w:rPr>
          <w:delText>第二个字节必须是速率单位；</w:delText>
        </w:r>
      </w:del>
    </w:p>
    <w:p w:rsidR="00A1224A" w:rsidDel="00E71FAC" w:rsidRDefault="00A1224A" w:rsidP="00A1224A">
      <w:pPr>
        <w:rPr>
          <w:del w:id="1089" w:author="Zhang, Carol (MSHA)" w:date="2019-08-21T10:58:00Z"/>
        </w:rPr>
      </w:pPr>
      <w:del w:id="1090" w:author="Zhang, Carol (MSHA)" w:date="2019-08-21T10:58:00Z">
        <w:r w:rsidDel="00E71FAC">
          <w:rPr>
            <w:rFonts w:hint="eastAsia"/>
          </w:rPr>
          <w:delText>第三个字节必须是放大倍数。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A1224A" w:rsidRPr="00513A48" w:rsidDel="00E71FAC" w:rsidTr="004F08A4">
        <w:trPr>
          <w:jc w:val="center"/>
          <w:del w:id="1091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092" w:author="Zhang, Carol (MSHA)" w:date="2019-08-21T10:58:00Z"/>
                <w:sz w:val="18"/>
                <w:szCs w:val="18"/>
              </w:rPr>
            </w:pPr>
            <w:del w:id="109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094" w:author="Zhang, Carol (MSHA)" w:date="2019-08-21T10:58:00Z"/>
                <w:sz w:val="18"/>
                <w:szCs w:val="18"/>
              </w:rPr>
            </w:pPr>
            <w:del w:id="109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096" w:author="Zhang, Carol (MSHA)" w:date="2019-08-21T10:58:00Z"/>
                <w:sz w:val="18"/>
                <w:szCs w:val="18"/>
              </w:rPr>
            </w:pPr>
            <w:del w:id="109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098" w:author="Zhang, Carol (MSHA)" w:date="2019-08-21T10:58:00Z"/>
                <w:sz w:val="18"/>
                <w:szCs w:val="18"/>
              </w:rPr>
            </w:pPr>
            <w:del w:id="109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00" w:author="Zhang, Carol (MSHA)" w:date="2019-08-21T10:58:00Z"/>
                <w:sz w:val="18"/>
                <w:szCs w:val="18"/>
              </w:rPr>
            </w:pPr>
            <w:del w:id="110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02" w:author="Zhang, Carol (MSHA)" w:date="2019-08-21T10:58:00Z"/>
                <w:sz w:val="18"/>
                <w:szCs w:val="18"/>
              </w:rPr>
            </w:pPr>
            <w:del w:id="110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04" w:author="Zhang, Carol (MSHA)" w:date="2019-08-21T10:58:00Z"/>
                <w:sz w:val="18"/>
                <w:szCs w:val="18"/>
              </w:rPr>
            </w:pPr>
            <w:del w:id="110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17295A" w:rsidDel="00E71FAC" w:rsidRDefault="00A1224A" w:rsidP="004F08A4">
            <w:pPr>
              <w:jc w:val="center"/>
              <w:rPr>
                <w:del w:id="1106" w:author="Zhang, Carol (MSHA)" w:date="2019-08-21T10:58:00Z"/>
                <w:sz w:val="18"/>
                <w:szCs w:val="18"/>
              </w:rPr>
            </w:pPr>
            <w:del w:id="110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08" w:author="Zhang, Carol (MSHA)" w:date="2019-08-21T10:58:00Z"/>
                <w:sz w:val="18"/>
                <w:szCs w:val="18"/>
              </w:rPr>
            </w:pPr>
            <w:del w:id="110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10" w:author="Zhang, Carol (MSHA)" w:date="2019-08-21T10:58:00Z"/>
                <w:sz w:val="18"/>
                <w:szCs w:val="18"/>
              </w:rPr>
            </w:pPr>
            <w:del w:id="111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12" w:author="Zhang, Carol (MSHA)" w:date="2019-08-21T10:58:00Z"/>
                <w:sz w:val="18"/>
                <w:szCs w:val="18"/>
              </w:rPr>
            </w:pPr>
            <w:del w:id="111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14" w:author="Zhang, Carol (MSHA)" w:date="2019-08-21T10:58:00Z"/>
                <w:sz w:val="18"/>
                <w:szCs w:val="18"/>
              </w:rPr>
            </w:pPr>
            <w:del w:id="111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16" w:author="Zhang, Carol (MSHA)" w:date="2019-08-21T10:58:00Z"/>
                <w:sz w:val="18"/>
                <w:szCs w:val="18"/>
              </w:rPr>
            </w:pPr>
            <w:del w:id="111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18" w:author="Zhang, Carol (MSHA)" w:date="2019-08-21T10:58:00Z"/>
                <w:sz w:val="18"/>
                <w:szCs w:val="18"/>
              </w:rPr>
            </w:pPr>
            <w:del w:id="111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20" w:author="Zhang, Carol (MSHA)" w:date="2019-08-21T10:58:00Z"/>
                <w:sz w:val="18"/>
                <w:szCs w:val="18"/>
              </w:rPr>
            </w:pPr>
            <w:del w:id="112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1224A" w:rsidRPr="00513A48" w:rsidDel="00E71FAC" w:rsidRDefault="00A1224A" w:rsidP="004F08A4">
            <w:pPr>
              <w:jc w:val="center"/>
              <w:rPr>
                <w:del w:id="1122" w:author="Zhang, Carol (MSHA)" w:date="2019-08-21T10:58:00Z"/>
                <w:sz w:val="18"/>
                <w:szCs w:val="18"/>
              </w:rPr>
            </w:pPr>
            <w:del w:id="112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A1224A" w:rsidDel="00E71FAC" w:rsidTr="004F08A4">
        <w:trPr>
          <w:jc w:val="center"/>
          <w:del w:id="1124" w:author="Zhang, Carol (MSHA)" w:date="2019-08-21T10:58:00Z"/>
        </w:trPr>
        <w:tc>
          <w:tcPr>
            <w:tcW w:w="7992" w:type="dxa"/>
            <w:gridSpan w:val="17"/>
          </w:tcPr>
          <w:p w:rsidR="00A1224A" w:rsidDel="00E71FAC" w:rsidRDefault="00A1224A" w:rsidP="004F08A4">
            <w:pPr>
              <w:jc w:val="center"/>
              <w:rPr>
                <w:del w:id="1125" w:author="Zhang, Carol (MSHA)" w:date="2019-08-21T10:58:00Z"/>
                <w:b/>
              </w:rPr>
            </w:pPr>
            <w:del w:id="1126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A1224A" w:rsidDel="00E71FAC" w:rsidTr="004F08A4">
        <w:trPr>
          <w:jc w:val="center"/>
          <w:del w:id="1127" w:author="Zhang, Carol (MSHA)" w:date="2019-08-21T10:58:00Z"/>
        </w:trPr>
        <w:tc>
          <w:tcPr>
            <w:tcW w:w="7992" w:type="dxa"/>
            <w:gridSpan w:val="17"/>
          </w:tcPr>
          <w:p w:rsidR="00A1224A" w:rsidDel="00E71FAC" w:rsidRDefault="00A1224A" w:rsidP="004F08A4">
            <w:pPr>
              <w:jc w:val="center"/>
              <w:rPr>
                <w:del w:id="1128" w:author="Zhang, Carol (MSHA)" w:date="2019-08-21T10:58:00Z"/>
                <w:b/>
              </w:rPr>
            </w:pPr>
            <w:del w:id="1129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>~0xFFFF</w:delText>
              </w:r>
            </w:del>
          </w:p>
        </w:tc>
      </w:tr>
      <w:tr w:rsidR="00A1224A" w:rsidDel="00E71FAC" w:rsidTr="004F08A4">
        <w:trPr>
          <w:jc w:val="center"/>
          <w:del w:id="1130" w:author="Zhang, Carol (MSHA)" w:date="2019-08-21T10:58:00Z"/>
        </w:trPr>
        <w:tc>
          <w:tcPr>
            <w:tcW w:w="3996" w:type="dxa"/>
            <w:gridSpan w:val="9"/>
          </w:tcPr>
          <w:p w:rsidR="00A1224A" w:rsidRPr="00E70E77" w:rsidDel="00E71FAC" w:rsidRDefault="00A1224A" w:rsidP="004F08A4">
            <w:pPr>
              <w:jc w:val="center"/>
              <w:rPr>
                <w:del w:id="1131" w:author="Zhang, Carol (MSHA)" w:date="2019-08-21T10:58:00Z"/>
                <w:rStyle w:val="a9"/>
              </w:rPr>
            </w:pPr>
            <w:del w:id="1132" w:author="Zhang, Carol (MSHA)" w:date="2019-08-21T10:58:00Z">
              <w:r w:rsidRPr="00B05DB5" w:rsidDel="00E71FAC">
                <w:rPr>
                  <w:b/>
                </w:rPr>
                <w:delText>Index</w:delText>
              </w:r>
            </w:del>
          </w:p>
        </w:tc>
        <w:tc>
          <w:tcPr>
            <w:tcW w:w="3996" w:type="dxa"/>
            <w:gridSpan w:val="8"/>
          </w:tcPr>
          <w:p w:rsidR="00A1224A" w:rsidDel="00E71FAC" w:rsidRDefault="00A1224A" w:rsidP="004F08A4">
            <w:pPr>
              <w:jc w:val="center"/>
              <w:rPr>
                <w:del w:id="1133" w:author="Zhang, Carol (MSHA)" w:date="2019-08-21T10:58:00Z"/>
                <w:b/>
              </w:rPr>
            </w:pPr>
            <w:del w:id="1134" w:author="Zhang, Carol (MSHA)" w:date="2019-08-21T10:58:00Z">
              <w:r w:rsidRPr="00EE2E90" w:rsidDel="00E71FAC">
                <w:rPr>
                  <w:color w:val="0000FF"/>
                </w:rPr>
                <w:fldChar w:fldCharType="begin"/>
              </w:r>
              <w:r w:rsidRPr="00EE2E90" w:rsidDel="00E71FAC">
                <w:rPr>
                  <w:color w:val="0000FF"/>
                </w:rPr>
                <w:delInstrText xml:space="preserve"> REF _Ref454208068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EE2E90" w:rsidDel="00E71FAC">
                <w:rPr>
                  <w:color w:val="0000FF"/>
                </w:rPr>
              </w:r>
              <w:r w:rsidRPr="00EE2E90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Infusion Rate Unit</w:delText>
              </w:r>
              <w:r w:rsidRPr="00EE2E90" w:rsidDel="00E71FAC">
                <w:rPr>
                  <w:color w:val="0000FF"/>
                </w:rPr>
                <w:fldChar w:fldCharType="end"/>
              </w:r>
            </w:del>
          </w:p>
        </w:tc>
      </w:tr>
      <w:tr w:rsidR="00A1224A" w:rsidDel="00E71FAC" w:rsidTr="004F08A4">
        <w:trPr>
          <w:jc w:val="center"/>
          <w:del w:id="1135" w:author="Zhang, Carol (MSHA)" w:date="2019-08-21T10:58:00Z"/>
        </w:trPr>
        <w:tc>
          <w:tcPr>
            <w:tcW w:w="3996" w:type="dxa"/>
            <w:gridSpan w:val="9"/>
          </w:tcPr>
          <w:p w:rsidR="00A1224A" w:rsidRPr="00E70E77" w:rsidDel="00E71FAC" w:rsidRDefault="00A1224A" w:rsidP="004F08A4">
            <w:pPr>
              <w:jc w:val="center"/>
              <w:rPr>
                <w:del w:id="1136" w:author="Zhang, Carol (MSHA)" w:date="2019-08-21T10:58:00Z"/>
                <w:rStyle w:val="a9"/>
              </w:rPr>
            </w:pPr>
            <w:del w:id="1137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A1224A" w:rsidDel="00E71FAC" w:rsidRDefault="00A1224A" w:rsidP="004F08A4">
            <w:pPr>
              <w:jc w:val="center"/>
              <w:rPr>
                <w:del w:id="1138" w:author="Zhang, Carol (MSHA)" w:date="2019-08-21T10:58:00Z"/>
                <w:b/>
              </w:rPr>
            </w:pPr>
            <w:del w:id="1139" w:author="Zhang, Carol (MSHA)" w:date="2019-08-21T10:58:00Z">
              <w:r w:rsidDel="00E71FAC">
                <w:rPr>
                  <w:b/>
                </w:rPr>
                <w:delText>Rate 1</w:delText>
              </w:r>
            </w:del>
          </w:p>
        </w:tc>
      </w:tr>
      <w:tr w:rsidR="00A1224A" w:rsidDel="00E71FAC" w:rsidTr="004F08A4">
        <w:trPr>
          <w:jc w:val="center"/>
          <w:del w:id="1140" w:author="Zhang, Carol (MSHA)" w:date="2019-08-21T10:58:00Z"/>
        </w:trPr>
        <w:tc>
          <w:tcPr>
            <w:tcW w:w="3996" w:type="dxa"/>
            <w:gridSpan w:val="9"/>
          </w:tcPr>
          <w:p w:rsidR="00A1224A" w:rsidRPr="00E70E77" w:rsidDel="00E71FAC" w:rsidRDefault="00A1224A" w:rsidP="004F08A4">
            <w:pPr>
              <w:jc w:val="center"/>
              <w:rPr>
                <w:del w:id="1141" w:author="Zhang, Carol (MSHA)" w:date="2019-08-21T10:58:00Z"/>
                <w:rStyle w:val="a9"/>
                <w:b/>
              </w:rPr>
            </w:pPr>
            <w:del w:id="1142" w:author="Zhang, Carol (MSHA)" w:date="2019-08-21T10:58:00Z">
              <w:r w:rsidDel="00E71FAC">
                <w:rPr>
                  <w:b/>
                </w:rPr>
                <w:delText>Rate 2</w:delText>
              </w:r>
            </w:del>
          </w:p>
        </w:tc>
        <w:tc>
          <w:tcPr>
            <w:tcW w:w="3996" w:type="dxa"/>
            <w:gridSpan w:val="8"/>
          </w:tcPr>
          <w:p w:rsidR="00A1224A" w:rsidDel="00E71FAC" w:rsidRDefault="00A1224A" w:rsidP="004F08A4">
            <w:pPr>
              <w:jc w:val="center"/>
              <w:rPr>
                <w:del w:id="1143" w:author="Zhang, Carol (MSHA)" w:date="2019-08-21T10:58:00Z"/>
                <w:b/>
              </w:rPr>
            </w:pPr>
            <w:del w:id="1144" w:author="Zhang, Carol (MSHA)" w:date="2019-08-21T10:58:00Z">
              <w:r w:rsidDel="00E71FAC">
                <w:rPr>
                  <w:b/>
                </w:rPr>
                <w:delText>Rate …</w:delText>
              </w:r>
            </w:del>
          </w:p>
        </w:tc>
      </w:tr>
    </w:tbl>
    <w:p w:rsidR="00E118D9" w:rsidDel="00E71FAC" w:rsidRDefault="00A04B97" w:rsidP="000D6ECB">
      <w:pPr>
        <w:pStyle w:val="2"/>
        <w:numPr>
          <w:ilvl w:val="1"/>
          <w:numId w:val="4"/>
        </w:numPr>
        <w:rPr>
          <w:del w:id="1145" w:author="Zhang, Carol (MSHA)" w:date="2019-08-21T10:58:00Z"/>
        </w:rPr>
      </w:pPr>
      <w:bookmarkStart w:id="1146" w:name="_Ref476746820"/>
      <w:del w:id="1147" w:author="Zhang, Carol (MSHA)" w:date="2019-08-21T10:58:00Z">
        <w:r w:rsidDel="00E71FAC">
          <w:rPr>
            <w:rFonts w:hint="eastAsia"/>
          </w:rPr>
          <w:delText>剂量</w:delText>
        </w:r>
        <w:bookmarkEnd w:id="1146"/>
      </w:del>
    </w:p>
    <w:p w:rsidR="0057324B" w:rsidDel="00E71FAC" w:rsidRDefault="0057324B" w:rsidP="0057324B">
      <w:pPr>
        <w:rPr>
          <w:del w:id="1148" w:author="Zhang, Carol (MSHA)" w:date="2019-08-21T10:58:00Z"/>
        </w:rPr>
      </w:pPr>
      <w:del w:id="1149" w:author="Zhang, Carol (MSHA)" w:date="2019-08-21T10:58:00Z">
        <w:r w:rsidDel="00E71FAC">
          <w:rPr>
            <w:rFonts w:hint="eastAsia"/>
          </w:rPr>
          <w:delText>剂量字段不限大小由具体数值决定，第一个字节必须是放大倍数。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57324B" w:rsidRPr="00513A48" w:rsidDel="00E71FAC" w:rsidTr="00BF4494">
        <w:trPr>
          <w:jc w:val="center"/>
          <w:del w:id="1150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51" w:author="Zhang, Carol (MSHA)" w:date="2019-08-21T10:58:00Z"/>
                <w:sz w:val="18"/>
                <w:szCs w:val="18"/>
              </w:rPr>
            </w:pPr>
            <w:del w:id="115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53" w:author="Zhang, Carol (MSHA)" w:date="2019-08-21T10:58:00Z"/>
                <w:sz w:val="18"/>
                <w:szCs w:val="18"/>
              </w:rPr>
            </w:pPr>
            <w:del w:id="115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55" w:author="Zhang, Carol (MSHA)" w:date="2019-08-21T10:58:00Z"/>
                <w:sz w:val="18"/>
                <w:szCs w:val="18"/>
              </w:rPr>
            </w:pPr>
            <w:del w:id="115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57" w:author="Zhang, Carol (MSHA)" w:date="2019-08-21T10:58:00Z"/>
                <w:sz w:val="18"/>
                <w:szCs w:val="18"/>
              </w:rPr>
            </w:pPr>
            <w:del w:id="115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59" w:author="Zhang, Carol (MSHA)" w:date="2019-08-21T10:58:00Z"/>
                <w:sz w:val="18"/>
                <w:szCs w:val="18"/>
              </w:rPr>
            </w:pPr>
            <w:del w:id="116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61" w:author="Zhang, Carol (MSHA)" w:date="2019-08-21T10:58:00Z"/>
                <w:sz w:val="18"/>
                <w:szCs w:val="18"/>
              </w:rPr>
            </w:pPr>
            <w:del w:id="116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63" w:author="Zhang, Carol (MSHA)" w:date="2019-08-21T10:58:00Z"/>
                <w:sz w:val="18"/>
                <w:szCs w:val="18"/>
              </w:rPr>
            </w:pPr>
            <w:del w:id="116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17295A" w:rsidDel="00E71FAC" w:rsidRDefault="0057324B" w:rsidP="00BF4494">
            <w:pPr>
              <w:jc w:val="center"/>
              <w:rPr>
                <w:del w:id="1165" w:author="Zhang, Carol (MSHA)" w:date="2019-08-21T10:58:00Z"/>
                <w:sz w:val="18"/>
                <w:szCs w:val="18"/>
              </w:rPr>
            </w:pPr>
            <w:del w:id="116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67" w:author="Zhang, Carol (MSHA)" w:date="2019-08-21T10:58:00Z"/>
                <w:sz w:val="18"/>
                <w:szCs w:val="18"/>
              </w:rPr>
            </w:pPr>
            <w:del w:id="116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69" w:author="Zhang, Carol (MSHA)" w:date="2019-08-21T10:58:00Z"/>
                <w:sz w:val="18"/>
                <w:szCs w:val="18"/>
              </w:rPr>
            </w:pPr>
            <w:del w:id="117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71" w:author="Zhang, Carol (MSHA)" w:date="2019-08-21T10:58:00Z"/>
                <w:sz w:val="18"/>
                <w:szCs w:val="18"/>
              </w:rPr>
            </w:pPr>
            <w:del w:id="117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73" w:author="Zhang, Carol (MSHA)" w:date="2019-08-21T10:58:00Z"/>
                <w:sz w:val="18"/>
                <w:szCs w:val="18"/>
              </w:rPr>
            </w:pPr>
            <w:del w:id="117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75" w:author="Zhang, Carol (MSHA)" w:date="2019-08-21T10:58:00Z"/>
                <w:sz w:val="18"/>
                <w:szCs w:val="18"/>
              </w:rPr>
            </w:pPr>
            <w:del w:id="117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77" w:author="Zhang, Carol (MSHA)" w:date="2019-08-21T10:58:00Z"/>
                <w:sz w:val="18"/>
                <w:szCs w:val="18"/>
              </w:rPr>
            </w:pPr>
            <w:del w:id="117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79" w:author="Zhang, Carol (MSHA)" w:date="2019-08-21T10:58:00Z"/>
                <w:sz w:val="18"/>
                <w:szCs w:val="18"/>
              </w:rPr>
            </w:pPr>
            <w:del w:id="118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7324B" w:rsidRPr="00513A48" w:rsidDel="00E71FAC" w:rsidRDefault="0057324B" w:rsidP="00BF4494">
            <w:pPr>
              <w:jc w:val="center"/>
              <w:rPr>
                <w:del w:id="1181" w:author="Zhang, Carol (MSHA)" w:date="2019-08-21T10:58:00Z"/>
                <w:sz w:val="18"/>
                <w:szCs w:val="18"/>
              </w:rPr>
            </w:pPr>
            <w:del w:id="118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57324B" w:rsidDel="00E71FAC" w:rsidTr="00BF4494">
        <w:trPr>
          <w:jc w:val="center"/>
          <w:del w:id="1183" w:author="Zhang, Carol (MSHA)" w:date="2019-08-21T10:58:00Z"/>
        </w:trPr>
        <w:tc>
          <w:tcPr>
            <w:tcW w:w="7992" w:type="dxa"/>
            <w:gridSpan w:val="17"/>
          </w:tcPr>
          <w:p w:rsidR="0057324B" w:rsidDel="00E71FAC" w:rsidRDefault="0057324B" w:rsidP="00BF4494">
            <w:pPr>
              <w:jc w:val="center"/>
              <w:rPr>
                <w:del w:id="1184" w:author="Zhang, Carol (MSHA)" w:date="2019-08-21T10:58:00Z"/>
                <w:b/>
              </w:rPr>
            </w:pPr>
            <w:del w:id="1185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57324B" w:rsidDel="00E71FAC" w:rsidTr="00BF4494">
        <w:trPr>
          <w:jc w:val="center"/>
          <w:del w:id="1186" w:author="Zhang, Carol (MSHA)" w:date="2019-08-21T10:58:00Z"/>
        </w:trPr>
        <w:tc>
          <w:tcPr>
            <w:tcW w:w="7992" w:type="dxa"/>
            <w:gridSpan w:val="17"/>
          </w:tcPr>
          <w:p w:rsidR="0057324B" w:rsidDel="00E71FAC" w:rsidRDefault="0057324B" w:rsidP="00BF4494">
            <w:pPr>
              <w:jc w:val="center"/>
              <w:rPr>
                <w:del w:id="1187" w:author="Zhang, Carol (MSHA)" w:date="2019-08-21T10:58:00Z"/>
                <w:b/>
              </w:rPr>
            </w:pPr>
            <w:del w:id="1188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02~0xFFFF</w:delText>
              </w:r>
            </w:del>
          </w:p>
        </w:tc>
      </w:tr>
      <w:tr w:rsidR="0057324B" w:rsidDel="00E71FAC" w:rsidTr="00BF4494">
        <w:trPr>
          <w:jc w:val="center"/>
          <w:del w:id="1189" w:author="Zhang, Carol (MSHA)" w:date="2019-08-21T10:58:00Z"/>
        </w:trPr>
        <w:tc>
          <w:tcPr>
            <w:tcW w:w="3996" w:type="dxa"/>
            <w:gridSpan w:val="9"/>
          </w:tcPr>
          <w:p w:rsidR="0057324B" w:rsidRPr="00E70E77" w:rsidDel="00E71FAC" w:rsidRDefault="0057324B" w:rsidP="00BF4494">
            <w:pPr>
              <w:jc w:val="center"/>
              <w:rPr>
                <w:del w:id="1190" w:author="Zhang, Carol (MSHA)" w:date="2019-08-21T10:58:00Z"/>
                <w:rStyle w:val="a9"/>
              </w:rPr>
            </w:pPr>
            <w:del w:id="1191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57324B" w:rsidDel="00E71FAC" w:rsidRDefault="0057324B" w:rsidP="00BF4494">
            <w:pPr>
              <w:jc w:val="center"/>
              <w:rPr>
                <w:del w:id="1192" w:author="Zhang, Carol (MSHA)" w:date="2019-08-21T10:58:00Z"/>
                <w:b/>
              </w:rPr>
            </w:pPr>
            <w:del w:id="1193" w:author="Zhang, Carol (MSHA)" w:date="2019-08-21T10:58:00Z">
              <w:r w:rsidDel="00E71FAC">
                <w:rPr>
                  <w:rFonts w:hint="eastAsia"/>
                  <w:b/>
                </w:rPr>
                <w:delText xml:space="preserve">Dose </w:delText>
              </w:r>
              <w:r w:rsidDel="00E71FAC">
                <w:rPr>
                  <w:b/>
                </w:rPr>
                <w:delText>1</w:delText>
              </w:r>
            </w:del>
          </w:p>
        </w:tc>
      </w:tr>
      <w:tr w:rsidR="0057324B" w:rsidDel="00E71FAC" w:rsidTr="00BF4494">
        <w:trPr>
          <w:jc w:val="center"/>
          <w:del w:id="1194" w:author="Zhang, Carol (MSHA)" w:date="2019-08-21T10:58:00Z"/>
        </w:trPr>
        <w:tc>
          <w:tcPr>
            <w:tcW w:w="3996" w:type="dxa"/>
            <w:gridSpan w:val="9"/>
          </w:tcPr>
          <w:p w:rsidR="0057324B" w:rsidRPr="00E70E77" w:rsidDel="00E71FAC" w:rsidRDefault="0057324B" w:rsidP="00BF4494">
            <w:pPr>
              <w:jc w:val="center"/>
              <w:rPr>
                <w:del w:id="1195" w:author="Zhang, Carol (MSHA)" w:date="2019-08-21T10:58:00Z"/>
                <w:rStyle w:val="a9"/>
                <w:b/>
              </w:rPr>
            </w:pPr>
            <w:del w:id="1196" w:author="Zhang, Carol (MSHA)" w:date="2019-08-21T10:58:00Z">
              <w:r w:rsidDel="00E71FAC">
                <w:rPr>
                  <w:rFonts w:hint="eastAsia"/>
                  <w:b/>
                </w:rPr>
                <w:delText xml:space="preserve">Dose </w:delText>
              </w:r>
              <w:r w:rsidDel="00E71FAC">
                <w:rPr>
                  <w:b/>
                </w:rPr>
                <w:delText>2</w:delText>
              </w:r>
            </w:del>
          </w:p>
        </w:tc>
        <w:tc>
          <w:tcPr>
            <w:tcW w:w="3996" w:type="dxa"/>
            <w:gridSpan w:val="8"/>
          </w:tcPr>
          <w:p w:rsidR="0057324B" w:rsidDel="00E71FAC" w:rsidRDefault="0057324B" w:rsidP="00BF4494">
            <w:pPr>
              <w:jc w:val="center"/>
              <w:rPr>
                <w:del w:id="1197" w:author="Zhang, Carol (MSHA)" w:date="2019-08-21T10:58:00Z"/>
                <w:b/>
              </w:rPr>
            </w:pPr>
            <w:del w:id="1198" w:author="Zhang, Carol (MSHA)" w:date="2019-08-21T10:58:00Z">
              <w:r w:rsidDel="00E71FAC">
                <w:rPr>
                  <w:rFonts w:hint="eastAsia"/>
                  <w:b/>
                </w:rPr>
                <w:delText xml:space="preserve">Dose </w:delText>
              </w:r>
              <w:r w:rsidDel="00E71FAC">
                <w:rPr>
                  <w:b/>
                </w:rPr>
                <w:delText>…</w:delText>
              </w:r>
            </w:del>
          </w:p>
        </w:tc>
      </w:tr>
    </w:tbl>
    <w:p w:rsidR="0057324B" w:rsidDel="00E71FAC" w:rsidRDefault="0057324B" w:rsidP="004657FD">
      <w:pPr>
        <w:rPr>
          <w:del w:id="1199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200" w:author="Zhang, Carol (MSHA)" w:date="2019-08-21T10:58:00Z"/>
        </w:rPr>
      </w:pPr>
      <w:del w:id="1201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202" w:name="_Ref476746830"/>
        <w:r w:rsidR="00A04B97" w:rsidDel="00E71FAC">
          <w:rPr>
            <w:rFonts w:hint="eastAsia"/>
          </w:rPr>
          <w:delText>剂量单位</w:delText>
        </w:r>
        <w:bookmarkEnd w:id="1202"/>
      </w:del>
    </w:p>
    <w:p w:rsidR="00AC3097" w:rsidDel="00E71FAC" w:rsidRDefault="00AC3097" w:rsidP="00AC3097">
      <w:pPr>
        <w:rPr>
          <w:del w:id="1203" w:author="Zhang, Carol (MSHA)" w:date="2019-08-21T10:58:00Z"/>
        </w:rPr>
      </w:pPr>
      <w:del w:id="1204" w:author="Zhang, Carol (MSHA)" w:date="2019-08-21T10:58:00Z">
        <w:r w:rsidDel="00E71FAC">
          <w:rPr>
            <w:rFonts w:hint="eastAsia"/>
          </w:rPr>
          <w:delText>剂量单位字段</w:delText>
        </w:r>
        <w:r w:rsidDel="00E71FAC">
          <w:delText>包含</w:delText>
        </w:r>
        <w:r w:rsidDel="00E71FAC">
          <w:rPr>
            <w:rFonts w:hint="eastAsia"/>
          </w:rPr>
          <w:delText>剂量单位</w:delText>
        </w:r>
        <w:r w:rsidDel="00E71FAC">
          <w:rPr>
            <w:rFonts w:hint="eastAsia"/>
          </w:rPr>
          <w:delText>ID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AC3097" w:rsidRPr="00513A48" w:rsidDel="00E71FAC" w:rsidTr="00BF4494">
        <w:trPr>
          <w:jc w:val="center"/>
          <w:del w:id="1205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06" w:author="Zhang, Carol (MSHA)" w:date="2019-08-21T10:58:00Z"/>
                <w:sz w:val="18"/>
                <w:szCs w:val="18"/>
              </w:rPr>
            </w:pPr>
            <w:del w:id="120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08" w:author="Zhang, Carol (MSHA)" w:date="2019-08-21T10:58:00Z"/>
                <w:sz w:val="18"/>
                <w:szCs w:val="18"/>
              </w:rPr>
            </w:pPr>
            <w:del w:id="120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10" w:author="Zhang, Carol (MSHA)" w:date="2019-08-21T10:58:00Z"/>
                <w:sz w:val="18"/>
                <w:szCs w:val="18"/>
              </w:rPr>
            </w:pPr>
            <w:del w:id="121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12" w:author="Zhang, Carol (MSHA)" w:date="2019-08-21T10:58:00Z"/>
                <w:sz w:val="18"/>
                <w:szCs w:val="18"/>
              </w:rPr>
            </w:pPr>
            <w:del w:id="121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14" w:author="Zhang, Carol (MSHA)" w:date="2019-08-21T10:58:00Z"/>
                <w:sz w:val="18"/>
                <w:szCs w:val="18"/>
              </w:rPr>
            </w:pPr>
            <w:del w:id="121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16" w:author="Zhang, Carol (MSHA)" w:date="2019-08-21T10:58:00Z"/>
                <w:sz w:val="18"/>
                <w:szCs w:val="18"/>
              </w:rPr>
            </w:pPr>
            <w:del w:id="121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18" w:author="Zhang, Carol (MSHA)" w:date="2019-08-21T10:58:00Z"/>
                <w:sz w:val="18"/>
                <w:szCs w:val="18"/>
              </w:rPr>
            </w:pPr>
            <w:del w:id="121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17295A" w:rsidDel="00E71FAC" w:rsidRDefault="00AC3097" w:rsidP="00BF4494">
            <w:pPr>
              <w:jc w:val="center"/>
              <w:rPr>
                <w:del w:id="1220" w:author="Zhang, Carol (MSHA)" w:date="2019-08-21T10:58:00Z"/>
                <w:sz w:val="18"/>
                <w:szCs w:val="18"/>
              </w:rPr>
            </w:pPr>
            <w:del w:id="122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22" w:author="Zhang, Carol (MSHA)" w:date="2019-08-21T10:58:00Z"/>
                <w:sz w:val="18"/>
                <w:szCs w:val="18"/>
              </w:rPr>
            </w:pPr>
            <w:del w:id="122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24" w:author="Zhang, Carol (MSHA)" w:date="2019-08-21T10:58:00Z"/>
                <w:sz w:val="18"/>
                <w:szCs w:val="18"/>
              </w:rPr>
            </w:pPr>
            <w:del w:id="122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26" w:author="Zhang, Carol (MSHA)" w:date="2019-08-21T10:58:00Z"/>
                <w:sz w:val="18"/>
                <w:szCs w:val="18"/>
              </w:rPr>
            </w:pPr>
            <w:del w:id="122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28" w:author="Zhang, Carol (MSHA)" w:date="2019-08-21T10:58:00Z"/>
                <w:sz w:val="18"/>
                <w:szCs w:val="18"/>
              </w:rPr>
            </w:pPr>
            <w:del w:id="122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30" w:author="Zhang, Carol (MSHA)" w:date="2019-08-21T10:58:00Z"/>
                <w:sz w:val="18"/>
                <w:szCs w:val="18"/>
              </w:rPr>
            </w:pPr>
            <w:del w:id="123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32" w:author="Zhang, Carol (MSHA)" w:date="2019-08-21T10:58:00Z"/>
                <w:sz w:val="18"/>
                <w:szCs w:val="18"/>
              </w:rPr>
            </w:pPr>
            <w:del w:id="123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34" w:author="Zhang, Carol (MSHA)" w:date="2019-08-21T10:58:00Z"/>
                <w:sz w:val="18"/>
                <w:szCs w:val="18"/>
              </w:rPr>
            </w:pPr>
            <w:del w:id="123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C3097" w:rsidRPr="00513A48" w:rsidDel="00E71FAC" w:rsidRDefault="00AC3097" w:rsidP="00BF4494">
            <w:pPr>
              <w:jc w:val="center"/>
              <w:rPr>
                <w:del w:id="1236" w:author="Zhang, Carol (MSHA)" w:date="2019-08-21T10:58:00Z"/>
                <w:sz w:val="18"/>
                <w:szCs w:val="18"/>
              </w:rPr>
            </w:pPr>
            <w:del w:id="123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AC3097" w:rsidDel="00E71FAC" w:rsidTr="00BF4494">
        <w:trPr>
          <w:jc w:val="center"/>
          <w:del w:id="1238" w:author="Zhang, Carol (MSHA)" w:date="2019-08-21T10:58:00Z"/>
        </w:trPr>
        <w:tc>
          <w:tcPr>
            <w:tcW w:w="7992" w:type="dxa"/>
            <w:gridSpan w:val="17"/>
          </w:tcPr>
          <w:p w:rsidR="00AC3097" w:rsidDel="00E71FAC" w:rsidRDefault="00AC3097" w:rsidP="00BF4494">
            <w:pPr>
              <w:jc w:val="center"/>
              <w:rPr>
                <w:del w:id="1239" w:author="Zhang, Carol (MSHA)" w:date="2019-08-21T10:58:00Z"/>
                <w:b/>
              </w:rPr>
            </w:pPr>
            <w:del w:id="1240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AC3097" w:rsidDel="00E71FAC" w:rsidTr="00BF4494">
        <w:trPr>
          <w:jc w:val="center"/>
          <w:del w:id="1241" w:author="Zhang, Carol (MSHA)" w:date="2019-08-21T10:58:00Z"/>
        </w:trPr>
        <w:tc>
          <w:tcPr>
            <w:tcW w:w="7992" w:type="dxa"/>
            <w:gridSpan w:val="17"/>
          </w:tcPr>
          <w:p w:rsidR="00AC3097" w:rsidDel="00E71FAC" w:rsidRDefault="00AC3097" w:rsidP="00BF4494">
            <w:pPr>
              <w:jc w:val="center"/>
              <w:rPr>
                <w:del w:id="1242" w:author="Zhang, Carol (MSHA)" w:date="2019-08-21T10:58:00Z"/>
                <w:b/>
              </w:rPr>
            </w:pPr>
            <w:del w:id="1243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AC3097" w:rsidDel="00E71FAC" w:rsidTr="00BF4494">
        <w:trPr>
          <w:gridAfter w:val="8"/>
          <w:wAfter w:w="4164" w:type="dxa"/>
          <w:jc w:val="center"/>
          <w:del w:id="1244" w:author="Zhang, Carol (MSHA)" w:date="2019-08-21T10:58:00Z"/>
        </w:trPr>
        <w:tc>
          <w:tcPr>
            <w:tcW w:w="3828" w:type="dxa"/>
            <w:gridSpan w:val="9"/>
          </w:tcPr>
          <w:p w:rsidR="00AC3097" w:rsidRPr="00E70E77" w:rsidDel="00E71FAC" w:rsidRDefault="00FE6C3E" w:rsidP="00BF4494">
            <w:pPr>
              <w:jc w:val="center"/>
              <w:rPr>
                <w:del w:id="1245" w:author="Zhang, Carol (MSHA)" w:date="2019-08-21T10:58:00Z"/>
                <w:rStyle w:val="a9"/>
              </w:rPr>
            </w:pPr>
            <w:del w:id="1246" w:author="Zhang, Carol (MSHA)" w:date="2019-08-21T10:58:00Z">
              <w:r w:rsidRPr="00FE6C3E" w:rsidDel="00E71FAC">
                <w:rPr>
                  <w:color w:val="0000FF"/>
                </w:rPr>
                <w:fldChar w:fldCharType="begin"/>
              </w:r>
              <w:r w:rsidRPr="00FE6C3E" w:rsidDel="00E71FAC">
                <w:rPr>
                  <w:color w:val="0000FF"/>
                </w:rPr>
                <w:delInstrText xml:space="preserve"> REF _Ref476745888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FE6C3E" w:rsidDel="00E71FAC">
                <w:rPr>
                  <w:color w:val="0000FF"/>
                </w:rPr>
              </w:r>
              <w:r w:rsidRPr="00FE6C3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  <w:r w:rsidRPr="00FE6C3E" w:rsidDel="00E71FAC">
                <w:rPr>
                  <w:color w:val="0000FF"/>
                </w:rPr>
                <w:fldChar w:fldCharType="end"/>
              </w:r>
            </w:del>
          </w:p>
        </w:tc>
      </w:tr>
    </w:tbl>
    <w:p w:rsidR="00AC3097" w:rsidDel="00E71FAC" w:rsidRDefault="00AC3097" w:rsidP="004657FD">
      <w:pPr>
        <w:rPr>
          <w:del w:id="1247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248" w:author="Zhang, Carol (MSHA)" w:date="2019-08-21T10:58:00Z"/>
        </w:rPr>
      </w:pPr>
      <w:del w:id="1249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250" w:name="_Ref476746833"/>
        <w:r w:rsidDel="00E71FAC">
          <w:rPr>
            <w:rFonts w:hint="eastAsia"/>
          </w:rPr>
          <w:delText>体重</w:delText>
        </w:r>
        <w:bookmarkEnd w:id="1250"/>
        <w:r w:rsidDel="00E71FAC">
          <w:delText xml:space="preserve"> </w:delText>
        </w:r>
      </w:del>
    </w:p>
    <w:p w:rsidR="00FE6C3E" w:rsidDel="00E71FAC" w:rsidRDefault="00FE6C3E" w:rsidP="00FE6C3E">
      <w:pPr>
        <w:rPr>
          <w:del w:id="1251" w:author="Zhang, Carol (MSHA)" w:date="2019-08-21T10:58:00Z"/>
        </w:rPr>
      </w:pPr>
      <w:del w:id="1252" w:author="Zhang, Carol (MSHA)" w:date="2019-08-21T10:58:00Z">
        <w:r w:rsidDel="00E71FAC">
          <w:rPr>
            <w:rFonts w:hint="eastAsia"/>
          </w:rPr>
          <w:delText>体重字段不限大小由具体数值决定，第一个字节必须是放大倍数。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FE6C3E" w:rsidRPr="00513A48" w:rsidDel="00E71FAC" w:rsidTr="00BF4494">
        <w:trPr>
          <w:jc w:val="center"/>
          <w:del w:id="1253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54" w:author="Zhang, Carol (MSHA)" w:date="2019-08-21T10:58:00Z"/>
                <w:sz w:val="18"/>
                <w:szCs w:val="18"/>
              </w:rPr>
            </w:pPr>
            <w:del w:id="125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56" w:author="Zhang, Carol (MSHA)" w:date="2019-08-21T10:58:00Z"/>
                <w:sz w:val="18"/>
                <w:szCs w:val="18"/>
              </w:rPr>
            </w:pPr>
            <w:del w:id="125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58" w:author="Zhang, Carol (MSHA)" w:date="2019-08-21T10:58:00Z"/>
                <w:sz w:val="18"/>
                <w:szCs w:val="18"/>
              </w:rPr>
            </w:pPr>
            <w:del w:id="125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60" w:author="Zhang, Carol (MSHA)" w:date="2019-08-21T10:58:00Z"/>
                <w:sz w:val="18"/>
                <w:szCs w:val="18"/>
              </w:rPr>
            </w:pPr>
            <w:del w:id="126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62" w:author="Zhang, Carol (MSHA)" w:date="2019-08-21T10:58:00Z"/>
                <w:sz w:val="18"/>
                <w:szCs w:val="18"/>
              </w:rPr>
            </w:pPr>
            <w:del w:id="126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64" w:author="Zhang, Carol (MSHA)" w:date="2019-08-21T10:58:00Z"/>
                <w:sz w:val="18"/>
                <w:szCs w:val="18"/>
              </w:rPr>
            </w:pPr>
            <w:del w:id="126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66" w:author="Zhang, Carol (MSHA)" w:date="2019-08-21T10:58:00Z"/>
                <w:sz w:val="18"/>
                <w:szCs w:val="18"/>
              </w:rPr>
            </w:pPr>
            <w:del w:id="126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17295A" w:rsidDel="00E71FAC" w:rsidRDefault="00FE6C3E" w:rsidP="00BF4494">
            <w:pPr>
              <w:jc w:val="center"/>
              <w:rPr>
                <w:del w:id="1268" w:author="Zhang, Carol (MSHA)" w:date="2019-08-21T10:58:00Z"/>
                <w:sz w:val="18"/>
                <w:szCs w:val="18"/>
              </w:rPr>
            </w:pPr>
            <w:del w:id="126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70" w:author="Zhang, Carol (MSHA)" w:date="2019-08-21T10:58:00Z"/>
                <w:sz w:val="18"/>
                <w:szCs w:val="18"/>
              </w:rPr>
            </w:pPr>
            <w:del w:id="127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72" w:author="Zhang, Carol (MSHA)" w:date="2019-08-21T10:58:00Z"/>
                <w:sz w:val="18"/>
                <w:szCs w:val="18"/>
              </w:rPr>
            </w:pPr>
            <w:del w:id="127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74" w:author="Zhang, Carol (MSHA)" w:date="2019-08-21T10:58:00Z"/>
                <w:sz w:val="18"/>
                <w:szCs w:val="18"/>
              </w:rPr>
            </w:pPr>
            <w:del w:id="127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76" w:author="Zhang, Carol (MSHA)" w:date="2019-08-21T10:58:00Z"/>
                <w:sz w:val="18"/>
                <w:szCs w:val="18"/>
              </w:rPr>
            </w:pPr>
            <w:del w:id="127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78" w:author="Zhang, Carol (MSHA)" w:date="2019-08-21T10:58:00Z"/>
                <w:sz w:val="18"/>
                <w:szCs w:val="18"/>
              </w:rPr>
            </w:pPr>
            <w:del w:id="127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80" w:author="Zhang, Carol (MSHA)" w:date="2019-08-21T10:58:00Z"/>
                <w:sz w:val="18"/>
                <w:szCs w:val="18"/>
              </w:rPr>
            </w:pPr>
            <w:del w:id="128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82" w:author="Zhang, Carol (MSHA)" w:date="2019-08-21T10:58:00Z"/>
                <w:sz w:val="18"/>
                <w:szCs w:val="18"/>
              </w:rPr>
            </w:pPr>
            <w:del w:id="128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E6C3E" w:rsidRPr="00513A48" w:rsidDel="00E71FAC" w:rsidRDefault="00FE6C3E" w:rsidP="00BF4494">
            <w:pPr>
              <w:jc w:val="center"/>
              <w:rPr>
                <w:del w:id="1284" w:author="Zhang, Carol (MSHA)" w:date="2019-08-21T10:58:00Z"/>
                <w:sz w:val="18"/>
                <w:szCs w:val="18"/>
              </w:rPr>
            </w:pPr>
            <w:del w:id="128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FE6C3E" w:rsidDel="00E71FAC" w:rsidTr="00BF4494">
        <w:trPr>
          <w:jc w:val="center"/>
          <w:del w:id="1286" w:author="Zhang, Carol (MSHA)" w:date="2019-08-21T10:58:00Z"/>
        </w:trPr>
        <w:tc>
          <w:tcPr>
            <w:tcW w:w="7992" w:type="dxa"/>
            <w:gridSpan w:val="17"/>
          </w:tcPr>
          <w:p w:rsidR="00FE6C3E" w:rsidDel="00E71FAC" w:rsidRDefault="00FE6C3E" w:rsidP="00BF4494">
            <w:pPr>
              <w:jc w:val="center"/>
              <w:rPr>
                <w:del w:id="1287" w:author="Zhang, Carol (MSHA)" w:date="2019-08-21T10:58:00Z"/>
                <w:b/>
              </w:rPr>
            </w:pPr>
            <w:del w:id="1288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FE6C3E" w:rsidDel="00E71FAC" w:rsidTr="00BF4494">
        <w:trPr>
          <w:jc w:val="center"/>
          <w:del w:id="1289" w:author="Zhang, Carol (MSHA)" w:date="2019-08-21T10:58:00Z"/>
        </w:trPr>
        <w:tc>
          <w:tcPr>
            <w:tcW w:w="7992" w:type="dxa"/>
            <w:gridSpan w:val="17"/>
          </w:tcPr>
          <w:p w:rsidR="00FE6C3E" w:rsidDel="00E71FAC" w:rsidRDefault="00FE6C3E" w:rsidP="00BF4494">
            <w:pPr>
              <w:jc w:val="center"/>
              <w:rPr>
                <w:del w:id="1290" w:author="Zhang, Carol (MSHA)" w:date="2019-08-21T10:58:00Z"/>
                <w:b/>
              </w:rPr>
            </w:pPr>
            <w:del w:id="1291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02~0xFFFF</w:delText>
              </w:r>
            </w:del>
          </w:p>
        </w:tc>
      </w:tr>
      <w:tr w:rsidR="00FE6C3E" w:rsidDel="00E71FAC" w:rsidTr="00BF4494">
        <w:trPr>
          <w:jc w:val="center"/>
          <w:del w:id="1292" w:author="Zhang, Carol (MSHA)" w:date="2019-08-21T10:58:00Z"/>
        </w:trPr>
        <w:tc>
          <w:tcPr>
            <w:tcW w:w="3996" w:type="dxa"/>
            <w:gridSpan w:val="9"/>
          </w:tcPr>
          <w:p w:rsidR="00FE6C3E" w:rsidRPr="00E70E77" w:rsidDel="00E71FAC" w:rsidRDefault="00FE6C3E" w:rsidP="00BF4494">
            <w:pPr>
              <w:jc w:val="center"/>
              <w:rPr>
                <w:del w:id="1293" w:author="Zhang, Carol (MSHA)" w:date="2019-08-21T10:58:00Z"/>
                <w:rStyle w:val="a9"/>
              </w:rPr>
            </w:pPr>
            <w:del w:id="1294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FE6C3E" w:rsidDel="00E71FAC" w:rsidRDefault="00343026" w:rsidP="00BF4494">
            <w:pPr>
              <w:jc w:val="center"/>
              <w:rPr>
                <w:del w:id="1295" w:author="Zhang, Carol (MSHA)" w:date="2019-08-21T10:58:00Z"/>
                <w:b/>
              </w:rPr>
            </w:pPr>
            <w:del w:id="1296" w:author="Zhang, Carol (MSHA)" w:date="2019-08-21T10:58:00Z">
              <w:r w:rsidDel="00E71FAC">
                <w:rPr>
                  <w:rFonts w:hint="eastAsia"/>
                  <w:b/>
                </w:rPr>
                <w:delText xml:space="preserve">Weight </w:delText>
              </w:r>
              <w:r w:rsidR="00FE6C3E" w:rsidDel="00E71FAC">
                <w:rPr>
                  <w:b/>
                </w:rPr>
                <w:delText>1</w:delText>
              </w:r>
            </w:del>
          </w:p>
        </w:tc>
      </w:tr>
      <w:tr w:rsidR="00FE6C3E" w:rsidDel="00E71FAC" w:rsidTr="00BF4494">
        <w:trPr>
          <w:jc w:val="center"/>
          <w:del w:id="1297" w:author="Zhang, Carol (MSHA)" w:date="2019-08-21T10:58:00Z"/>
        </w:trPr>
        <w:tc>
          <w:tcPr>
            <w:tcW w:w="3996" w:type="dxa"/>
            <w:gridSpan w:val="9"/>
          </w:tcPr>
          <w:p w:rsidR="00FE6C3E" w:rsidRPr="00E70E77" w:rsidDel="00E71FAC" w:rsidRDefault="00343026" w:rsidP="00BF4494">
            <w:pPr>
              <w:jc w:val="center"/>
              <w:rPr>
                <w:del w:id="1298" w:author="Zhang, Carol (MSHA)" w:date="2019-08-21T10:58:00Z"/>
                <w:rStyle w:val="a9"/>
                <w:b/>
              </w:rPr>
            </w:pPr>
            <w:del w:id="1299" w:author="Zhang, Carol (MSHA)" w:date="2019-08-21T10:58:00Z">
              <w:r w:rsidDel="00E71FAC">
                <w:rPr>
                  <w:rFonts w:hint="eastAsia"/>
                  <w:b/>
                </w:rPr>
                <w:delText xml:space="preserve">Weight </w:delText>
              </w:r>
              <w:r w:rsidR="00FE6C3E" w:rsidDel="00E71FAC">
                <w:rPr>
                  <w:b/>
                </w:rPr>
                <w:delText>2</w:delText>
              </w:r>
            </w:del>
          </w:p>
        </w:tc>
        <w:tc>
          <w:tcPr>
            <w:tcW w:w="3996" w:type="dxa"/>
            <w:gridSpan w:val="8"/>
          </w:tcPr>
          <w:p w:rsidR="00FE6C3E" w:rsidDel="00E71FAC" w:rsidRDefault="00343026" w:rsidP="00BF4494">
            <w:pPr>
              <w:jc w:val="center"/>
              <w:rPr>
                <w:del w:id="1300" w:author="Zhang, Carol (MSHA)" w:date="2019-08-21T10:58:00Z"/>
                <w:b/>
              </w:rPr>
            </w:pPr>
            <w:del w:id="1301" w:author="Zhang, Carol (MSHA)" w:date="2019-08-21T10:58:00Z">
              <w:r w:rsidDel="00E71FAC">
                <w:rPr>
                  <w:rFonts w:hint="eastAsia"/>
                  <w:b/>
                </w:rPr>
                <w:delText xml:space="preserve">Weight </w:delText>
              </w:r>
              <w:r w:rsidR="00FE6C3E" w:rsidDel="00E71FAC">
                <w:rPr>
                  <w:b/>
                </w:rPr>
                <w:delText>…</w:delText>
              </w:r>
            </w:del>
          </w:p>
        </w:tc>
      </w:tr>
    </w:tbl>
    <w:p w:rsidR="00FE6C3E" w:rsidRPr="00A04B97" w:rsidDel="00E71FAC" w:rsidRDefault="00FE6C3E" w:rsidP="004657FD">
      <w:pPr>
        <w:rPr>
          <w:del w:id="1302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303" w:author="Zhang, Carol (MSHA)" w:date="2019-08-21T10:58:00Z"/>
        </w:rPr>
      </w:pPr>
      <w:del w:id="1304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305" w:name="_Ref476746836"/>
        <w:r w:rsidDel="00E71FAC">
          <w:rPr>
            <w:rFonts w:hint="eastAsia"/>
          </w:rPr>
          <w:delText>重量单位</w:delText>
        </w:r>
        <w:bookmarkEnd w:id="1305"/>
      </w:del>
    </w:p>
    <w:p w:rsidR="00E74A76" w:rsidDel="00E71FAC" w:rsidRDefault="00E74A76" w:rsidP="00E74A76">
      <w:pPr>
        <w:rPr>
          <w:del w:id="1306" w:author="Zhang, Carol (MSHA)" w:date="2019-08-21T10:58:00Z"/>
        </w:rPr>
      </w:pPr>
      <w:del w:id="1307" w:author="Zhang, Carol (MSHA)" w:date="2019-08-21T10:58:00Z">
        <w:r w:rsidDel="00E71FAC">
          <w:rPr>
            <w:rFonts w:hint="eastAsia"/>
          </w:rPr>
          <w:delText>体重单位字段</w:delText>
        </w:r>
        <w:r w:rsidDel="00E71FAC">
          <w:delText>包含</w:delText>
        </w:r>
        <w:r w:rsidDel="00E71FAC">
          <w:rPr>
            <w:rFonts w:hint="eastAsia"/>
          </w:rPr>
          <w:delText>体重单位</w:delText>
        </w:r>
        <w:r w:rsidDel="00E71FAC">
          <w:rPr>
            <w:rFonts w:hint="eastAsia"/>
          </w:rPr>
          <w:delText>ID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E74A76" w:rsidRPr="00513A48" w:rsidDel="00E71FAC" w:rsidTr="00BF4494">
        <w:trPr>
          <w:jc w:val="center"/>
          <w:del w:id="1308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09" w:author="Zhang, Carol (MSHA)" w:date="2019-08-21T10:58:00Z"/>
                <w:sz w:val="18"/>
                <w:szCs w:val="18"/>
              </w:rPr>
            </w:pPr>
            <w:del w:id="131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11" w:author="Zhang, Carol (MSHA)" w:date="2019-08-21T10:58:00Z"/>
                <w:sz w:val="18"/>
                <w:szCs w:val="18"/>
              </w:rPr>
            </w:pPr>
            <w:del w:id="131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13" w:author="Zhang, Carol (MSHA)" w:date="2019-08-21T10:58:00Z"/>
                <w:sz w:val="18"/>
                <w:szCs w:val="18"/>
              </w:rPr>
            </w:pPr>
            <w:del w:id="131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15" w:author="Zhang, Carol (MSHA)" w:date="2019-08-21T10:58:00Z"/>
                <w:sz w:val="18"/>
                <w:szCs w:val="18"/>
              </w:rPr>
            </w:pPr>
            <w:del w:id="131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17" w:author="Zhang, Carol (MSHA)" w:date="2019-08-21T10:58:00Z"/>
                <w:sz w:val="18"/>
                <w:szCs w:val="18"/>
              </w:rPr>
            </w:pPr>
            <w:del w:id="131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19" w:author="Zhang, Carol (MSHA)" w:date="2019-08-21T10:58:00Z"/>
                <w:sz w:val="18"/>
                <w:szCs w:val="18"/>
              </w:rPr>
            </w:pPr>
            <w:del w:id="132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21" w:author="Zhang, Carol (MSHA)" w:date="2019-08-21T10:58:00Z"/>
                <w:sz w:val="18"/>
                <w:szCs w:val="18"/>
              </w:rPr>
            </w:pPr>
            <w:del w:id="132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17295A" w:rsidDel="00E71FAC" w:rsidRDefault="00E74A76" w:rsidP="00BF4494">
            <w:pPr>
              <w:jc w:val="center"/>
              <w:rPr>
                <w:del w:id="1323" w:author="Zhang, Carol (MSHA)" w:date="2019-08-21T10:58:00Z"/>
                <w:sz w:val="18"/>
                <w:szCs w:val="18"/>
              </w:rPr>
            </w:pPr>
            <w:del w:id="132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25" w:author="Zhang, Carol (MSHA)" w:date="2019-08-21T10:58:00Z"/>
                <w:sz w:val="18"/>
                <w:szCs w:val="18"/>
              </w:rPr>
            </w:pPr>
            <w:del w:id="132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27" w:author="Zhang, Carol (MSHA)" w:date="2019-08-21T10:58:00Z"/>
                <w:sz w:val="18"/>
                <w:szCs w:val="18"/>
              </w:rPr>
            </w:pPr>
            <w:del w:id="132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29" w:author="Zhang, Carol (MSHA)" w:date="2019-08-21T10:58:00Z"/>
                <w:sz w:val="18"/>
                <w:szCs w:val="18"/>
              </w:rPr>
            </w:pPr>
            <w:del w:id="133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31" w:author="Zhang, Carol (MSHA)" w:date="2019-08-21T10:58:00Z"/>
                <w:sz w:val="18"/>
                <w:szCs w:val="18"/>
              </w:rPr>
            </w:pPr>
            <w:del w:id="133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33" w:author="Zhang, Carol (MSHA)" w:date="2019-08-21T10:58:00Z"/>
                <w:sz w:val="18"/>
                <w:szCs w:val="18"/>
              </w:rPr>
            </w:pPr>
            <w:del w:id="133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35" w:author="Zhang, Carol (MSHA)" w:date="2019-08-21T10:58:00Z"/>
                <w:sz w:val="18"/>
                <w:szCs w:val="18"/>
              </w:rPr>
            </w:pPr>
            <w:del w:id="133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37" w:author="Zhang, Carol (MSHA)" w:date="2019-08-21T10:58:00Z"/>
                <w:sz w:val="18"/>
                <w:szCs w:val="18"/>
              </w:rPr>
            </w:pPr>
            <w:del w:id="133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39" w:author="Zhang, Carol (MSHA)" w:date="2019-08-21T10:58:00Z"/>
                <w:sz w:val="18"/>
                <w:szCs w:val="18"/>
              </w:rPr>
            </w:pPr>
            <w:del w:id="134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E74A76" w:rsidDel="00E71FAC" w:rsidTr="00BF4494">
        <w:trPr>
          <w:jc w:val="center"/>
          <w:del w:id="1341" w:author="Zhang, Carol (MSHA)" w:date="2019-08-21T10:58:00Z"/>
        </w:trPr>
        <w:tc>
          <w:tcPr>
            <w:tcW w:w="7992" w:type="dxa"/>
            <w:gridSpan w:val="17"/>
          </w:tcPr>
          <w:p w:rsidR="00E74A76" w:rsidDel="00E71FAC" w:rsidRDefault="00E74A76" w:rsidP="00BF4494">
            <w:pPr>
              <w:jc w:val="center"/>
              <w:rPr>
                <w:del w:id="1342" w:author="Zhang, Carol (MSHA)" w:date="2019-08-21T10:58:00Z"/>
                <w:b/>
              </w:rPr>
            </w:pPr>
            <w:del w:id="1343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E74A76" w:rsidDel="00E71FAC" w:rsidTr="00BF4494">
        <w:trPr>
          <w:jc w:val="center"/>
          <w:del w:id="1344" w:author="Zhang, Carol (MSHA)" w:date="2019-08-21T10:58:00Z"/>
        </w:trPr>
        <w:tc>
          <w:tcPr>
            <w:tcW w:w="7992" w:type="dxa"/>
            <w:gridSpan w:val="17"/>
          </w:tcPr>
          <w:p w:rsidR="00E74A76" w:rsidDel="00E71FAC" w:rsidRDefault="00E74A76" w:rsidP="00BF4494">
            <w:pPr>
              <w:jc w:val="center"/>
              <w:rPr>
                <w:del w:id="1345" w:author="Zhang, Carol (MSHA)" w:date="2019-08-21T10:58:00Z"/>
                <w:b/>
              </w:rPr>
            </w:pPr>
            <w:del w:id="1346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E74A76" w:rsidDel="00E71FAC" w:rsidTr="00BF4494">
        <w:trPr>
          <w:gridAfter w:val="8"/>
          <w:wAfter w:w="4164" w:type="dxa"/>
          <w:jc w:val="center"/>
          <w:del w:id="1347" w:author="Zhang, Carol (MSHA)" w:date="2019-08-21T10:58:00Z"/>
        </w:trPr>
        <w:tc>
          <w:tcPr>
            <w:tcW w:w="3828" w:type="dxa"/>
            <w:gridSpan w:val="9"/>
          </w:tcPr>
          <w:p w:rsidR="00E74A76" w:rsidRPr="00E70E77" w:rsidDel="00E71FAC" w:rsidRDefault="00E74A76" w:rsidP="00BF4494">
            <w:pPr>
              <w:jc w:val="center"/>
              <w:rPr>
                <w:del w:id="1348" w:author="Zhang, Carol (MSHA)" w:date="2019-08-21T10:58:00Z"/>
                <w:rStyle w:val="a9"/>
              </w:rPr>
            </w:pPr>
            <w:del w:id="1349" w:author="Zhang, Carol (MSHA)" w:date="2019-08-21T10:58:00Z">
              <w:r w:rsidRPr="00E74A76" w:rsidDel="00E71FAC">
                <w:rPr>
                  <w:color w:val="0000FF"/>
                </w:rPr>
                <w:fldChar w:fldCharType="begin"/>
              </w:r>
              <w:r w:rsidRPr="00E74A76" w:rsidDel="00E71FAC">
                <w:rPr>
                  <w:color w:val="0000FF"/>
                </w:rPr>
                <w:delInstrText xml:space="preserve"> REF _Ref476745986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E74A76" w:rsidDel="00E71FAC">
                <w:rPr>
                  <w:color w:val="0000FF"/>
                </w:rPr>
              </w:r>
              <w:r w:rsidRPr="00E74A76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Weight Unit</w:delText>
              </w:r>
              <w:r w:rsidRPr="00E74A76" w:rsidDel="00E71FAC">
                <w:rPr>
                  <w:color w:val="0000FF"/>
                </w:rPr>
                <w:fldChar w:fldCharType="end"/>
              </w:r>
            </w:del>
          </w:p>
        </w:tc>
      </w:tr>
    </w:tbl>
    <w:p w:rsidR="00E74A76" w:rsidDel="00E71FAC" w:rsidRDefault="00E74A76" w:rsidP="004657FD">
      <w:pPr>
        <w:rPr>
          <w:del w:id="1350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351" w:author="Zhang, Carol (MSHA)" w:date="2019-08-21T10:58:00Z"/>
        </w:rPr>
      </w:pPr>
      <w:del w:id="1352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353" w:name="_Ref476746873"/>
        <w:r w:rsidDel="00E71FAC">
          <w:rPr>
            <w:rFonts w:hint="eastAsia"/>
          </w:rPr>
          <w:delText>药量</w:delText>
        </w:r>
        <w:bookmarkEnd w:id="1353"/>
      </w:del>
    </w:p>
    <w:p w:rsidR="00E74A76" w:rsidDel="00E71FAC" w:rsidRDefault="00E74A76" w:rsidP="00E74A76">
      <w:pPr>
        <w:rPr>
          <w:del w:id="1354" w:author="Zhang, Carol (MSHA)" w:date="2019-08-21T10:58:00Z"/>
        </w:rPr>
      </w:pPr>
      <w:del w:id="1355" w:author="Zhang, Carol (MSHA)" w:date="2019-08-21T10:58:00Z">
        <w:r w:rsidDel="00E71FAC">
          <w:rPr>
            <w:rFonts w:hint="eastAsia"/>
          </w:rPr>
          <w:delText>药量字段不限大小由具体数值决定，第一个字节必须是放大倍数。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E74A76" w:rsidRPr="00513A48" w:rsidDel="00E71FAC" w:rsidTr="00BF4494">
        <w:trPr>
          <w:jc w:val="center"/>
          <w:del w:id="1356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57" w:author="Zhang, Carol (MSHA)" w:date="2019-08-21T10:58:00Z"/>
                <w:sz w:val="18"/>
                <w:szCs w:val="18"/>
              </w:rPr>
            </w:pPr>
            <w:del w:id="135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59" w:author="Zhang, Carol (MSHA)" w:date="2019-08-21T10:58:00Z"/>
                <w:sz w:val="18"/>
                <w:szCs w:val="18"/>
              </w:rPr>
            </w:pPr>
            <w:del w:id="136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61" w:author="Zhang, Carol (MSHA)" w:date="2019-08-21T10:58:00Z"/>
                <w:sz w:val="18"/>
                <w:szCs w:val="18"/>
              </w:rPr>
            </w:pPr>
            <w:del w:id="136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63" w:author="Zhang, Carol (MSHA)" w:date="2019-08-21T10:58:00Z"/>
                <w:sz w:val="18"/>
                <w:szCs w:val="18"/>
              </w:rPr>
            </w:pPr>
            <w:del w:id="1364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65" w:author="Zhang, Carol (MSHA)" w:date="2019-08-21T10:58:00Z"/>
                <w:sz w:val="18"/>
                <w:szCs w:val="18"/>
              </w:rPr>
            </w:pPr>
            <w:del w:id="1366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67" w:author="Zhang, Carol (MSHA)" w:date="2019-08-21T10:58:00Z"/>
                <w:sz w:val="18"/>
                <w:szCs w:val="18"/>
              </w:rPr>
            </w:pPr>
            <w:del w:id="1368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69" w:author="Zhang, Carol (MSHA)" w:date="2019-08-21T10:58:00Z"/>
                <w:sz w:val="18"/>
                <w:szCs w:val="18"/>
              </w:rPr>
            </w:pPr>
            <w:del w:id="1370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17295A" w:rsidDel="00E71FAC" w:rsidRDefault="00E74A76" w:rsidP="00BF4494">
            <w:pPr>
              <w:jc w:val="center"/>
              <w:rPr>
                <w:del w:id="1371" w:author="Zhang, Carol (MSHA)" w:date="2019-08-21T10:58:00Z"/>
                <w:sz w:val="18"/>
                <w:szCs w:val="18"/>
              </w:rPr>
            </w:pPr>
            <w:del w:id="1372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73" w:author="Zhang, Carol (MSHA)" w:date="2019-08-21T10:58:00Z"/>
                <w:sz w:val="18"/>
                <w:szCs w:val="18"/>
              </w:rPr>
            </w:pPr>
            <w:del w:id="137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75" w:author="Zhang, Carol (MSHA)" w:date="2019-08-21T10:58:00Z"/>
                <w:sz w:val="18"/>
                <w:szCs w:val="18"/>
              </w:rPr>
            </w:pPr>
            <w:del w:id="137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77" w:author="Zhang, Carol (MSHA)" w:date="2019-08-21T10:58:00Z"/>
                <w:sz w:val="18"/>
                <w:szCs w:val="18"/>
              </w:rPr>
            </w:pPr>
            <w:del w:id="137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79" w:author="Zhang, Carol (MSHA)" w:date="2019-08-21T10:58:00Z"/>
                <w:sz w:val="18"/>
                <w:szCs w:val="18"/>
              </w:rPr>
            </w:pPr>
            <w:del w:id="1380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81" w:author="Zhang, Carol (MSHA)" w:date="2019-08-21T10:58:00Z"/>
                <w:sz w:val="18"/>
                <w:szCs w:val="18"/>
              </w:rPr>
            </w:pPr>
            <w:del w:id="1382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83" w:author="Zhang, Carol (MSHA)" w:date="2019-08-21T10:58:00Z"/>
                <w:sz w:val="18"/>
                <w:szCs w:val="18"/>
              </w:rPr>
            </w:pPr>
            <w:del w:id="1384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85" w:author="Zhang, Carol (MSHA)" w:date="2019-08-21T10:58:00Z"/>
                <w:sz w:val="18"/>
                <w:szCs w:val="18"/>
              </w:rPr>
            </w:pPr>
            <w:del w:id="1386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E74A76" w:rsidRPr="00513A48" w:rsidDel="00E71FAC" w:rsidRDefault="00E74A76" w:rsidP="00BF4494">
            <w:pPr>
              <w:jc w:val="center"/>
              <w:rPr>
                <w:del w:id="1387" w:author="Zhang, Carol (MSHA)" w:date="2019-08-21T10:58:00Z"/>
                <w:sz w:val="18"/>
                <w:szCs w:val="18"/>
              </w:rPr>
            </w:pPr>
            <w:del w:id="1388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E74A76" w:rsidDel="00E71FAC" w:rsidTr="00BF4494">
        <w:trPr>
          <w:jc w:val="center"/>
          <w:del w:id="1389" w:author="Zhang, Carol (MSHA)" w:date="2019-08-21T10:58:00Z"/>
        </w:trPr>
        <w:tc>
          <w:tcPr>
            <w:tcW w:w="7992" w:type="dxa"/>
            <w:gridSpan w:val="17"/>
          </w:tcPr>
          <w:p w:rsidR="00E74A76" w:rsidDel="00E71FAC" w:rsidRDefault="00E74A76" w:rsidP="00BF4494">
            <w:pPr>
              <w:jc w:val="center"/>
              <w:rPr>
                <w:del w:id="1390" w:author="Zhang, Carol (MSHA)" w:date="2019-08-21T10:58:00Z"/>
                <w:b/>
              </w:rPr>
            </w:pPr>
            <w:del w:id="1391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E74A76" w:rsidDel="00E71FAC" w:rsidTr="00BF4494">
        <w:trPr>
          <w:jc w:val="center"/>
          <w:del w:id="1392" w:author="Zhang, Carol (MSHA)" w:date="2019-08-21T10:58:00Z"/>
        </w:trPr>
        <w:tc>
          <w:tcPr>
            <w:tcW w:w="7992" w:type="dxa"/>
            <w:gridSpan w:val="17"/>
          </w:tcPr>
          <w:p w:rsidR="00E74A76" w:rsidDel="00E71FAC" w:rsidRDefault="00E74A76" w:rsidP="00BF4494">
            <w:pPr>
              <w:jc w:val="center"/>
              <w:rPr>
                <w:del w:id="1393" w:author="Zhang, Carol (MSHA)" w:date="2019-08-21T10:58:00Z"/>
                <w:b/>
              </w:rPr>
            </w:pPr>
            <w:del w:id="1394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02~0xFFFF</w:delText>
              </w:r>
            </w:del>
          </w:p>
        </w:tc>
      </w:tr>
      <w:tr w:rsidR="00E74A76" w:rsidDel="00E71FAC" w:rsidTr="00BF4494">
        <w:trPr>
          <w:jc w:val="center"/>
          <w:del w:id="1395" w:author="Zhang, Carol (MSHA)" w:date="2019-08-21T10:58:00Z"/>
        </w:trPr>
        <w:tc>
          <w:tcPr>
            <w:tcW w:w="3996" w:type="dxa"/>
            <w:gridSpan w:val="9"/>
          </w:tcPr>
          <w:p w:rsidR="00E74A76" w:rsidRPr="00E70E77" w:rsidDel="00E71FAC" w:rsidRDefault="00E74A76" w:rsidP="00BF4494">
            <w:pPr>
              <w:jc w:val="center"/>
              <w:rPr>
                <w:del w:id="1396" w:author="Zhang, Carol (MSHA)" w:date="2019-08-21T10:58:00Z"/>
                <w:rStyle w:val="a9"/>
              </w:rPr>
            </w:pPr>
            <w:del w:id="1397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E74A76" w:rsidDel="00E71FAC" w:rsidRDefault="00E74A76" w:rsidP="00BF4494">
            <w:pPr>
              <w:jc w:val="center"/>
              <w:rPr>
                <w:del w:id="1398" w:author="Zhang, Carol (MSHA)" w:date="2019-08-21T10:58:00Z"/>
                <w:b/>
              </w:rPr>
            </w:pPr>
            <w:del w:id="1399" w:author="Zhang, Carol (MSHA)" w:date="2019-08-21T10:58:00Z">
              <w:r w:rsidDel="00E71FAC">
                <w:rPr>
                  <w:rFonts w:hint="eastAsia"/>
                  <w:b/>
                </w:rPr>
                <w:delText>Drug</w:delText>
              </w:r>
              <w:r w:rsidDel="00E71FAC">
                <w:rPr>
                  <w:b/>
                </w:rPr>
                <w:delText xml:space="preserve"> Solution 1</w:delText>
              </w:r>
            </w:del>
          </w:p>
        </w:tc>
      </w:tr>
      <w:tr w:rsidR="00E74A76" w:rsidDel="00E71FAC" w:rsidTr="00BF4494">
        <w:trPr>
          <w:jc w:val="center"/>
          <w:del w:id="1400" w:author="Zhang, Carol (MSHA)" w:date="2019-08-21T10:58:00Z"/>
        </w:trPr>
        <w:tc>
          <w:tcPr>
            <w:tcW w:w="3996" w:type="dxa"/>
            <w:gridSpan w:val="9"/>
          </w:tcPr>
          <w:p w:rsidR="00E74A76" w:rsidRPr="00E70E77" w:rsidDel="00E71FAC" w:rsidRDefault="00E74A76" w:rsidP="00BF4494">
            <w:pPr>
              <w:jc w:val="center"/>
              <w:rPr>
                <w:del w:id="1401" w:author="Zhang, Carol (MSHA)" w:date="2019-08-21T10:58:00Z"/>
                <w:rStyle w:val="a9"/>
                <w:b/>
              </w:rPr>
            </w:pPr>
            <w:del w:id="1402" w:author="Zhang, Carol (MSHA)" w:date="2019-08-21T10:58:00Z">
              <w:r w:rsidDel="00E71FAC">
                <w:rPr>
                  <w:rFonts w:hint="eastAsia"/>
                  <w:b/>
                </w:rPr>
                <w:delText>Drug</w:delText>
              </w:r>
              <w:r w:rsidDel="00E71FAC">
                <w:rPr>
                  <w:b/>
                </w:rPr>
                <w:delText xml:space="preserve"> Solution 2</w:delText>
              </w:r>
            </w:del>
          </w:p>
        </w:tc>
        <w:tc>
          <w:tcPr>
            <w:tcW w:w="3996" w:type="dxa"/>
            <w:gridSpan w:val="8"/>
          </w:tcPr>
          <w:p w:rsidR="00E74A76" w:rsidDel="00E71FAC" w:rsidRDefault="00E74A76" w:rsidP="00BF4494">
            <w:pPr>
              <w:jc w:val="center"/>
              <w:rPr>
                <w:del w:id="1403" w:author="Zhang, Carol (MSHA)" w:date="2019-08-21T10:58:00Z"/>
                <w:b/>
              </w:rPr>
            </w:pPr>
            <w:del w:id="1404" w:author="Zhang, Carol (MSHA)" w:date="2019-08-21T10:58:00Z">
              <w:r w:rsidDel="00E71FAC">
                <w:rPr>
                  <w:rFonts w:hint="eastAsia"/>
                  <w:b/>
                </w:rPr>
                <w:delText>Drug</w:delText>
              </w:r>
              <w:r w:rsidDel="00E71FAC">
                <w:rPr>
                  <w:b/>
                </w:rPr>
                <w:delText xml:space="preserve"> Solution …</w:delText>
              </w:r>
            </w:del>
          </w:p>
        </w:tc>
      </w:tr>
    </w:tbl>
    <w:p w:rsidR="00E74A76" w:rsidDel="00E71FAC" w:rsidRDefault="00E74A76" w:rsidP="004657FD">
      <w:pPr>
        <w:rPr>
          <w:del w:id="1405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406" w:author="Zhang, Carol (MSHA)" w:date="2019-08-21T10:58:00Z"/>
        </w:rPr>
      </w:pPr>
      <w:del w:id="1407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408" w:name="_Ref476746878"/>
        <w:r w:rsidDel="00E71FAC">
          <w:rPr>
            <w:rFonts w:hint="eastAsia"/>
          </w:rPr>
          <w:delText>药量单位</w:delText>
        </w:r>
        <w:bookmarkEnd w:id="1408"/>
      </w:del>
    </w:p>
    <w:p w:rsidR="00A34992" w:rsidDel="00E71FAC" w:rsidRDefault="00A34992" w:rsidP="00A34992">
      <w:pPr>
        <w:rPr>
          <w:del w:id="1409" w:author="Zhang, Carol (MSHA)" w:date="2019-08-21T10:58:00Z"/>
        </w:rPr>
      </w:pPr>
      <w:del w:id="1410" w:author="Zhang, Carol (MSHA)" w:date="2019-08-21T10:58:00Z">
        <w:r w:rsidDel="00E71FAC">
          <w:rPr>
            <w:rFonts w:hint="eastAsia"/>
          </w:rPr>
          <w:delText>药量单位字段</w:delText>
        </w:r>
        <w:r w:rsidDel="00E71FAC">
          <w:delText>包含</w:delText>
        </w:r>
        <w:r w:rsidDel="00E71FAC">
          <w:rPr>
            <w:rFonts w:hint="eastAsia"/>
          </w:rPr>
          <w:delText>药量单位</w:delText>
        </w:r>
        <w:r w:rsidDel="00E71FAC">
          <w:rPr>
            <w:rFonts w:hint="eastAsia"/>
          </w:rPr>
          <w:delText>ID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A34992" w:rsidRPr="00513A48" w:rsidDel="00E71FAC" w:rsidTr="00BF4494">
        <w:trPr>
          <w:jc w:val="center"/>
          <w:del w:id="1411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12" w:author="Zhang, Carol (MSHA)" w:date="2019-08-21T10:58:00Z"/>
                <w:sz w:val="18"/>
                <w:szCs w:val="18"/>
              </w:rPr>
            </w:pPr>
            <w:del w:id="141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14" w:author="Zhang, Carol (MSHA)" w:date="2019-08-21T10:58:00Z"/>
                <w:sz w:val="18"/>
                <w:szCs w:val="18"/>
              </w:rPr>
            </w:pPr>
            <w:del w:id="141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16" w:author="Zhang, Carol (MSHA)" w:date="2019-08-21T10:58:00Z"/>
                <w:sz w:val="18"/>
                <w:szCs w:val="18"/>
              </w:rPr>
            </w:pPr>
            <w:del w:id="141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18" w:author="Zhang, Carol (MSHA)" w:date="2019-08-21T10:58:00Z"/>
                <w:sz w:val="18"/>
                <w:szCs w:val="18"/>
              </w:rPr>
            </w:pPr>
            <w:del w:id="141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20" w:author="Zhang, Carol (MSHA)" w:date="2019-08-21T10:58:00Z"/>
                <w:sz w:val="18"/>
                <w:szCs w:val="18"/>
              </w:rPr>
            </w:pPr>
            <w:del w:id="142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22" w:author="Zhang, Carol (MSHA)" w:date="2019-08-21T10:58:00Z"/>
                <w:sz w:val="18"/>
                <w:szCs w:val="18"/>
              </w:rPr>
            </w:pPr>
            <w:del w:id="142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24" w:author="Zhang, Carol (MSHA)" w:date="2019-08-21T10:58:00Z"/>
                <w:sz w:val="18"/>
                <w:szCs w:val="18"/>
              </w:rPr>
            </w:pPr>
            <w:del w:id="142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17295A" w:rsidDel="00E71FAC" w:rsidRDefault="00A34992" w:rsidP="00BF4494">
            <w:pPr>
              <w:jc w:val="center"/>
              <w:rPr>
                <w:del w:id="1426" w:author="Zhang, Carol (MSHA)" w:date="2019-08-21T10:58:00Z"/>
                <w:sz w:val="18"/>
                <w:szCs w:val="18"/>
              </w:rPr>
            </w:pPr>
            <w:del w:id="142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28" w:author="Zhang, Carol (MSHA)" w:date="2019-08-21T10:58:00Z"/>
                <w:sz w:val="18"/>
                <w:szCs w:val="18"/>
              </w:rPr>
            </w:pPr>
            <w:del w:id="142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30" w:author="Zhang, Carol (MSHA)" w:date="2019-08-21T10:58:00Z"/>
                <w:sz w:val="18"/>
                <w:szCs w:val="18"/>
              </w:rPr>
            </w:pPr>
            <w:del w:id="143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32" w:author="Zhang, Carol (MSHA)" w:date="2019-08-21T10:58:00Z"/>
                <w:sz w:val="18"/>
                <w:szCs w:val="18"/>
              </w:rPr>
            </w:pPr>
            <w:del w:id="143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34" w:author="Zhang, Carol (MSHA)" w:date="2019-08-21T10:58:00Z"/>
                <w:sz w:val="18"/>
                <w:szCs w:val="18"/>
              </w:rPr>
            </w:pPr>
            <w:del w:id="143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36" w:author="Zhang, Carol (MSHA)" w:date="2019-08-21T10:58:00Z"/>
                <w:sz w:val="18"/>
                <w:szCs w:val="18"/>
              </w:rPr>
            </w:pPr>
            <w:del w:id="143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38" w:author="Zhang, Carol (MSHA)" w:date="2019-08-21T10:58:00Z"/>
                <w:sz w:val="18"/>
                <w:szCs w:val="18"/>
              </w:rPr>
            </w:pPr>
            <w:del w:id="143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40" w:author="Zhang, Carol (MSHA)" w:date="2019-08-21T10:58:00Z"/>
                <w:sz w:val="18"/>
                <w:szCs w:val="18"/>
              </w:rPr>
            </w:pPr>
            <w:del w:id="144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42" w:author="Zhang, Carol (MSHA)" w:date="2019-08-21T10:58:00Z"/>
                <w:sz w:val="18"/>
                <w:szCs w:val="18"/>
              </w:rPr>
            </w:pPr>
            <w:del w:id="144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A34992" w:rsidDel="00E71FAC" w:rsidTr="00BF4494">
        <w:trPr>
          <w:jc w:val="center"/>
          <w:del w:id="1444" w:author="Zhang, Carol (MSHA)" w:date="2019-08-21T10:58:00Z"/>
        </w:trPr>
        <w:tc>
          <w:tcPr>
            <w:tcW w:w="7992" w:type="dxa"/>
            <w:gridSpan w:val="17"/>
          </w:tcPr>
          <w:p w:rsidR="00A34992" w:rsidDel="00E71FAC" w:rsidRDefault="00A34992" w:rsidP="00BF4494">
            <w:pPr>
              <w:jc w:val="center"/>
              <w:rPr>
                <w:del w:id="1445" w:author="Zhang, Carol (MSHA)" w:date="2019-08-21T10:58:00Z"/>
                <w:b/>
              </w:rPr>
            </w:pPr>
            <w:del w:id="1446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A34992" w:rsidDel="00E71FAC" w:rsidTr="00BF4494">
        <w:trPr>
          <w:jc w:val="center"/>
          <w:del w:id="1447" w:author="Zhang, Carol (MSHA)" w:date="2019-08-21T10:58:00Z"/>
        </w:trPr>
        <w:tc>
          <w:tcPr>
            <w:tcW w:w="7992" w:type="dxa"/>
            <w:gridSpan w:val="17"/>
          </w:tcPr>
          <w:p w:rsidR="00A34992" w:rsidDel="00E71FAC" w:rsidRDefault="00A34992" w:rsidP="00BF4494">
            <w:pPr>
              <w:jc w:val="center"/>
              <w:rPr>
                <w:del w:id="1448" w:author="Zhang, Carol (MSHA)" w:date="2019-08-21T10:58:00Z"/>
                <w:b/>
              </w:rPr>
            </w:pPr>
            <w:del w:id="1449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A34992" w:rsidDel="00E71FAC" w:rsidTr="00BF4494">
        <w:trPr>
          <w:gridAfter w:val="8"/>
          <w:wAfter w:w="4164" w:type="dxa"/>
          <w:jc w:val="center"/>
          <w:del w:id="1450" w:author="Zhang, Carol (MSHA)" w:date="2019-08-21T10:58:00Z"/>
        </w:trPr>
        <w:tc>
          <w:tcPr>
            <w:tcW w:w="3828" w:type="dxa"/>
            <w:gridSpan w:val="9"/>
          </w:tcPr>
          <w:p w:rsidR="00A34992" w:rsidRPr="00E70E77" w:rsidDel="00E71FAC" w:rsidRDefault="00A34992" w:rsidP="00BF4494">
            <w:pPr>
              <w:jc w:val="center"/>
              <w:rPr>
                <w:del w:id="1451" w:author="Zhang, Carol (MSHA)" w:date="2019-08-21T10:58:00Z"/>
                <w:rStyle w:val="a9"/>
              </w:rPr>
            </w:pPr>
            <w:del w:id="1452" w:author="Zhang, Carol (MSHA)" w:date="2019-08-21T10:58:00Z">
              <w:r w:rsidRPr="00A34992" w:rsidDel="00E71FAC">
                <w:rPr>
                  <w:color w:val="0000FF"/>
                </w:rPr>
                <w:fldChar w:fldCharType="begin"/>
              </w:r>
              <w:r w:rsidRPr="00A34992" w:rsidDel="00E71FAC">
                <w:rPr>
                  <w:color w:val="0000FF"/>
                </w:rPr>
                <w:delInstrText xml:space="preserve"> REF _Ref476746075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A34992" w:rsidDel="00E71FAC">
                <w:rPr>
                  <w:color w:val="0000FF"/>
                </w:rPr>
              </w:r>
              <w:r w:rsidRPr="00A34992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Drug Solution Unit</w:delText>
              </w:r>
              <w:r w:rsidRPr="00A34992" w:rsidDel="00E71FAC">
                <w:rPr>
                  <w:color w:val="0000FF"/>
                </w:rPr>
                <w:fldChar w:fldCharType="end"/>
              </w:r>
            </w:del>
          </w:p>
        </w:tc>
      </w:tr>
    </w:tbl>
    <w:p w:rsidR="00A34992" w:rsidDel="00E71FAC" w:rsidRDefault="00A34992" w:rsidP="004657FD">
      <w:pPr>
        <w:rPr>
          <w:del w:id="1453" w:author="Zhang, Carol (MSHA)" w:date="2019-08-21T10:58:00Z"/>
        </w:rPr>
      </w:pPr>
    </w:p>
    <w:p w:rsidR="00A04B97" w:rsidDel="00E71FAC" w:rsidRDefault="000D6ECB" w:rsidP="000D6ECB">
      <w:pPr>
        <w:pStyle w:val="2"/>
        <w:numPr>
          <w:ilvl w:val="1"/>
          <w:numId w:val="4"/>
        </w:numPr>
        <w:rPr>
          <w:del w:id="1454" w:author="Zhang, Carol (MSHA)" w:date="2019-08-21T10:58:00Z"/>
        </w:rPr>
      </w:pPr>
      <w:del w:id="1455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456" w:name="_Ref476746890"/>
        <w:r w:rsidDel="00E71FAC">
          <w:rPr>
            <w:rFonts w:hint="eastAsia"/>
          </w:rPr>
          <w:delText>容量</w:delText>
        </w:r>
        <w:bookmarkEnd w:id="1456"/>
      </w:del>
    </w:p>
    <w:p w:rsidR="00A34992" w:rsidDel="00E71FAC" w:rsidRDefault="00A34992" w:rsidP="00A34992">
      <w:pPr>
        <w:rPr>
          <w:del w:id="1457" w:author="Zhang, Carol (MSHA)" w:date="2019-08-21T10:58:00Z"/>
        </w:rPr>
      </w:pPr>
      <w:del w:id="1458" w:author="Zhang, Carol (MSHA)" w:date="2019-08-21T10:58:00Z">
        <w:r w:rsidDel="00E71FAC">
          <w:rPr>
            <w:rFonts w:hint="eastAsia"/>
          </w:rPr>
          <w:delText>容量字段不限大小由具体数值决定，第一个字节必须是放大倍数。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A34992" w:rsidRPr="00513A48" w:rsidDel="00E71FAC" w:rsidTr="00BF4494">
        <w:trPr>
          <w:jc w:val="center"/>
          <w:del w:id="1459" w:author="Zhang, Carol (MSHA)" w:date="2019-08-21T10:58:00Z"/>
        </w:trPr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60" w:author="Zhang, Carol (MSHA)" w:date="2019-08-21T10:58:00Z"/>
                <w:sz w:val="18"/>
                <w:szCs w:val="18"/>
              </w:rPr>
            </w:pPr>
            <w:del w:id="146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62" w:author="Zhang, Carol (MSHA)" w:date="2019-08-21T10:58:00Z"/>
                <w:sz w:val="18"/>
                <w:szCs w:val="18"/>
              </w:rPr>
            </w:pPr>
            <w:del w:id="146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64" w:author="Zhang, Carol (MSHA)" w:date="2019-08-21T10:58:00Z"/>
                <w:sz w:val="18"/>
                <w:szCs w:val="18"/>
              </w:rPr>
            </w:pPr>
            <w:del w:id="146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66" w:author="Zhang, Carol (MSHA)" w:date="2019-08-21T10:58:00Z"/>
                <w:sz w:val="18"/>
                <w:szCs w:val="18"/>
              </w:rPr>
            </w:pPr>
            <w:del w:id="1467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68" w:author="Zhang, Carol (MSHA)" w:date="2019-08-21T10:58:00Z"/>
                <w:sz w:val="18"/>
                <w:szCs w:val="18"/>
              </w:rPr>
            </w:pPr>
            <w:del w:id="1469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70" w:author="Zhang, Carol (MSHA)" w:date="2019-08-21T10:58:00Z"/>
                <w:sz w:val="18"/>
                <w:szCs w:val="18"/>
              </w:rPr>
            </w:pPr>
            <w:del w:id="1471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72" w:author="Zhang, Carol (MSHA)" w:date="2019-08-21T10:58:00Z"/>
                <w:sz w:val="18"/>
                <w:szCs w:val="18"/>
              </w:rPr>
            </w:pPr>
            <w:del w:id="1473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17295A" w:rsidDel="00E71FAC" w:rsidRDefault="00A34992" w:rsidP="00BF4494">
            <w:pPr>
              <w:jc w:val="center"/>
              <w:rPr>
                <w:del w:id="1474" w:author="Zhang, Carol (MSHA)" w:date="2019-08-21T10:58:00Z"/>
                <w:sz w:val="18"/>
                <w:szCs w:val="18"/>
              </w:rPr>
            </w:pPr>
            <w:del w:id="1475" w:author="Zhang, Carol (MSHA)" w:date="2019-08-21T10:58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76" w:author="Zhang, Carol (MSHA)" w:date="2019-08-21T10:58:00Z"/>
                <w:sz w:val="18"/>
                <w:szCs w:val="18"/>
              </w:rPr>
            </w:pPr>
            <w:del w:id="147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78" w:author="Zhang, Carol (MSHA)" w:date="2019-08-21T10:58:00Z"/>
                <w:sz w:val="18"/>
                <w:szCs w:val="18"/>
              </w:rPr>
            </w:pPr>
            <w:del w:id="147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80" w:author="Zhang, Carol (MSHA)" w:date="2019-08-21T10:58:00Z"/>
                <w:sz w:val="18"/>
                <w:szCs w:val="18"/>
              </w:rPr>
            </w:pPr>
            <w:del w:id="148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82" w:author="Zhang, Carol (MSHA)" w:date="2019-08-21T10:58:00Z"/>
                <w:sz w:val="18"/>
                <w:szCs w:val="18"/>
              </w:rPr>
            </w:pPr>
            <w:del w:id="1483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84" w:author="Zhang, Carol (MSHA)" w:date="2019-08-21T10:58:00Z"/>
                <w:sz w:val="18"/>
                <w:szCs w:val="18"/>
              </w:rPr>
            </w:pPr>
            <w:del w:id="1485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86" w:author="Zhang, Carol (MSHA)" w:date="2019-08-21T10:58:00Z"/>
                <w:sz w:val="18"/>
                <w:szCs w:val="18"/>
              </w:rPr>
            </w:pPr>
            <w:del w:id="1487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88" w:author="Zhang, Carol (MSHA)" w:date="2019-08-21T10:58:00Z"/>
                <w:sz w:val="18"/>
                <w:szCs w:val="18"/>
              </w:rPr>
            </w:pPr>
            <w:del w:id="1489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34992" w:rsidRPr="00513A48" w:rsidDel="00E71FAC" w:rsidRDefault="00A34992" w:rsidP="00BF4494">
            <w:pPr>
              <w:jc w:val="center"/>
              <w:rPr>
                <w:del w:id="1490" w:author="Zhang, Carol (MSHA)" w:date="2019-08-21T10:58:00Z"/>
                <w:sz w:val="18"/>
                <w:szCs w:val="18"/>
              </w:rPr>
            </w:pPr>
            <w:del w:id="1491" w:author="Zhang, Carol (MSHA)" w:date="2019-08-21T10:58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A34992" w:rsidDel="00E71FAC" w:rsidTr="00BF4494">
        <w:trPr>
          <w:jc w:val="center"/>
          <w:del w:id="1492" w:author="Zhang, Carol (MSHA)" w:date="2019-08-21T10:58:00Z"/>
        </w:trPr>
        <w:tc>
          <w:tcPr>
            <w:tcW w:w="7992" w:type="dxa"/>
            <w:gridSpan w:val="17"/>
          </w:tcPr>
          <w:p w:rsidR="00A34992" w:rsidDel="00E71FAC" w:rsidRDefault="00A34992" w:rsidP="00BF4494">
            <w:pPr>
              <w:jc w:val="center"/>
              <w:rPr>
                <w:del w:id="1493" w:author="Zhang, Carol (MSHA)" w:date="2019-08-21T10:58:00Z"/>
                <w:b/>
              </w:rPr>
            </w:pPr>
            <w:del w:id="1494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A34992" w:rsidDel="00E71FAC" w:rsidTr="00BF4494">
        <w:trPr>
          <w:jc w:val="center"/>
          <w:del w:id="1495" w:author="Zhang, Carol (MSHA)" w:date="2019-08-21T10:58:00Z"/>
        </w:trPr>
        <w:tc>
          <w:tcPr>
            <w:tcW w:w="7992" w:type="dxa"/>
            <w:gridSpan w:val="17"/>
          </w:tcPr>
          <w:p w:rsidR="00A34992" w:rsidDel="00E71FAC" w:rsidRDefault="00A34992" w:rsidP="00BF4494">
            <w:pPr>
              <w:jc w:val="center"/>
              <w:rPr>
                <w:del w:id="1496" w:author="Zhang, Carol (MSHA)" w:date="2019-08-21T10:58:00Z"/>
                <w:b/>
              </w:rPr>
            </w:pPr>
            <w:del w:id="1497" w:author="Zhang, Carol (MSHA)" w:date="2019-08-21T10:58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02~0xFFFF</w:delText>
              </w:r>
            </w:del>
          </w:p>
        </w:tc>
      </w:tr>
      <w:tr w:rsidR="00A34992" w:rsidDel="00E71FAC" w:rsidTr="00BF4494">
        <w:trPr>
          <w:jc w:val="center"/>
          <w:del w:id="1498" w:author="Zhang, Carol (MSHA)" w:date="2019-08-21T10:58:00Z"/>
        </w:trPr>
        <w:tc>
          <w:tcPr>
            <w:tcW w:w="3996" w:type="dxa"/>
            <w:gridSpan w:val="9"/>
          </w:tcPr>
          <w:p w:rsidR="00A34992" w:rsidRPr="00E70E77" w:rsidDel="00E71FAC" w:rsidRDefault="00A34992" w:rsidP="00BF4494">
            <w:pPr>
              <w:jc w:val="center"/>
              <w:rPr>
                <w:del w:id="1499" w:author="Zhang, Carol (MSHA)" w:date="2019-08-21T10:58:00Z"/>
                <w:rStyle w:val="a9"/>
              </w:rPr>
            </w:pPr>
            <w:del w:id="1500" w:author="Zhang, Carol (MSHA)" w:date="2019-08-21T10:58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A34992" w:rsidDel="00E71FAC" w:rsidRDefault="00A34992" w:rsidP="00BF4494">
            <w:pPr>
              <w:jc w:val="center"/>
              <w:rPr>
                <w:del w:id="1501" w:author="Zhang, Carol (MSHA)" w:date="2019-08-21T10:58:00Z"/>
                <w:b/>
              </w:rPr>
            </w:pPr>
            <w:del w:id="1502" w:author="Zhang, Carol (MSHA)" w:date="2019-08-21T10:58:00Z">
              <w:r w:rsidDel="00E71FAC">
                <w:rPr>
                  <w:rFonts w:hint="eastAsia"/>
                  <w:b/>
                </w:rPr>
                <w:delText xml:space="preserve">Volume </w:delText>
              </w:r>
              <w:r w:rsidDel="00E71FAC">
                <w:rPr>
                  <w:b/>
                </w:rPr>
                <w:delText>1</w:delText>
              </w:r>
            </w:del>
          </w:p>
        </w:tc>
      </w:tr>
      <w:tr w:rsidR="00A34992" w:rsidDel="00E71FAC" w:rsidTr="00BF4494">
        <w:trPr>
          <w:jc w:val="center"/>
          <w:del w:id="1503" w:author="Zhang, Carol (MSHA)" w:date="2019-08-21T10:58:00Z"/>
        </w:trPr>
        <w:tc>
          <w:tcPr>
            <w:tcW w:w="3996" w:type="dxa"/>
            <w:gridSpan w:val="9"/>
          </w:tcPr>
          <w:p w:rsidR="00A34992" w:rsidRPr="00E70E77" w:rsidDel="00E71FAC" w:rsidRDefault="00A34992" w:rsidP="00BF4494">
            <w:pPr>
              <w:jc w:val="center"/>
              <w:rPr>
                <w:del w:id="1504" w:author="Zhang, Carol (MSHA)" w:date="2019-08-21T10:58:00Z"/>
                <w:rStyle w:val="a9"/>
                <w:b/>
              </w:rPr>
            </w:pPr>
            <w:del w:id="1505" w:author="Zhang, Carol (MSHA)" w:date="2019-08-21T10:58:00Z">
              <w:r w:rsidDel="00E71FAC">
                <w:rPr>
                  <w:rFonts w:hint="eastAsia"/>
                  <w:b/>
                </w:rPr>
                <w:delText xml:space="preserve">Volume </w:delText>
              </w:r>
              <w:r w:rsidDel="00E71FAC">
                <w:rPr>
                  <w:b/>
                </w:rPr>
                <w:delText>2</w:delText>
              </w:r>
            </w:del>
          </w:p>
        </w:tc>
        <w:tc>
          <w:tcPr>
            <w:tcW w:w="3996" w:type="dxa"/>
            <w:gridSpan w:val="8"/>
          </w:tcPr>
          <w:p w:rsidR="00A34992" w:rsidDel="00E71FAC" w:rsidRDefault="00A34992" w:rsidP="00BF4494">
            <w:pPr>
              <w:jc w:val="center"/>
              <w:rPr>
                <w:del w:id="1506" w:author="Zhang, Carol (MSHA)" w:date="2019-08-21T10:58:00Z"/>
                <w:b/>
              </w:rPr>
            </w:pPr>
            <w:del w:id="1507" w:author="Zhang, Carol (MSHA)" w:date="2019-08-21T10:58:00Z">
              <w:r w:rsidDel="00E71FAC">
                <w:rPr>
                  <w:rFonts w:hint="eastAsia"/>
                  <w:b/>
                </w:rPr>
                <w:delText xml:space="preserve">Volume </w:delText>
              </w:r>
              <w:r w:rsidDel="00E71FAC">
                <w:rPr>
                  <w:b/>
                </w:rPr>
                <w:delText>…</w:delText>
              </w:r>
            </w:del>
          </w:p>
        </w:tc>
      </w:tr>
    </w:tbl>
    <w:p w:rsidR="00196253" w:rsidRDefault="00312C93" w:rsidP="00196253">
      <w:pPr>
        <w:pStyle w:val="2"/>
        <w:numPr>
          <w:ilvl w:val="1"/>
          <w:numId w:val="4"/>
        </w:numPr>
      </w:pPr>
      <w:bookmarkStart w:id="1508" w:name="_Ref456104053"/>
      <w:r>
        <w:rPr>
          <w:rFonts w:hint="eastAsia"/>
        </w:rPr>
        <w:t xml:space="preserve"> </w:t>
      </w:r>
      <w:bookmarkStart w:id="1509" w:name="_Ref479258953"/>
      <w:bookmarkEnd w:id="1508"/>
      <w:r w:rsidR="00705C65">
        <w:softHyphen/>
      </w:r>
      <w:r w:rsidR="003204F8">
        <w:t>ACK</w:t>
      </w:r>
      <w:bookmarkEnd w:id="1509"/>
    </w:p>
    <w:p w:rsidR="00196253" w:rsidRDefault="00196253" w:rsidP="00196253">
      <w:pPr>
        <w:rPr>
          <w:ins w:id="1510" w:author="Zhang, Carol (MSHA)" w:date="2019-08-21T11:14:00Z"/>
        </w:rPr>
      </w:pPr>
      <w:r>
        <w:rPr>
          <w:rFonts w:hint="eastAsia"/>
        </w:rPr>
        <w:t>命令错误返回字段，</w:t>
      </w:r>
      <w:r>
        <w:t>包含</w:t>
      </w:r>
      <w:r>
        <w:rPr>
          <w:rFonts w:hint="eastAsia"/>
        </w:rPr>
        <w:t>当前错误的命令</w:t>
      </w:r>
      <w:r>
        <w:rPr>
          <w:rFonts w:hint="eastAsia"/>
        </w:rPr>
        <w:t>ID</w:t>
      </w:r>
      <w:r>
        <w:rPr>
          <w:rFonts w:hint="eastAsia"/>
        </w:rPr>
        <w:t>及</w:t>
      </w:r>
      <w:del w:id="1511" w:author="Zhang, Carol (MSHA)" w:date="2019-08-21T11:15:00Z">
        <w:r w:rsidDel="00F60D2C">
          <w:rPr>
            <w:rFonts w:hint="eastAsia"/>
          </w:rPr>
          <w:delText>确认</w:delText>
        </w:r>
      </w:del>
      <w:ins w:id="1512" w:author="Zhang, Carol (MSHA)" w:date="2019-08-21T11:15:00Z">
        <w:r w:rsidR="00F60D2C">
          <w:t>E</w:t>
        </w:r>
        <w:r w:rsidR="00F60D2C" w:rsidRPr="00C61935">
          <w:t>rror No</w:t>
        </w:r>
      </w:ins>
      <w:del w:id="1513" w:author="Zhang, Carol (MSHA)" w:date="2019-08-21T11:15:00Z">
        <w:r w:rsidR="00312C93" w:rsidDel="00F60D2C">
          <w:rPr>
            <w:rFonts w:hint="eastAsia"/>
          </w:rPr>
          <w:delText>error no</w:delText>
        </w:r>
      </w:del>
      <w:r>
        <w:rPr>
          <w:rFonts w:hint="eastAsia"/>
        </w:rPr>
        <w:t>。</w:t>
      </w:r>
    </w:p>
    <w:p w:rsidR="00F60D2C" w:rsidRDefault="00F60D2C" w:rsidP="00196253">
      <w:ins w:id="1514" w:author="Zhang, Carol (MSHA)" w:date="2019-08-21T11:14:00Z">
        <w:r>
          <w:t>The command error will return</w:t>
        </w:r>
        <w:r w:rsidRPr="00C61935">
          <w:t xml:space="preserve"> a field</w:t>
        </w:r>
        <w:r>
          <w:t xml:space="preserve"> that contains</w:t>
        </w:r>
        <w:r w:rsidRPr="00C61935">
          <w:t xml:space="preserve"> the command ID of the curr</w:t>
        </w:r>
        <w:r>
          <w:t>ent error and the E</w:t>
        </w:r>
        <w:r w:rsidRPr="00C61935">
          <w:t>rror No.</w:t>
        </w:r>
      </w:ins>
    </w:p>
    <w:tbl>
      <w:tblPr>
        <w:tblStyle w:val="a5"/>
        <w:tblpPr w:leftFromText="180" w:rightFromText="180" w:vertAnchor="text" w:horzAnchor="margin" w:tblpY="188"/>
        <w:tblW w:w="7992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337B16" w:rsidRPr="00513A48" w:rsidTr="00337B16"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17295A" w:rsidRDefault="00337B16" w:rsidP="00337B16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37B16" w:rsidRPr="00513A48" w:rsidRDefault="00337B16" w:rsidP="00337B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37B16" w:rsidTr="00337B16">
        <w:tc>
          <w:tcPr>
            <w:tcW w:w="7992" w:type="dxa"/>
            <w:gridSpan w:val="17"/>
          </w:tcPr>
          <w:p w:rsidR="00337B16" w:rsidRDefault="00F60D2C" w:rsidP="00337B16">
            <w:pPr>
              <w:jc w:val="center"/>
              <w:rPr>
                <w:b/>
              </w:rPr>
            </w:pPr>
            <w:ins w:id="1515" w:author="Zhang, Carol (MSHA)" w:date="2019-08-21T11:15:00Z">
              <w:r>
                <w:rPr>
                  <w:rFonts w:hint="eastAsia"/>
                </w:rPr>
                <w:t>Field Header</w:t>
              </w:r>
              <w:r>
                <w:t xml:space="preserve"> </w:t>
              </w:r>
            </w:ins>
            <w:r w:rsidR="00337B16">
              <w:t>0x</w:t>
            </w:r>
            <w:ins w:id="1516" w:author="Zhang, Carol (MSHA)" w:date="2019-08-21T11:15:00Z">
              <w:r>
                <w:t>00</w:t>
              </w:r>
            </w:ins>
            <w:r w:rsidR="00337B16">
              <w:rPr>
                <w:rFonts w:hint="eastAsia"/>
              </w:rPr>
              <w:t>1</w:t>
            </w:r>
            <w:r w:rsidR="00337B16">
              <w:t>3</w:t>
            </w:r>
          </w:p>
        </w:tc>
      </w:tr>
      <w:tr w:rsidR="00337B16" w:rsidTr="00337B16">
        <w:tc>
          <w:tcPr>
            <w:tcW w:w="7992" w:type="dxa"/>
            <w:gridSpan w:val="17"/>
          </w:tcPr>
          <w:p w:rsidR="00337B16" w:rsidRDefault="00F60D2C" w:rsidP="005F18E2">
            <w:pPr>
              <w:jc w:val="center"/>
              <w:rPr>
                <w:b/>
              </w:rPr>
            </w:pPr>
            <w:ins w:id="1517" w:author="Zhang, Carol (MSHA)" w:date="2019-08-21T11:15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</w:ins>
            <w:del w:id="1518" w:author="Zhang, Carol (MSHA)" w:date="2019-08-21T11:15:00Z">
              <w:r w:rsidR="00337B16" w:rsidDel="00F60D2C">
                <w:rPr>
                  <w:rFonts w:hint="eastAsia"/>
                  <w:b/>
                </w:rPr>
                <w:delText>长度</w:delText>
              </w:r>
            </w:del>
            <w:r w:rsidR="00337B16">
              <w:rPr>
                <w:rFonts w:hint="eastAsia"/>
                <w:b/>
              </w:rPr>
              <w:t>=0x00</w:t>
            </w:r>
            <w:r w:rsidR="00337B16">
              <w:rPr>
                <w:b/>
              </w:rPr>
              <w:t>03</w:t>
            </w:r>
          </w:p>
        </w:tc>
      </w:tr>
      <w:tr w:rsidR="00337B16" w:rsidTr="00337B16">
        <w:tc>
          <w:tcPr>
            <w:tcW w:w="3996" w:type="dxa"/>
            <w:gridSpan w:val="9"/>
          </w:tcPr>
          <w:p w:rsidR="00337B16" w:rsidRDefault="00337B16" w:rsidP="00337B16">
            <w:pPr>
              <w:jc w:val="center"/>
              <w:rPr>
                <w:b/>
              </w:rPr>
            </w:pPr>
            <w:r w:rsidRPr="003336CD">
              <w:rPr>
                <w:b/>
              </w:rPr>
              <w:t>Message ID</w:t>
            </w:r>
            <w:ins w:id="1519" w:author="Zhang, Carol (MSHA)" w:date="2019-08-21T13:06:00Z">
              <w:r w:rsidR="003C00FD">
                <w:rPr>
                  <w:rFonts w:hint="eastAsia"/>
                  <w:b/>
                </w:rPr>
                <w:t xml:space="preserve"> </w:t>
              </w:r>
            </w:ins>
            <w:del w:id="1520" w:author="Zhang, Carol (MSHA)" w:date="2019-08-21T13:06:00Z">
              <w:r w:rsidRPr="003336CD" w:rsidDel="003C00FD">
                <w:rPr>
                  <w:rFonts w:hint="eastAsia"/>
                  <w:b/>
                </w:rPr>
                <w:delText>（</w:delText>
              </w:r>
            </w:del>
            <w:r w:rsidRPr="003336CD">
              <w:rPr>
                <w:b/>
              </w:rPr>
              <w:t>Low</w:t>
            </w:r>
            <w:ins w:id="1521" w:author="Zhang, Carol (MSHA)" w:date="2019-08-21T13:06:00Z">
              <w:r w:rsidR="003C00FD">
                <w:rPr>
                  <w:rFonts w:hint="eastAsia"/>
                  <w:b/>
                </w:rPr>
                <w:t xml:space="preserve"> </w:t>
              </w:r>
              <w:r w:rsidR="003C00FD">
                <w:rPr>
                  <w:b/>
                </w:rPr>
                <w:t>Byte</w:t>
              </w:r>
            </w:ins>
            <w:del w:id="1522" w:author="Zhang, Carol (MSHA)" w:date="2019-08-21T13:06:00Z">
              <w:r w:rsidRPr="003336CD" w:rsidDel="003C00FD">
                <w:rPr>
                  <w:rFonts w:hint="eastAsia"/>
                  <w:b/>
                </w:rPr>
                <w:delText>）</w:delText>
              </w:r>
            </w:del>
          </w:p>
        </w:tc>
        <w:tc>
          <w:tcPr>
            <w:tcW w:w="3996" w:type="dxa"/>
            <w:gridSpan w:val="8"/>
          </w:tcPr>
          <w:p w:rsidR="00337B16" w:rsidRDefault="00337B16" w:rsidP="005F18E2">
            <w:pPr>
              <w:jc w:val="center"/>
              <w:rPr>
                <w:b/>
              </w:rPr>
            </w:pPr>
            <w:r w:rsidRPr="003336CD">
              <w:rPr>
                <w:b/>
              </w:rPr>
              <w:t>Message ID</w:t>
            </w:r>
            <w:ins w:id="1523" w:author="Zhang, Carol (MSHA)" w:date="2019-08-21T13:06:00Z">
              <w:r w:rsidR="003C00FD">
                <w:rPr>
                  <w:b/>
                </w:rPr>
                <w:t xml:space="preserve"> </w:t>
              </w:r>
            </w:ins>
            <w:del w:id="1524" w:author="Zhang, Carol (MSHA)" w:date="2019-08-21T13:06:00Z">
              <w:r w:rsidRPr="003336CD" w:rsidDel="003C00FD">
                <w:rPr>
                  <w:rFonts w:hint="eastAsia"/>
                  <w:b/>
                </w:rPr>
                <w:delText>（</w:delText>
              </w:r>
            </w:del>
            <w:r>
              <w:rPr>
                <w:b/>
              </w:rPr>
              <w:t>High</w:t>
            </w:r>
            <w:ins w:id="1525" w:author="Zhang, Carol (MSHA)" w:date="2019-08-21T13:06:00Z">
              <w:r w:rsidR="003C00FD">
                <w:rPr>
                  <w:b/>
                </w:rPr>
                <w:t xml:space="preserve"> Byte</w:t>
              </w:r>
            </w:ins>
            <w:del w:id="1526" w:author="Zhang, Carol (MSHA)" w:date="2019-08-21T13:06:00Z">
              <w:r w:rsidRPr="003336CD" w:rsidDel="003C00FD">
                <w:rPr>
                  <w:rFonts w:hint="eastAsia"/>
                  <w:b/>
                </w:rPr>
                <w:delText>）</w:delText>
              </w:r>
            </w:del>
          </w:p>
        </w:tc>
      </w:tr>
      <w:tr w:rsidR="00337B16" w:rsidTr="00337B16">
        <w:trPr>
          <w:gridAfter w:val="8"/>
          <w:wAfter w:w="3996" w:type="dxa"/>
        </w:trPr>
        <w:tc>
          <w:tcPr>
            <w:tcW w:w="3996" w:type="dxa"/>
            <w:gridSpan w:val="9"/>
          </w:tcPr>
          <w:p w:rsidR="00337B16" w:rsidRPr="00196253" w:rsidRDefault="00337B16" w:rsidP="00337B16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_Ref479166144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527" w:author="Zhang, Carol (MSHA)" w:date="2019-12-11T16:14:00Z">
              <w:r w:rsidR="00B2321A" w:rsidRPr="00B2321A">
                <w:rPr>
                  <w:color w:val="0000FF"/>
                  <w:u w:val="single"/>
                  <w:rPrChange w:id="1528" w:author="Zhang, Carol (MSHA)" w:date="2019-12-11T16:14:00Z">
                    <w:rPr/>
                  </w:rPrChange>
                </w:rPr>
                <w:t>Error No</w:t>
              </w:r>
            </w:ins>
            <w:del w:id="15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Error No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337B16" w:rsidDel="00E71FAC" w:rsidRDefault="00337B16" w:rsidP="00337B16">
      <w:pPr>
        <w:pStyle w:val="2"/>
        <w:numPr>
          <w:ilvl w:val="1"/>
          <w:numId w:val="4"/>
        </w:numPr>
        <w:rPr>
          <w:del w:id="1530" w:author="Zhang, Carol (MSHA)" w:date="2019-08-21T10:58:00Z"/>
        </w:rPr>
      </w:pPr>
      <w:del w:id="1531" w:author="Zhang, Carol (MSHA)" w:date="2019-08-21T10:58:00Z">
        <w:r w:rsidDel="00E71FAC">
          <w:rPr>
            <w:rFonts w:hint="eastAsia"/>
          </w:rPr>
          <w:delText xml:space="preserve"> </w:delText>
        </w:r>
        <w:bookmarkStart w:id="1532" w:name="_Ref483313211"/>
        <w:r w:rsidDel="00E71FAC">
          <w:rPr>
            <w:rFonts w:hint="eastAsia"/>
          </w:rPr>
          <w:delText>序列号</w:delText>
        </w:r>
        <w:bookmarkEnd w:id="1532"/>
      </w:del>
    </w:p>
    <w:p w:rsidR="00337B16" w:rsidDel="00E71FAC" w:rsidRDefault="00E82481" w:rsidP="00337B16">
      <w:pPr>
        <w:rPr>
          <w:del w:id="1533" w:author="Zhang, Carol (MSHA)" w:date="2019-08-21T10:58:00Z"/>
        </w:rPr>
      </w:pPr>
      <w:del w:id="1534" w:author="Zhang, Carol (MSHA)" w:date="2019-08-21T10:58:00Z">
        <w:r w:rsidDel="00E71FAC">
          <w:rPr>
            <w:rFonts w:hint="eastAsia"/>
          </w:rPr>
          <w:delText>序列号由多个字符组成，</w:delText>
        </w:r>
        <w:r w:rsidDel="00E71FAC">
          <w:delText>长度</w:delText>
        </w:r>
        <w:r w:rsidDel="00E71FAC">
          <w:rPr>
            <w:rFonts w:hint="eastAsia"/>
          </w:rPr>
          <w:delText>不固定</w:delText>
        </w:r>
        <w:r w:rsidR="00337B16" w:rsidDel="00E71FAC">
          <w:rPr>
            <w:rFonts w:hint="eastAsia"/>
          </w:rPr>
          <w:delText>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337B16" w:rsidDel="00E71FAC" w:rsidTr="002B2BDB">
        <w:trPr>
          <w:jc w:val="center"/>
          <w:del w:id="1535" w:author="Zhang, Carol (MSHA)" w:date="2019-08-21T10:58:00Z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36" w:author="Zhang, Carol (MSHA)" w:date="2019-08-21T10:58:00Z"/>
                <w:sz w:val="18"/>
                <w:szCs w:val="18"/>
              </w:rPr>
            </w:pPr>
            <w:del w:id="1537" w:author="Zhang, Carol (MSHA)" w:date="2019-08-21T10:58:00Z">
              <w:r w:rsidDel="00E71FAC">
                <w:rPr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38" w:author="Zhang, Carol (MSHA)" w:date="2019-08-21T10:58:00Z"/>
                <w:sz w:val="18"/>
                <w:szCs w:val="18"/>
              </w:rPr>
            </w:pPr>
            <w:del w:id="1539" w:author="Zhang, Carol (MSHA)" w:date="2019-08-21T10:58:00Z">
              <w:r w:rsidDel="00E71FAC">
                <w:rPr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40" w:author="Zhang, Carol (MSHA)" w:date="2019-08-21T10:58:00Z"/>
                <w:sz w:val="18"/>
                <w:szCs w:val="18"/>
              </w:rPr>
            </w:pPr>
            <w:del w:id="1541" w:author="Zhang, Carol (MSHA)" w:date="2019-08-21T10:58:00Z">
              <w:r w:rsidDel="00E71FAC">
                <w:rPr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42" w:author="Zhang, Carol (MSHA)" w:date="2019-08-21T10:58:00Z"/>
                <w:sz w:val="18"/>
                <w:szCs w:val="18"/>
              </w:rPr>
            </w:pPr>
            <w:del w:id="1543" w:author="Zhang, Carol (MSHA)" w:date="2019-08-21T10:58:00Z">
              <w:r w:rsidDel="00E71FAC">
                <w:rPr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44" w:author="Zhang, Carol (MSHA)" w:date="2019-08-21T10:58:00Z"/>
                <w:sz w:val="18"/>
                <w:szCs w:val="18"/>
              </w:rPr>
            </w:pPr>
            <w:del w:id="1545" w:author="Zhang, Carol (MSHA)" w:date="2019-08-21T10:58:00Z">
              <w:r w:rsidDel="00E71FAC">
                <w:rPr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46" w:author="Zhang, Carol (MSHA)" w:date="2019-08-21T10:58:00Z"/>
                <w:sz w:val="18"/>
                <w:szCs w:val="18"/>
              </w:rPr>
            </w:pPr>
            <w:del w:id="1547" w:author="Zhang, Carol (MSHA)" w:date="2019-08-21T10:58:00Z">
              <w:r w:rsidDel="00E71FAC">
                <w:rPr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48" w:author="Zhang, Carol (MSHA)" w:date="2019-08-21T10:58:00Z"/>
                <w:sz w:val="18"/>
                <w:szCs w:val="18"/>
              </w:rPr>
            </w:pPr>
            <w:del w:id="1549" w:author="Zhang, Carol (MSHA)" w:date="2019-08-21T10:58:00Z">
              <w:r w:rsidDel="00E71FAC">
                <w:rPr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50" w:author="Zhang, Carol (MSHA)" w:date="2019-08-21T10:58:00Z"/>
                <w:sz w:val="18"/>
                <w:szCs w:val="18"/>
              </w:rPr>
            </w:pPr>
            <w:del w:id="1551" w:author="Zhang, Carol (MSHA)" w:date="2019-08-21T10:58:00Z">
              <w:r w:rsidDel="00E71FAC">
                <w:rPr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52" w:author="Zhang, Carol (MSHA)" w:date="2019-08-21T10:58:00Z"/>
                <w:sz w:val="18"/>
                <w:szCs w:val="18"/>
              </w:rPr>
            </w:pPr>
            <w:del w:id="1553" w:author="Zhang, Carol (MSHA)" w:date="2019-08-21T10:58:00Z">
              <w:r w:rsidDel="00E71FAC">
                <w:rPr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54" w:author="Zhang, Carol (MSHA)" w:date="2019-08-21T10:58:00Z"/>
                <w:sz w:val="18"/>
                <w:szCs w:val="18"/>
              </w:rPr>
            </w:pPr>
            <w:del w:id="1555" w:author="Zhang, Carol (MSHA)" w:date="2019-08-21T10:58:00Z">
              <w:r w:rsidDel="00E71FAC">
                <w:rPr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56" w:author="Zhang, Carol (MSHA)" w:date="2019-08-21T10:58:00Z"/>
                <w:sz w:val="18"/>
                <w:szCs w:val="18"/>
              </w:rPr>
            </w:pPr>
            <w:del w:id="1557" w:author="Zhang, Carol (MSHA)" w:date="2019-08-21T10:58:00Z">
              <w:r w:rsidDel="00E71FAC">
                <w:rPr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58" w:author="Zhang, Carol (MSHA)" w:date="2019-08-21T10:58:00Z"/>
                <w:sz w:val="18"/>
                <w:szCs w:val="18"/>
              </w:rPr>
            </w:pPr>
            <w:del w:id="1559" w:author="Zhang, Carol (MSHA)" w:date="2019-08-21T10:58:00Z">
              <w:r w:rsidDel="00E71FAC">
                <w:rPr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60" w:author="Zhang, Carol (MSHA)" w:date="2019-08-21T10:58:00Z"/>
                <w:sz w:val="18"/>
                <w:szCs w:val="18"/>
              </w:rPr>
            </w:pPr>
            <w:del w:id="1561" w:author="Zhang, Carol (MSHA)" w:date="2019-08-21T10:58:00Z">
              <w:r w:rsidDel="00E71FAC">
                <w:rPr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62" w:author="Zhang, Carol (MSHA)" w:date="2019-08-21T10:58:00Z"/>
                <w:sz w:val="18"/>
                <w:szCs w:val="18"/>
              </w:rPr>
            </w:pPr>
            <w:del w:id="1563" w:author="Zhang, Carol (MSHA)" w:date="2019-08-21T10:58:00Z">
              <w:r w:rsidDel="00E71FAC">
                <w:rPr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64" w:author="Zhang, Carol (MSHA)" w:date="2019-08-21T10:58:00Z"/>
                <w:sz w:val="18"/>
                <w:szCs w:val="18"/>
              </w:rPr>
            </w:pPr>
            <w:del w:id="1565" w:author="Zhang, Carol (MSHA)" w:date="2019-08-21T10:58:00Z">
              <w:r w:rsidDel="00E71FAC">
                <w:rPr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37B16" w:rsidDel="00E71FAC" w:rsidRDefault="00337B16" w:rsidP="002B2BDB">
            <w:pPr>
              <w:jc w:val="center"/>
              <w:rPr>
                <w:del w:id="1566" w:author="Zhang, Carol (MSHA)" w:date="2019-08-21T10:58:00Z"/>
                <w:sz w:val="18"/>
                <w:szCs w:val="18"/>
              </w:rPr>
            </w:pPr>
            <w:del w:id="1567" w:author="Zhang, Carol (MSHA)" w:date="2019-08-21T10:58:00Z">
              <w:r w:rsidDel="00E71FAC">
                <w:rPr>
                  <w:sz w:val="18"/>
                  <w:szCs w:val="18"/>
                </w:rPr>
                <w:delText>15</w:delText>
              </w:r>
            </w:del>
          </w:p>
        </w:tc>
      </w:tr>
      <w:tr w:rsidR="00337B16" w:rsidDel="00E71FAC" w:rsidTr="002B2BDB">
        <w:trPr>
          <w:jc w:val="center"/>
          <w:del w:id="1568" w:author="Zhang, Carol (MSHA)" w:date="2019-08-21T10:58:00Z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B16" w:rsidDel="00E71FAC" w:rsidRDefault="00337B16" w:rsidP="002B2BDB">
            <w:pPr>
              <w:jc w:val="center"/>
              <w:rPr>
                <w:del w:id="1569" w:author="Zhang, Carol (MSHA)" w:date="2019-08-21T10:58:00Z"/>
                <w:b/>
              </w:rPr>
            </w:pPr>
            <w:del w:id="1570" w:author="Zhang, Carol (MSHA)" w:date="2019-08-21T10:58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337B16" w:rsidDel="00E71FAC" w:rsidTr="002B2BDB">
        <w:trPr>
          <w:jc w:val="center"/>
          <w:del w:id="1571" w:author="Zhang, Carol (MSHA)" w:date="2019-08-21T10:58:00Z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B16" w:rsidRPr="00166D59" w:rsidDel="00E71FAC" w:rsidRDefault="00166D59" w:rsidP="002B2BDB">
            <w:pPr>
              <w:jc w:val="center"/>
              <w:rPr>
                <w:del w:id="1572" w:author="Zhang, Carol (MSHA)" w:date="2019-08-21T10:58:00Z"/>
              </w:rPr>
            </w:pPr>
            <w:del w:id="1573" w:author="Zhang, Carol (MSHA)" w:date="2019-08-21T10:58:00Z">
              <w:r w:rsidRPr="00166D59" w:rsidDel="00E71FAC">
                <w:rPr>
                  <w:rFonts w:hint="eastAsia"/>
                </w:rPr>
                <w:delText>长度</w:delText>
              </w:r>
              <w:r w:rsidRPr="00166D59" w:rsidDel="00E71FAC">
                <w:rPr>
                  <w:rFonts w:hint="eastAsia"/>
                </w:rPr>
                <w:delText>=</w:delText>
              </w:r>
              <w:r w:rsidR="00992786" w:rsidRPr="00166D59" w:rsidDel="00E71FAC">
                <w:rPr>
                  <w:rFonts w:hint="eastAsia"/>
                </w:rPr>
                <w:delText>？</w:delText>
              </w:r>
            </w:del>
          </w:p>
        </w:tc>
      </w:tr>
      <w:tr w:rsidR="00337B16" w:rsidDel="00E71FAC" w:rsidTr="002B2BDB">
        <w:trPr>
          <w:jc w:val="center"/>
          <w:del w:id="1574" w:author="Zhang, Carol (MSHA)" w:date="2019-08-21T10:58:00Z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B16" w:rsidRPr="00992786" w:rsidDel="00E71FAC" w:rsidRDefault="00992786" w:rsidP="002B2BDB">
            <w:pPr>
              <w:jc w:val="center"/>
              <w:rPr>
                <w:del w:id="1575" w:author="Zhang, Carol (MSHA)" w:date="2019-08-21T10:58:00Z"/>
                <w:b/>
              </w:rPr>
            </w:pPr>
            <w:del w:id="1576" w:author="Zhang, Carol (MSHA)" w:date="2019-08-21T10:58:00Z">
              <w:r w:rsidRPr="00992786" w:rsidDel="00E71FAC">
                <w:rPr>
                  <w:rFonts w:hint="eastAsia"/>
                  <w:b/>
                </w:rPr>
                <w:delText>Data1</w:delText>
              </w:r>
            </w:del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B16" w:rsidDel="00E71FAC" w:rsidRDefault="00992786" w:rsidP="002B2BDB">
            <w:pPr>
              <w:jc w:val="center"/>
              <w:rPr>
                <w:del w:id="1577" w:author="Zhang, Carol (MSHA)" w:date="2019-08-21T10:58:00Z"/>
                <w:b/>
              </w:rPr>
            </w:pPr>
            <w:del w:id="1578" w:author="Zhang, Carol (MSHA)" w:date="2019-08-21T10:58:00Z">
              <w:r w:rsidDel="00E71FAC">
                <w:rPr>
                  <w:rFonts w:hint="eastAsia"/>
                  <w:b/>
                </w:rPr>
                <w:delText>Data2</w:delText>
              </w:r>
            </w:del>
          </w:p>
        </w:tc>
      </w:tr>
      <w:tr w:rsidR="00992786" w:rsidDel="00E71FAC" w:rsidTr="002B2BDB">
        <w:trPr>
          <w:jc w:val="center"/>
          <w:del w:id="1579" w:author="Zhang, Carol (MSHA)" w:date="2019-08-21T10:58:00Z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786" w:rsidRPr="00E92A89" w:rsidDel="00E71FAC" w:rsidRDefault="00992786" w:rsidP="002B2BDB">
            <w:pPr>
              <w:jc w:val="center"/>
              <w:rPr>
                <w:del w:id="1580" w:author="Zhang, Carol (MSHA)" w:date="2019-08-21T10:58:00Z"/>
                <w:b/>
                <w:color w:val="0000FF"/>
                <w:u w:val="single"/>
              </w:rPr>
            </w:pPr>
            <w:del w:id="1581" w:author="Zhang, Carol (MSHA)" w:date="2019-08-21T10:58:00Z">
              <w:r w:rsidDel="00E71FAC">
                <w:rPr>
                  <w:rFonts w:hint="eastAsia"/>
                  <w:b/>
                </w:rPr>
                <w:delText>Data3</w:delText>
              </w:r>
            </w:del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786" w:rsidDel="00E71FAC" w:rsidRDefault="00992786" w:rsidP="002B2BDB">
            <w:pPr>
              <w:jc w:val="center"/>
              <w:rPr>
                <w:del w:id="1582" w:author="Zhang, Carol (MSHA)" w:date="2019-08-21T10:58:00Z"/>
                <w:b/>
              </w:rPr>
            </w:pPr>
            <w:del w:id="1583" w:author="Zhang, Carol (MSHA)" w:date="2019-08-21T10:58:00Z">
              <w:r w:rsidDel="00E71FAC">
                <w:rPr>
                  <w:rFonts w:hint="eastAsia"/>
                  <w:b/>
                </w:rPr>
                <w:delText>Data</w:delText>
              </w:r>
              <w:r w:rsidDel="00E71FAC">
                <w:rPr>
                  <w:b/>
                </w:rPr>
                <w:delText>…</w:delText>
              </w:r>
            </w:del>
          </w:p>
        </w:tc>
      </w:tr>
    </w:tbl>
    <w:p w:rsidR="00337B16" w:rsidRDefault="00337B16" w:rsidP="00196253"/>
    <w:p w:rsidR="005C1C00" w:rsidRDefault="004B303E" w:rsidP="005C1C00">
      <w:pPr>
        <w:pStyle w:val="2"/>
        <w:numPr>
          <w:ilvl w:val="1"/>
          <w:numId w:val="4"/>
        </w:numPr>
      </w:pPr>
      <w:r>
        <w:rPr>
          <w:rFonts w:hint="eastAsia"/>
        </w:rPr>
        <w:t xml:space="preserve"> </w:t>
      </w:r>
      <w:bookmarkStart w:id="1584" w:name="_Ref483313223"/>
      <w:bookmarkStart w:id="1585" w:name="_Ref17285476"/>
      <w:r>
        <w:rPr>
          <w:rFonts w:hint="eastAsia"/>
        </w:rPr>
        <w:t>文件头</w:t>
      </w:r>
      <w:r w:rsidR="00261C9B">
        <w:rPr>
          <w:rFonts w:hint="eastAsia"/>
        </w:rPr>
        <w:t>信息</w:t>
      </w:r>
      <w:bookmarkEnd w:id="1584"/>
      <w:ins w:id="1586" w:author="Zhang, Carol (MSHA)" w:date="2019-08-21T11:16:00Z">
        <w:r w:rsidR="00F60D2C">
          <w:rPr>
            <w:rFonts w:hint="eastAsia"/>
          </w:rPr>
          <w:t xml:space="preserve"> File Header Info</w:t>
        </w:r>
      </w:ins>
      <w:bookmarkEnd w:id="1585"/>
    </w:p>
    <w:p w:rsidR="00261C9B" w:rsidRDefault="00261C9B" w:rsidP="00261C9B">
      <w:pPr>
        <w:rPr>
          <w:ins w:id="1587" w:author="Zhang, Carol (MSHA)" w:date="2019-08-21T11:17:00Z"/>
        </w:rPr>
      </w:pPr>
      <w:r>
        <w:rPr>
          <w:rFonts w:hint="eastAsia"/>
        </w:rPr>
        <w:t>文件头信息包含文件</w:t>
      </w:r>
      <w:r>
        <w:t>ID</w:t>
      </w:r>
      <w:r>
        <w:rPr>
          <w:rFonts w:hint="eastAsia"/>
        </w:rPr>
        <w:t>、</w:t>
      </w:r>
      <w:r w:rsidRPr="007948D9">
        <w:t>Sub ID</w:t>
      </w:r>
      <w:r>
        <w:rPr>
          <w:rFonts w:hint="eastAsia"/>
        </w:rPr>
        <w:t>（</w:t>
      </w:r>
      <w:r w:rsidRPr="007948D9">
        <w:rPr>
          <w:rFonts w:hint="eastAsia"/>
        </w:rPr>
        <w:t>某些类型文件由很多子文件，</w:t>
      </w:r>
      <w:r w:rsidRPr="007948D9">
        <w:rPr>
          <w:rFonts w:hint="eastAsia"/>
        </w:rPr>
        <w:t xml:space="preserve">Sub </w:t>
      </w:r>
      <w:r w:rsidRPr="007948D9">
        <w:t>ID</w:t>
      </w:r>
      <w:r w:rsidRPr="007948D9">
        <w:rPr>
          <w:rFonts w:hint="eastAsia"/>
        </w:rPr>
        <w:t>表示子文件顺序号，</w:t>
      </w:r>
      <w:r w:rsidRPr="007948D9">
        <w:t>例如</w:t>
      </w:r>
      <w:r w:rsidRPr="007948D9">
        <w:rPr>
          <w:rFonts w:hint="eastAsia"/>
        </w:rPr>
        <w:t>：</w:t>
      </w:r>
      <w:r w:rsidRPr="007948D9">
        <w:t>上传</w:t>
      </w:r>
      <w:r w:rsidRPr="007948D9">
        <w:rPr>
          <w:rFonts w:hint="eastAsia"/>
        </w:rPr>
        <w:t>LOG</w:t>
      </w:r>
      <w:r w:rsidRPr="007948D9">
        <w:t>O</w:t>
      </w:r>
      <w:r w:rsidRPr="007948D9">
        <w:t>）</w:t>
      </w:r>
      <w:r>
        <w:rPr>
          <w:rFonts w:hint="eastAsia"/>
        </w:rPr>
        <w:t>、文件大小校验和以及文件块个数。</w:t>
      </w:r>
    </w:p>
    <w:p w:rsidR="00F60D2C" w:rsidRDefault="00F60D2C" w:rsidP="00261C9B">
      <w:pPr>
        <w:rPr>
          <w:ins w:id="1588" w:author="Zhang, Carol (MSHA)" w:date="2019-08-21T11:16:00Z"/>
        </w:rPr>
      </w:pPr>
      <w:ins w:id="1589" w:author="Zhang, Carol (MSHA)" w:date="2019-08-21T11:17:00Z">
        <w:r>
          <w:rPr>
            <w:rFonts w:hint="eastAsia"/>
          </w:rPr>
          <w:t>The File Header Info contains the File ID, Sub ID</w:t>
        </w:r>
      </w:ins>
      <w:ins w:id="1590" w:author="Zhang, Carol (MSHA)" w:date="2019-08-21T11:25:00Z">
        <w:r w:rsidR="00BF0CA2">
          <w:t xml:space="preserve"> </w:t>
        </w:r>
      </w:ins>
      <w:ins w:id="1591" w:author="Zhang, Carol (MSHA)" w:date="2019-08-21T11:17:00Z">
        <w:r>
          <w:rPr>
            <w:rFonts w:hint="eastAsia"/>
          </w:rPr>
          <w:t>(</w:t>
        </w:r>
      </w:ins>
      <w:ins w:id="1592" w:author="Zhang, Carol (MSHA)" w:date="2019-08-21T11:18:00Z">
        <w:r>
          <w:t>Some file may contain many sub files, the Sub ID indicates the sequence of the sub</w:t>
        </w:r>
      </w:ins>
      <w:ins w:id="1593" w:author="Zhang, Carol (MSHA)" w:date="2019-08-21T11:19:00Z">
        <w:r w:rsidR="00BF0CA2">
          <w:t xml:space="preserve"> files</w:t>
        </w:r>
      </w:ins>
      <w:ins w:id="1594" w:author="Zhang, Carol (MSHA)" w:date="2019-08-21T11:24:00Z">
        <w:r w:rsidR="00BF0CA2">
          <w:t>, such as LO</w:t>
        </w:r>
      </w:ins>
      <w:ins w:id="1595" w:author="Zhang, Carol (MSHA)" w:date="2019-08-21T11:25:00Z">
        <w:r w:rsidR="00BF0CA2">
          <w:t>G</w:t>
        </w:r>
      </w:ins>
      <w:ins w:id="1596" w:author="Zhang, Carol (MSHA)" w:date="2019-08-21T11:24:00Z">
        <w:r w:rsidR="00BF0CA2">
          <w:t>O files</w:t>
        </w:r>
      </w:ins>
      <w:ins w:id="1597" w:author="Zhang, Carol (MSHA)" w:date="2019-08-21T11:17:00Z">
        <w:r>
          <w:rPr>
            <w:rFonts w:hint="eastAsia"/>
          </w:rPr>
          <w:t>)</w:t>
        </w:r>
      </w:ins>
      <w:ins w:id="1598" w:author="Zhang, Carol (MSHA)" w:date="2019-08-21T11:24:00Z">
        <w:r w:rsidR="00047FC5">
          <w:t>, Check</w:t>
        </w:r>
        <w:r w:rsidR="00BF0CA2">
          <w:t>sum and block count that will be sent.</w:t>
        </w:r>
      </w:ins>
    </w:p>
    <w:p w:rsidR="00F60D2C" w:rsidRDefault="00F60D2C" w:rsidP="00261C9B"/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261C9B" w:rsidTr="002B2BDB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61C9B" w:rsidRDefault="00261C9B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261C9B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Default="009E2652" w:rsidP="002B2BDB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  <w:ins w:id="1599" w:author="Zhang, Carol (MSHA)" w:date="2019-08-21T11:25:00Z">
              <w:r w:rsidR="00047FC5">
                <w:rPr>
                  <w:rFonts w:hint="eastAsia"/>
                </w:rPr>
                <w:t>Field Header</w:t>
              </w:r>
            </w:ins>
          </w:p>
        </w:tc>
      </w:tr>
      <w:tr w:rsidR="00261C9B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Default="00047FC5" w:rsidP="002B2BDB">
            <w:pPr>
              <w:jc w:val="center"/>
              <w:rPr>
                <w:b/>
              </w:rPr>
            </w:pPr>
            <w:ins w:id="1600" w:author="Zhang, Carol (MSHA)" w:date="2019-08-21T11:25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1E0847">
              <w:rPr>
                <w:b/>
              </w:rPr>
              <w:t>0x000C</w:t>
            </w:r>
          </w:p>
        </w:tc>
      </w:tr>
      <w:tr w:rsidR="00261C9B" w:rsidTr="002B2BD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Pr="00E92A89" w:rsidRDefault="00261C9B" w:rsidP="002B2BDB">
            <w:pPr>
              <w:jc w:val="center"/>
              <w:rPr>
                <w:b/>
                <w:color w:val="0000FF"/>
                <w:u w:val="single"/>
              </w:rPr>
            </w:pPr>
            <w:r w:rsidRPr="00E92A89">
              <w:rPr>
                <w:b/>
                <w:color w:val="0000FF"/>
                <w:u w:val="single"/>
              </w:rPr>
              <w:fldChar w:fldCharType="begin"/>
            </w:r>
            <w:r w:rsidRPr="00E92A89">
              <w:rPr>
                <w:b/>
                <w:color w:val="0000FF"/>
                <w:u w:val="single"/>
              </w:rPr>
              <w:instrText xml:space="preserve"> REF _Ref482882066 \h </w:instrText>
            </w:r>
            <w:r>
              <w:rPr>
                <w:b/>
                <w:color w:val="0000FF"/>
                <w:u w:val="single"/>
              </w:rPr>
              <w:instrText xml:space="preserve"> \* MERGEFORMAT </w:instrText>
            </w:r>
            <w:r w:rsidRPr="00E92A89">
              <w:rPr>
                <w:b/>
                <w:color w:val="0000FF"/>
                <w:u w:val="single"/>
              </w:rPr>
            </w:r>
            <w:r w:rsidRPr="00E92A89">
              <w:rPr>
                <w:b/>
                <w:color w:val="0000FF"/>
                <w:u w:val="single"/>
              </w:rPr>
              <w:fldChar w:fldCharType="separate"/>
            </w:r>
            <w:ins w:id="1601" w:author="Zhang, Carol (MSHA)" w:date="2019-12-11T16:14:00Z">
              <w:r w:rsidR="00B2321A" w:rsidRPr="00B2321A">
                <w:rPr>
                  <w:color w:val="0000FF"/>
                  <w:u w:val="single"/>
                  <w:rPrChange w:id="1602" w:author="Zhang, Carol (MSHA)" w:date="2019-12-11T16:14:00Z">
                    <w:rPr/>
                  </w:rPrChange>
                </w:rPr>
                <w:t>File Type</w:t>
              </w:r>
            </w:ins>
            <w:del w:id="160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File Type</w:delText>
              </w:r>
            </w:del>
            <w:r w:rsidRPr="00E92A89">
              <w:rPr>
                <w:b/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Default="00261C9B" w:rsidP="002B2BDB">
            <w:pPr>
              <w:jc w:val="center"/>
              <w:rPr>
                <w:b/>
              </w:rPr>
            </w:pPr>
            <w:r>
              <w:rPr>
                <w:b/>
              </w:rPr>
              <w:t>Sub ID</w:t>
            </w:r>
          </w:p>
        </w:tc>
      </w:tr>
      <w:tr w:rsidR="00261C9B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Pr="00AE2359" w:rsidRDefault="00261C9B" w:rsidP="002B2BDB">
            <w:pPr>
              <w:jc w:val="center"/>
              <w:rPr>
                <w:b/>
              </w:rPr>
            </w:pPr>
            <w:r w:rsidRPr="00AE2359">
              <w:rPr>
                <w:b/>
              </w:rPr>
              <w:t>FileSize byte(4 bytes)</w:t>
            </w:r>
          </w:p>
        </w:tc>
      </w:tr>
      <w:tr w:rsidR="00261C9B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C9B" w:rsidRDefault="00261C9B" w:rsidP="002B2BDB">
            <w:pPr>
              <w:jc w:val="center"/>
              <w:rPr>
                <w:b/>
              </w:rPr>
            </w:pPr>
            <w:r>
              <w:rPr>
                <w:b/>
              </w:rPr>
              <w:t xml:space="preserve">Checksum </w:t>
            </w:r>
            <w:r w:rsidRPr="00AE2359">
              <w:rPr>
                <w:b/>
              </w:rPr>
              <w:t>byte(4 bytes)</w:t>
            </w:r>
          </w:p>
        </w:tc>
      </w:tr>
      <w:tr w:rsidR="00E23CF0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CF0" w:rsidRDefault="00E23CF0" w:rsidP="002B2BDB">
            <w:pPr>
              <w:jc w:val="center"/>
              <w:rPr>
                <w:b/>
              </w:rPr>
            </w:pPr>
            <w:r w:rsidRPr="00AE2359">
              <w:rPr>
                <w:b/>
              </w:rPr>
              <w:t>Block count (2 byte)</w:t>
            </w:r>
          </w:p>
        </w:tc>
      </w:tr>
    </w:tbl>
    <w:p w:rsidR="005C1C00" w:rsidRDefault="005C1C00" w:rsidP="005C1C00"/>
    <w:p w:rsidR="00792164" w:rsidRDefault="00ED510C" w:rsidP="00ED510C">
      <w:pPr>
        <w:pStyle w:val="2"/>
        <w:numPr>
          <w:ilvl w:val="1"/>
          <w:numId w:val="4"/>
        </w:numPr>
      </w:pPr>
      <w:r>
        <w:rPr>
          <w:rFonts w:hint="eastAsia"/>
        </w:rPr>
        <w:t xml:space="preserve"> </w:t>
      </w:r>
      <w:bookmarkStart w:id="1604" w:name="_Ref483313233"/>
      <w:bookmarkStart w:id="1605" w:name="_Ref17285484"/>
      <w:r>
        <w:rPr>
          <w:rFonts w:hint="eastAsia"/>
        </w:rPr>
        <w:t>文件块信息</w:t>
      </w:r>
      <w:bookmarkEnd w:id="1604"/>
      <w:ins w:id="1606" w:author="Zhang, Carol (MSHA)" w:date="2019-08-21T11:26:00Z">
        <w:r w:rsidR="00047FC5">
          <w:rPr>
            <w:rFonts w:hint="eastAsia"/>
          </w:rPr>
          <w:t xml:space="preserve"> File Block Info</w:t>
        </w:r>
      </w:ins>
      <w:bookmarkEnd w:id="1605"/>
    </w:p>
    <w:p w:rsidR="00ED510C" w:rsidRDefault="00ED510C" w:rsidP="00ED510C">
      <w:pPr>
        <w:rPr>
          <w:ins w:id="1607" w:author="Zhang, Carol (MSHA)" w:date="2019-08-21T11:26:00Z"/>
        </w:rPr>
      </w:pPr>
      <w:r>
        <w:rPr>
          <w:rFonts w:hint="eastAsia"/>
        </w:rPr>
        <w:t>文件块信息，包含文件</w:t>
      </w:r>
      <w:r>
        <w:t>ID</w:t>
      </w:r>
      <w:r>
        <w:rPr>
          <w:rFonts w:hint="eastAsia"/>
        </w:rPr>
        <w:t>、子</w:t>
      </w:r>
      <w:r>
        <w:t>ID</w:t>
      </w:r>
      <w:r>
        <w:rPr>
          <w:rFonts w:hint="eastAsia"/>
        </w:rPr>
        <w:t>、文件数据块顺序号和文件块数据</w:t>
      </w:r>
      <w:ins w:id="1608" w:author="Zhang, Carol (MSHA)" w:date="2019-08-21T20:20:00Z">
        <w:r w:rsidR="00E651FF">
          <w:rPr>
            <w:rFonts w:hint="eastAsia"/>
          </w:rPr>
          <w:t xml:space="preserve">, </w:t>
        </w:r>
        <w:r w:rsidR="00E651FF">
          <w:rPr>
            <w:rFonts w:hint="eastAsia"/>
          </w:rPr>
          <w:t>序号</w:t>
        </w:r>
      </w:ins>
      <w:ins w:id="1609" w:author="Zhang, Carol (MSHA)" w:date="2019-08-21T20:21:00Z">
        <w:r w:rsidR="00E651FF">
          <w:rPr>
            <w:rFonts w:hint="eastAsia"/>
          </w:rPr>
          <w:t>从</w:t>
        </w:r>
        <w:r w:rsidR="00E651FF">
          <w:rPr>
            <w:rFonts w:hint="eastAsia"/>
          </w:rPr>
          <w:t>0</w:t>
        </w:r>
        <w:r w:rsidR="00E651FF">
          <w:rPr>
            <w:rFonts w:hint="eastAsia"/>
          </w:rPr>
          <w:t>开始</w:t>
        </w:r>
      </w:ins>
      <w:r>
        <w:rPr>
          <w:rFonts w:hint="eastAsia"/>
        </w:rPr>
        <w:t>。</w:t>
      </w:r>
    </w:p>
    <w:p w:rsidR="00047FC5" w:rsidRDefault="00047FC5" w:rsidP="00ED510C">
      <w:ins w:id="1610" w:author="Zhang, Carol (MSHA)" w:date="2019-08-21T11:26:00Z">
        <w:r>
          <w:rPr>
            <w:rFonts w:hint="eastAsia"/>
          </w:rPr>
          <w:t xml:space="preserve">The File Block Info contains the File </w:t>
        </w:r>
      </w:ins>
      <w:ins w:id="1611" w:author="Zhang, Carol (MSHA)" w:date="2019-08-21T11:27:00Z">
        <w:r>
          <w:t>ID</w:t>
        </w:r>
        <w:r>
          <w:rPr>
            <w:rFonts w:hint="eastAsia"/>
          </w:rPr>
          <w:t xml:space="preserve">, </w:t>
        </w:r>
        <w:r w:rsidRPr="007948D9">
          <w:t>Sub ID</w:t>
        </w:r>
        <w:r>
          <w:t xml:space="preserve">, File Block sequence number and </w:t>
        </w:r>
      </w:ins>
      <w:ins w:id="1612" w:author="Zhang, Carol (MSHA)" w:date="2019-08-21T11:28:00Z">
        <w:r>
          <w:t xml:space="preserve">file </w:t>
        </w:r>
      </w:ins>
      <w:ins w:id="1613" w:author="Zhang, Carol (MSHA)" w:date="2019-08-21T11:27:00Z">
        <w:r>
          <w:t>block data</w:t>
        </w:r>
      </w:ins>
      <w:ins w:id="1614" w:author="Zhang, Carol (MSHA)" w:date="2019-08-21T20:21:00Z">
        <w:r w:rsidR="00E651FF">
          <w:rPr>
            <w:rFonts w:hint="eastAsia"/>
          </w:rPr>
          <w:t>, and the sequence number starts from 0.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ED510C" w:rsidTr="002B2BDB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D510C" w:rsidRDefault="00ED510C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ED510C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3B3A85" w:rsidP="002B2BDB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  <w:ins w:id="1615" w:author="Zhang, Carol (MSHA)" w:date="2019-08-21T11:29:00Z">
              <w:r w:rsidR="00047FC5">
                <w:rPr>
                  <w:rFonts w:hint="eastAsia"/>
                </w:rPr>
                <w:t>Field Header</w:t>
              </w:r>
            </w:ins>
          </w:p>
        </w:tc>
      </w:tr>
      <w:tr w:rsidR="00ED510C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047FC5" w:rsidP="002B2BDB">
            <w:pPr>
              <w:jc w:val="center"/>
              <w:rPr>
                <w:b/>
              </w:rPr>
            </w:pPr>
            <w:ins w:id="1616" w:author="Zhang, Carol (MSHA)" w:date="2019-08-21T11:2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ED510C">
              <w:rPr>
                <w:b/>
              </w:rPr>
              <w:t>0x0006~?</w:t>
            </w:r>
          </w:p>
        </w:tc>
      </w:tr>
      <w:tr w:rsidR="00ED510C" w:rsidTr="002B2BD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  <w:u w:val="single"/>
              </w:rPr>
            </w:pPr>
            <w:r w:rsidRPr="00E92A89">
              <w:rPr>
                <w:b/>
                <w:color w:val="0000FF"/>
                <w:u w:val="single"/>
              </w:rPr>
              <w:fldChar w:fldCharType="begin"/>
            </w:r>
            <w:r w:rsidRPr="00E92A89">
              <w:rPr>
                <w:b/>
                <w:color w:val="0000FF"/>
                <w:u w:val="single"/>
              </w:rPr>
              <w:instrText xml:space="preserve"> REF _Ref482882066 \h </w:instrText>
            </w:r>
            <w:r w:rsidRPr="00E92A89">
              <w:rPr>
                <w:b/>
                <w:color w:val="0000FF"/>
                <w:u w:val="single"/>
              </w:rPr>
            </w:r>
            <w:r w:rsidRPr="00E92A89">
              <w:rPr>
                <w:b/>
                <w:color w:val="0000FF"/>
                <w:u w:val="single"/>
              </w:rPr>
              <w:fldChar w:fldCharType="separate"/>
            </w:r>
            <w:r w:rsidR="00B2321A">
              <w:t>File Type</w:t>
            </w:r>
            <w:r w:rsidRPr="00E92A89">
              <w:rPr>
                <w:b/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Sub ID</w:t>
            </w:r>
          </w:p>
        </w:tc>
      </w:tr>
      <w:tr w:rsidR="00ED510C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Sequence number (4 bytes)</w:t>
            </w:r>
          </w:p>
        </w:tc>
      </w:tr>
      <w:tr w:rsidR="00ED510C" w:rsidTr="002B2BD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Data1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Data2</w:t>
            </w:r>
          </w:p>
        </w:tc>
      </w:tr>
      <w:tr w:rsidR="00ED510C" w:rsidTr="002B2BD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Data3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510C" w:rsidRDefault="00ED510C" w:rsidP="002B2BDB">
            <w:pPr>
              <w:jc w:val="center"/>
              <w:rPr>
                <w:b/>
              </w:rPr>
            </w:pPr>
            <w:r>
              <w:rPr>
                <w:b/>
              </w:rPr>
              <w:t>Data…</w:t>
            </w:r>
          </w:p>
        </w:tc>
      </w:tr>
    </w:tbl>
    <w:p w:rsidR="005C1C00" w:rsidRDefault="005C1C00">
      <w:pPr>
        <w:widowControl/>
        <w:jc w:val="left"/>
      </w:pPr>
    </w:p>
    <w:p w:rsidR="003929F9" w:rsidRDefault="003929F9" w:rsidP="003929F9">
      <w:pPr>
        <w:pStyle w:val="2"/>
        <w:numPr>
          <w:ilvl w:val="1"/>
          <w:numId w:val="4"/>
        </w:numPr>
      </w:pPr>
      <w:r>
        <w:rPr>
          <w:rFonts w:hint="eastAsia"/>
        </w:rPr>
        <w:t xml:space="preserve"> </w:t>
      </w:r>
      <w:bookmarkStart w:id="1617" w:name="_Ref483313243"/>
      <w:bookmarkStart w:id="1618" w:name="_Ref17285489"/>
      <w:r>
        <w:rPr>
          <w:rFonts w:hint="eastAsia"/>
        </w:rPr>
        <w:t>文件结束信息</w:t>
      </w:r>
      <w:bookmarkEnd w:id="1617"/>
      <w:ins w:id="1619" w:author="Zhang, Carol (MSHA)" w:date="2019-08-21T11:28:00Z">
        <w:r w:rsidR="00047FC5">
          <w:rPr>
            <w:rFonts w:hint="eastAsia"/>
          </w:rPr>
          <w:t xml:space="preserve"> F</w:t>
        </w:r>
        <w:r w:rsidR="00047FC5">
          <w:t>i</w:t>
        </w:r>
        <w:r w:rsidR="00047FC5">
          <w:rPr>
            <w:rFonts w:hint="eastAsia"/>
          </w:rPr>
          <w:t xml:space="preserve">le </w:t>
        </w:r>
        <w:r w:rsidR="00047FC5">
          <w:t>End Info</w:t>
        </w:r>
      </w:ins>
      <w:bookmarkEnd w:id="1618"/>
    </w:p>
    <w:p w:rsidR="003929F9" w:rsidRDefault="00D43641" w:rsidP="00D43641">
      <w:pPr>
        <w:rPr>
          <w:ins w:id="1620" w:author="Zhang, Carol (MSHA)" w:date="2019-08-21T11:28:00Z"/>
        </w:rPr>
      </w:pPr>
      <w:r>
        <w:rPr>
          <w:rFonts w:hint="eastAsia"/>
        </w:rPr>
        <w:t>文件传输结束信息</w:t>
      </w:r>
      <w:r w:rsidR="003929F9">
        <w:rPr>
          <w:rFonts w:hint="eastAsia"/>
        </w:rPr>
        <w:t>，包含文件</w:t>
      </w:r>
      <w:r w:rsidR="003929F9">
        <w:t>ID</w:t>
      </w:r>
      <w:r w:rsidR="003929F9">
        <w:rPr>
          <w:rFonts w:hint="eastAsia"/>
        </w:rPr>
        <w:t>、子</w:t>
      </w:r>
      <w:r w:rsidR="003929F9">
        <w:t>ID</w:t>
      </w:r>
      <w:r w:rsidR="003929F9">
        <w:rPr>
          <w:rFonts w:hint="eastAsia"/>
        </w:rPr>
        <w:t>以及传输结果：</w:t>
      </w:r>
    </w:p>
    <w:p w:rsidR="00047FC5" w:rsidRDefault="00047FC5" w:rsidP="00D43641">
      <w:ins w:id="1621" w:author="Zhang, Carol (MSHA)" w:date="2019-08-21T11:28:00Z">
        <w:r>
          <w:rPr>
            <w:rFonts w:hint="eastAsia"/>
          </w:rPr>
          <w:t>The File End Info contains the File ID, Sub ID and the result:</w:t>
        </w:r>
      </w:ins>
    </w:p>
    <w:p w:rsidR="003929F9" w:rsidRDefault="003929F9" w:rsidP="00D27273">
      <w:pPr>
        <w:pStyle w:val="a7"/>
        <w:numPr>
          <w:ilvl w:val="0"/>
          <w:numId w:val="23"/>
        </w:numPr>
        <w:ind w:firstLineChars="0"/>
      </w:pPr>
      <w:r>
        <w:t>Request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3929F9" w:rsidTr="002B2BDB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3929F9" w:rsidRDefault="003929F9" w:rsidP="002B2B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3929F9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9F9" w:rsidRDefault="00511F86" w:rsidP="002B2BDB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  <w:ins w:id="1622" w:author="Zhang, Carol (MSHA)" w:date="2019-08-21T11:29:00Z">
              <w:r w:rsidR="00047FC5">
                <w:rPr>
                  <w:rFonts w:hint="eastAsia"/>
                </w:rPr>
                <w:t>Field Header</w:t>
              </w:r>
            </w:ins>
          </w:p>
        </w:tc>
      </w:tr>
      <w:tr w:rsidR="003929F9" w:rsidTr="002B2BD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9F9" w:rsidRDefault="00047FC5" w:rsidP="002B2BDB">
            <w:pPr>
              <w:jc w:val="center"/>
              <w:rPr>
                <w:b/>
              </w:rPr>
            </w:pPr>
            <w:ins w:id="1623" w:author="Zhang, Carol (MSHA)" w:date="2019-08-21T11:2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3929F9">
              <w:rPr>
                <w:b/>
              </w:rPr>
              <w:t>0x0003</w:t>
            </w:r>
          </w:p>
        </w:tc>
      </w:tr>
      <w:tr w:rsidR="003929F9" w:rsidTr="002B2BD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9F9" w:rsidRDefault="003929F9" w:rsidP="002B2BDB">
            <w:pPr>
              <w:jc w:val="center"/>
              <w:rPr>
                <w:b/>
                <w:u w:val="single"/>
              </w:rPr>
            </w:pPr>
            <w:r w:rsidRPr="00E92A89">
              <w:rPr>
                <w:b/>
                <w:color w:val="0000FF"/>
                <w:u w:val="single"/>
              </w:rPr>
              <w:fldChar w:fldCharType="begin"/>
            </w:r>
            <w:r w:rsidRPr="00E92A89">
              <w:rPr>
                <w:b/>
                <w:color w:val="0000FF"/>
                <w:u w:val="single"/>
              </w:rPr>
              <w:instrText xml:space="preserve"> REF _Ref482882066 \h </w:instrText>
            </w:r>
            <w:r w:rsidRPr="00E92A89">
              <w:rPr>
                <w:b/>
                <w:color w:val="0000FF"/>
                <w:u w:val="single"/>
              </w:rPr>
            </w:r>
            <w:r w:rsidRPr="00E92A89">
              <w:rPr>
                <w:b/>
                <w:color w:val="0000FF"/>
                <w:u w:val="single"/>
              </w:rPr>
              <w:fldChar w:fldCharType="separate"/>
            </w:r>
            <w:r w:rsidR="00B2321A">
              <w:t>File Type</w:t>
            </w:r>
            <w:r w:rsidRPr="00E92A89">
              <w:rPr>
                <w:b/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9F9" w:rsidRDefault="003929F9" w:rsidP="002B2BDB">
            <w:pPr>
              <w:jc w:val="center"/>
              <w:rPr>
                <w:i/>
                <w:color w:val="0070C0"/>
                <w:u w:val="single"/>
              </w:rPr>
            </w:pPr>
            <w:r>
              <w:rPr>
                <w:b/>
              </w:rPr>
              <w:t>Sub ID</w:t>
            </w:r>
          </w:p>
        </w:tc>
      </w:tr>
      <w:tr w:rsidR="003929F9" w:rsidTr="002B2BDB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9F9" w:rsidRPr="00953F0A" w:rsidRDefault="003929F9" w:rsidP="002B2BDB">
            <w:pPr>
              <w:jc w:val="center"/>
              <w:rPr>
                <w:color w:val="00B0F0"/>
                <w:u w:val="single"/>
              </w:rPr>
            </w:pPr>
            <w:r w:rsidRPr="00E92A89">
              <w:rPr>
                <w:color w:val="0000FF"/>
                <w:u w:val="single"/>
              </w:rPr>
              <w:fldChar w:fldCharType="begin"/>
            </w:r>
            <w:r w:rsidRPr="00E92A89">
              <w:rPr>
                <w:color w:val="0000FF"/>
                <w:u w:val="single"/>
              </w:rPr>
              <w:instrText xml:space="preserve"> REF _Ref452385053 \h  \* MERGEFORMAT </w:instrText>
            </w:r>
            <w:r w:rsidRPr="00E92A89">
              <w:rPr>
                <w:color w:val="0000FF"/>
                <w:u w:val="single"/>
              </w:rPr>
            </w:r>
            <w:r w:rsidRPr="00E92A89">
              <w:rPr>
                <w:color w:val="0000FF"/>
                <w:u w:val="single"/>
              </w:rPr>
              <w:fldChar w:fldCharType="separate"/>
            </w:r>
            <w:ins w:id="1624" w:author="Zhang, Carol (MSHA)" w:date="2019-12-11T16:14:00Z">
              <w:r w:rsidR="00B2321A" w:rsidRPr="00B2321A">
                <w:rPr>
                  <w:color w:val="0000FF"/>
                  <w:u w:val="single"/>
                  <w:rPrChange w:id="1625" w:author="Zhang, Carol (MSHA)" w:date="2019-12-11T16:14:00Z">
                    <w:rPr/>
                  </w:rPrChange>
                </w:rPr>
                <w:softHyphen/>
                <w:t>Send File Result</w:t>
              </w:r>
            </w:ins>
            <w:del w:id="16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Send File Result</w:delText>
              </w:r>
            </w:del>
            <w:r w:rsidRPr="00E92A89">
              <w:rPr>
                <w:color w:val="0000FF"/>
                <w:u w:val="single"/>
              </w:rPr>
              <w:fldChar w:fldCharType="end"/>
            </w:r>
          </w:p>
        </w:tc>
      </w:tr>
    </w:tbl>
    <w:p w:rsidR="005C1C00" w:rsidRDefault="005C1C00">
      <w:pPr>
        <w:widowControl/>
        <w:jc w:val="left"/>
      </w:pPr>
    </w:p>
    <w:p w:rsidR="005C1C00" w:rsidRDefault="00E27DC5" w:rsidP="00973BA2">
      <w:pPr>
        <w:pStyle w:val="2"/>
        <w:numPr>
          <w:ilvl w:val="1"/>
          <w:numId w:val="4"/>
        </w:numPr>
      </w:pPr>
      <w:r>
        <w:rPr>
          <w:rFonts w:hint="eastAsia"/>
        </w:rPr>
        <w:t xml:space="preserve"> </w:t>
      </w:r>
      <w:bookmarkStart w:id="1627" w:name="_Ref483314410"/>
      <w:bookmarkStart w:id="1628" w:name="_Ref17285506"/>
      <w:r>
        <w:rPr>
          <w:rFonts w:hint="eastAsia"/>
        </w:rPr>
        <w:t>固件版本号</w:t>
      </w:r>
      <w:bookmarkEnd w:id="1627"/>
      <w:ins w:id="1629" w:author="Zhang, Carol (MSHA)" w:date="2019-08-21T13:07:00Z">
        <w:r w:rsidR="003C00FD">
          <w:rPr>
            <w:rFonts w:hint="eastAsia"/>
          </w:rPr>
          <w:t xml:space="preserve"> </w:t>
        </w:r>
        <w:r w:rsidR="003C00FD" w:rsidRPr="002B0A61">
          <w:t>Firmware Version</w:t>
        </w:r>
      </w:ins>
      <w:bookmarkEnd w:id="1628"/>
    </w:p>
    <w:p w:rsidR="00973BA2" w:rsidRDefault="00973BA2" w:rsidP="00973BA2">
      <w:pPr>
        <w:rPr>
          <w:ins w:id="1630" w:author="Zhang, Carol (MSHA)" w:date="2019-08-21T13:04:00Z"/>
        </w:rPr>
      </w:pPr>
      <w:r>
        <w:rPr>
          <w:rFonts w:ascii="宋体" w:hAnsi="宋体" w:hint="eastAsia"/>
        </w:rPr>
        <w:t>固件版本号</w:t>
      </w:r>
      <w:r>
        <w:rPr>
          <w:rFonts w:hint="eastAsia"/>
        </w:rPr>
        <w:t>由四部分组成分别为：</w:t>
      </w:r>
      <w:r w:rsidRPr="00C62920">
        <w:rPr>
          <w:b/>
        </w:rPr>
        <w:t>Major Version</w:t>
      </w:r>
      <w:r>
        <w:rPr>
          <w:rFonts w:hint="eastAsia"/>
          <w:b/>
        </w:rPr>
        <w:t>、</w:t>
      </w:r>
      <w:r w:rsidRPr="00C62920">
        <w:rPr>
          <w:b/>
        </w:rPr>
        <w:t>Minor</w:t>
      </w:r>
      <w:r>
        <w:rPr>
          <w:b/>
        </w:rPr>
        <w:t xml:space="preserve"> </w:t>
      </w:r>
      <w:r w:rsidRPr="00C62920">
        <w:rPr>
          <w:b/>
        </w:rPr>
        <w:t>Version</w:t>
      </w:r>
      <w:r>
        <w:rPr>
          <w:rFonts w:hint="eastAsia"/>
          <w:b/>
        </w:rPr>
        <w:t>、</w:t>
      </w:r>
      <w:r w:rsidRPr="00C62920">
        <w:rPr>
          <w:b/>
        </w:rPr>
        <w:t>Revision Version</w:t>
      </w:r>
      <w:r>
        <w:rPr>
          <w:rFonts w:hint="eastAsia"/>
          <w:b/>
        </w:rPr>
        <w:t>、</w:t>
      </w:r>
      <w:r w:rsidRPr="00C62920">
        <w:rPr>
          <w:b/>
        </w:rPr>
        <w:t>Build Number Version</w:t>
      </w:r>
      <w:r>
        <w:rPr>
          <w:rFonts w:hint="eastAsia"/>
        </w:rPr>
        <w:t>，</w:t>
      </w:r>
      <w:r w:rsidR="000E5B9F">
        <w:rPr>
          <w:rFonts w:hint="eastAsia"/>
        </w:rPr>
        <w:t>其中</w:t>
      </w:r>
      <w:r w:rsidR="000E5B9F" w:rsidRPr="00DD1E15">
        <w:rPr>
          <w:rFonts w:ascii="宋体" w:hAnsi="宋体"/>
        </w:rPr>
        <w:t>Major Version</w:t>
      </w:r>
      <w:r w:rsidR="000E5B9F" w:rsidRPr="00DD1E15">
        <w:rPr>
          <w:rFonts w:ascii="宋体" w:hAnsi="宋体" w:hint="eastAsia"/>
        </w:rPr>
        <w:t>占一个字节，</w:t>
      </w:r>
      <w:r w:rsidR="000E5B9F" w:rsidRPr="00DD1E15">
        <w:rPr>
          <w:rFonts w:ascii="宋体" w:hAnsi="宋体"/>
        </w:rPr>
        <w:t>Minor Version</w:t>
      </w:r>
      <w:r w:rsidR="000E5B9F" w:rsidRPr="00DD1E15">
        <w:rPr>
          <w:rFonts w:ascii="宋体" w:hAnsi="宋体" w:hint="eastAsia"/>
        </w:rPr>
        <w:t>、</w:t>
      </w:r>
      <w:r w:rsidR="000E5B9F" w:rsidRPr="00DD1E15">
        <w:rPr>
          <w:rFonts w:ascii="宋体" w:hAnsi="宋体"/>
        </w:rPr>
        <w:t>Revision Version</w:t>
      </w:r>
      <w:r w:rsidR="000E5B9F" w:rsidRPr="00DD1E15">
        <w:rPr>
          <w:rFonts w:ascii="宋体" w:hAnsi="宋体" w:hint="eastAsia"/>
        </w:rPr>
        <w:t>各占两个字节</w:t>
      </w:r>
      <w:r w:rsidR="009E4D7D">
        <w:rPr>
          <w:rFonts w:ascii="宋体" w:hAnsi="宋体" w:hint="eastAsia"/>
        </w:rPr>
        <w:t>。</w:t>
      </w:r>
      <w:r w:rsidR="009E4D7D" w:rsidRPr="00FF5893">
        <w:t>Build Number Version</w:t>
      </w:r>
      <w:r w:rsidR="009E4D7D" w:rsidRPr="00FF5893">
        <w:rPr>
          <w:rFonts w:hint="eastAsia"/>
        </w:rPr>
        <w:t>占四个字节</w:t>
      </w:r>
      <w:r w:rsidR="00FF5893">
        <w:rPr>
          <w:rFonts w:hint="eastAsia"/>
        </w:rPr>
        <w:t>。</w:t>
      </w:r>
    </w:p>
    <w:p w:rsidR="003C00FD" w:rsidRPr="000B17B4" w:rsidRDefault="003C00FD" w:rsidP="003C00FD">
      <w:pPr>
        <w:rPr>
          <w:ins w:id="1631" w:author="Zhang, Carol (MSHA)" w:date="2019-08-21T13:04:00Z"/>
          <w:rFonts w:ascii="Times New Roman" w:hAnsi="Times New Roman" w:cs="Times New Roman"/>
        </w:rPr>
      </w:pPr>
      <w:ins w:id="1632" w:author="Zhang, Carol (MSHA)" w:date="2019-08-21T13:04:00Z">
        <w:r>
          <w:rPr>
            <w:rFonts w:ascii="Times New Roman" w:hAnsi="Times New Roman" w:cs="Times New Roman"/>
          </w:rPr>
          <w:t xml:space="preserve">The Firmware Version </w:t>
        </w:r>
        <w:r w:rsidRPr="002B0A61">
          <w:rPr>
            <w:rFonts w:ascii="Times New Roman" w:hAnsi="Times New Roman" w:cs="Times New Roman"/>
          </w:rPr>
          <w:t>is composed of four parts: Major Version</w:t>
        </w:r>
      </w:ins>
      <w:ins w:id="1633" w:author="Zhang, Carol (MSHA)" w:date="2019-08-21T13:05:00Z">
        <w:r>
          <w:rPr>
            <w:rFonts w:ascii="Times New Roman" w:hAnsi="Times New Roman" w:cs="Times New Roman"/>
          </w:rPr>
          <w:t xml:space="preserve"> (1 byte)</w:t>
        </w:r>
      </w:ins>
      <w:ins w:id="1634" w:author="Zhang, Carol (MSHA)" w:date="2019-08-21T13:04:00Z">
        <w:r w:rsidRPr="002B0A61">
          <w:rPr>
            <w:rFonts w:ascii="Times New Roman" w:hAnsi="Times New Roman" w:cs="Times New Roman"/>
          </w:rPr>
          <w:t>, Minor Version</w:t>
        </w:r>
      </w:ins>
      <w:ins w:id="1635" w:author="Zhang, Carol (MSHA)" w:date="2019-08-21T13:05:00Z">
        <w:r>
          <w:rPr>
            <w:rFonts w:ascii="Times New Roman" w:hAnsi="Times New Roman" w:cs="Times New Roman"/>
          </w:rPr>
          <w:t xml:space="preserve"> (1 byte)</w:t>
        </w:r>
      </w:ins>
      <w:ins w:id="1636" w:author="Zhang, Carol (MSHA)" w:date="2019-08-21T13:04:00Z">
        <w:r w:rsidRPr="002B0A61">
          <w:rPr>
            <w:rFonts w:ascii="Times New Roman" w:hAnsi="Times New Roman" w:cs="Times New Roman"/>
          </w:rPr>
          <w:t xml:space="preserve">, Revision Version </w:t>
        </w:r>
      </w:ins>
      <w:ins w:id="1637" w:author="Zhang, Carol (MSHA)" w:date="2019-08-21T13:05:00Z">
        <w:r>
          <w:rPr>
            <w:rFonts w:ascii="Times New Roman" w:hAnsi="Times New Roman" w:cs="Times New Roman"/>
          </w:rPr>
          <w:t>(2 byte)</w:t>
        </w:r>
        <w:r w:rsidRPr="002B0A61">
          <w:rPr>
            <w:rFonts w:ascii="Times New Roman" w:hAnsi="Times New Roman" w:cs="Times New Roman"/>
          </w:rPr>
          <w:t xml:space="preserve">, </w:t>
        </w:r>
      </w:ins>
      <w:ins w:id="1638" w:author="Zhang, Carol (MSHA)" w:date="2019-08-21T13:04:00Z">
        <w:r w:rsidRPr="002B0A61">
          <w:rPr>
            <w:rFonts w:ascii="Times New Roman" w:hAnsi="Times New Roman" w:cs="Times New Roman"/>
          </w:rPr>
          <w:t>and Build Number Version</w:t>
        </w:r>
      </w:ins>
      <w:ins w:id="1639" w:author="Zhang, Carol (MSHA)" w:date="2019-08-21T13:05:00Z">
        <w:r>
          <w:rPr>
            <w:rFonts w:ascii="Times New Roman" w:hAnsi="Times New Roman" w:cs="Times New Roman"/>
          </w:rPr>
          <w:t>(</w:t>
        </w:r>
      </w:ins>
      <w:ins w:id="1640" w:author="Zhang, Carol (MSHA)" w:date="2019-08-21T13:06:00Z">
        <w:r>
          <w:rPr>
            <w:rFonts w:ascii="Times New Roman" w:hAnsi="Times New Roman" w:cs="Times New Roman"/>
          </w:rPr>
          <w:t>4</w:t>
        </w:r>
      </w:ins>
      <w:ins w:id="1641" w:author="Zhang, Carol (MSHA)" w:date="2019-08-21T13:05:00Z">
        <w:r>
          <w:rPr>
            <w:rFonts w:ascii="Times New Roman" w:hAnsi="Times New Roman" w:cs="Times New Roman"/>
          </w:rPr>
          <w:t xml:space="preserve"> byte)</w:t>
        </w:r>
      </w:ins>
      <w:ins w:id="1642" w:author="Zhang, Carol (MSHA)" w:date="2019-08-21T13:04:00Z">
        <w:r w:rsidRPr="002B0A61">
          <w:rPr>
            <w:rFonts w:ascii="Times New Roman" w:hAnsi="Times New Roman" w:cs="Times New Roman"/>
          </w:rPr>
          <w:t xml:space="preserve">. </w:t>
        </w:r>
      </w:ins>
    </w:p>
    <w:p w:rsidR="003C00FD" w:rsidRDefault="003C00FD" w:rsidP="00973BA2"/>
    <w:tbl>
      <w:tblPr>
        <w:tblStyle w:val="a5"/>
        <w:tblpPr w:leftFromText="180" w:rightFromText="180" w:vertAnchor="text" w:tblpY="173"/>
        <w:tblW w:w="7939" w:type="dxa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97FF5" w:rsidTr="00797FF5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RDefault="00797FF5" w:rsidP="00797F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97FF5" w:rsidTr="00797FF5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FF5" w:rsidRDefault="00797FF5" w:rsidP="00797FF5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  <w:ins w:id="1643" w:author="Zhang, Carol (MSHA)" w:date="2019-08-21T11:29:00Z">
              <w:r w:rsidR="00047FC5">
                <w:rPr>
                  <w:rFonts w:hint="eastAsia"/>
                </w:rPr>
                <w:t>Field Header</w:t>
              </w:r>
            </w:ins>
          </w:p>
        </w:tc>
      </w:tr>
      <w:tr w:rsidR="00797FF5" w:rsidTr="00797FF5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FF5" w:rsidRDefault="003C00FD" w:rsidP="00797FF5">
            <w:pPr>
              <w:jc w:val="center"/>
              <w:rPr>
                <w:b/>
              </w:rPr>
            </w:pPr>
            <w:ins w:id="1644" w:author="Zhang, Carol (MSHA)" w:date="2019-08-21T13:0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797FF5">
              <w:rPr>
                <w:b/>
              </w:rPr>
              <w:t>0x000A</w:t>
            </w:r>
          </w:p>
        </w:tc>
      </w:tr>
      <w:tr w:rsidR="00797FF5" w:rsidTr="00797FF5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083CC6" w:rsidRDefault="00797FF5" w:rsidP="00797FF5">
            <w:pPr>
              <w:jc w:val="center"/>
              <w:rPr>
                <w:color w:val="0000FF"/>
                <w:u w:val="single"/>
              </w:rPr>
            </w:pPr>
            <w:r w:rsidRPr="00083CC6">
              <w:rPr>
                <w:color w:val="0000FF"/>
                <w:u w:val="single"/>
              </w:rPr>
              <w:fldChar w:fldCharType="begin"/>
            </w:r>
            <w:r w:rsidRPr="00083CC6">
              <w:rPr>
                <w:color w:val="0000FF"/>
                <w:u w:val="single"/>
              </w:rPr>
              <w:instrText xml:space="preserve"> REF _Ref483313931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083CC6">
              <w:rPr>
                <w:color w:val="0000FF"/>
                <w:u w:val="single"/>
              </w:rPr>
            </w:r>
            <w:r w:rsidRPr="00083CC6">
              <w:rPr>
                <w:color w:val="0000FF"/>
                <w:u w:val="single"/>
              </w:rPr>
              <w:fldChar w:fldCharType="separate"/>
            </w:r>
            <w:ins w:id="1645" w:author="Zhang, Carol (MSHA)" w:date="2019-12-11T16:14:00Z">
              <w:r w:rsidR="00B2321A" w:rsidRPr="00B2321A">
                <w:rPr>
                  <w:color w:val="0000FF"/>
                  <w:u w:val="single"/>
                  <w:rPrChange w:id="1646" w:author="Zhang, Carol (MSHA)" w:date="2019-12-11T16:14:00Z">
                    <w:rPr/>
                  </w:rPrChange>
                </w:rPr>
                <w:t>Firmware Type</w:t>
              </w:r>
            </w:ins>
            <w:del w:id="164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Firmware Type</w:delText>
              </w:r>
            </w:del>
            <w:r w:rsidRPr="00083CC6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Default="00797FF5" w:rsidP="00797FF5">
            <w:pPr>
              <w:jc w:val="center"/>
              <w:rPr>
                <w:b/>
              </w:rPr>
            </w:pPr>
            <w:r w:rsidRPr="00C62920">
              <w:rPr>
                <w:b/>
              </w:rPr>
              <w:t>Major Version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Byte</w:t>
            </w:r>
          </w:p>
        </w:tc>
      </w:tr>
      <w:tr w:rsidR="00797FF5" w:rsidTr="00797FF5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083CC6" w:rsidRDefault="00797FF5" w:rsidP="00797FF5">
            <w:pPr>
              <w:jc w:val="center"/>
              <w:rPr>
                <w:color w:val="0000FF"/>
                <w:u w:val="single"/>
              </w:rPr>
            </w:pPr>
            <w:r w:rsidRPr="00C62920">
              <w:rPr>
                <w:b/>
              </w:rPr>
              <w:t>Minor</w:t>
            </w:r>
            <w:r>
              <w:rPr>
                <w:b/>
              </w:rPr>
              <w:t xml:space="preserve"> </w:t>
            </w:r>
            <w:r w:rsidRPr="00C62920">
              <w:rPr>
                <w:b/>
              </w:rPr>
              <w:t>Version</w:t>
            </w:r>
            <w:r>
              <w:rPr>
                <w:b/>
              </w:rPr>
              <w:t xml:space="preserve"> Low</w:t>
            </w:r>
            <w:r>
              <w:rPr>
                <w:rFonts w:hint="eastAsia"/>
                <w:b/>
              </w:rPr>
              <w:t xml:space="preserve"> Byte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C62920" w:rsidRDefault="00797FF5" w:rsidP="00797FF5">
            <w:pPr>
              <w:jc w:val="center"/>
              <w:rPr>
                <w:b/>
              </w:rPr>
            </w:pPr>
            <w:r w:rsidRPr="00C62920">
              <w:rPr>
                <w:b/>
              </w:rPr>
              <w:t>Minor</w:t>
            </w:r>
            <w:r>
              <w:rPr>
                <w:b/>
              </w:rPr>
              <w:t xml:space="preserve"> </w:t>
            </w:r>
            <w:r w:rsidRPr="00C62920">
              <w:rPr>
                <w:b/>
              </w:rPr>
              <w:t>Version</w:t>
            </w:r>
            <w:r>
              <w:rPr>
                <w:b/>
              </w:rPr>
              <w:t xml:space="preserve"> High</w:t>
            </w:r>
            <w:r>
              <w:rPr>
                <w:rFonts w:hint="eastAsia"/>
                <w:b/>
              </w:rPr>
              <w:t xml:space="preserve"> Byte</w:t>
            </w:r>
          </w:p>
        </w:tc>
      </w:tr>
      <w:tr w:rsidR="00797FF5" w:rsidTr="00797FF5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C62920" w:rsidRDefault="00797FF5" w:rsidP="00797FF5">
            <w:pPr>
              <w:jc w:val="center"/>
              <w:rPr>
                <w:b/>
              </w:rPr>
            </w:pPr>
            <w:r w:rsidRPr="00C62920">
              <w:rPr>
                <w:b/>
              </w:rPr>
              <w:t>Revision Version</w:t>
            </w:r>
            <w:r>
              <w:rPr>
                <w:b/>
              </w:rPr>
              <w:t xml:space="preserve"> Low</w:t>
            </w:r>
            <w:r>
              <w:rPr>
                <w:rFonts w:hint="eastAsia"/>
                <w:b/>
              </w:rPr>
              <w:t xml:space="preserve"> Byte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C62920" w:rsidRDefault="00797FF5" w:rsidP="00797FF5">
            <w:pPr>
              <w:jc w:val="center"/>
              <w:rPr>
                <w:b/>
              </w:rPr>
            </w:pPr>
            <w:r w:rsidRPr="00C62920">
              <w:rPr>
                <w:b/>
              </w:rPr>
              <w:t>Revision Version</w:t>
            </w:r>
            <w:r>
              <w:rPr>
                <w:b/>
              </w:rPr>
              <w:t xml:space="preserve"> High</w:t>
            </w:r>
            <w:r>
              <w:rPr>
                <w:rFonts w:hint="eastAsia"/>
                <w:b/>
              </w:rPr>
              <w:t xml:space="preserve"> Byte</w:t>
            </w:r>
          </w:p>
        </w:tc>
      </w:tr>
      <w:tr w:rsidR="00797FF5" w:rsidTr="00797FF5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FF5" w:rsidRPr="00C62920" w:rsidRDefault="00797FF5" w:rsidP="00797FF5">
            <w:pPr>
              <w:jc w:val="center"/>
              <w:rPr>
                <w:b/>
              </w:rPr>
            </w:pPr>
            <w:r w:rsidRPr="00C62920">
              <w:rPr>
                <w:b/>
              </w:rPr>
              <w:t xml:space="preserve">Build Number Version </w:t>
            </w:r>
            <w:r>
              <w:rPr>
                <w:b/>
              </w:rPr>
              <w:t xml:space="preserve">(4 </w:t>
            </w:r>
            <w:r w:rsidRPr="00C62920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</w:tbl>
    <w:p w:rsidR="00797FF5" w:rsidDel="003C00FD" w:rsidRDefault="00797FF5" w:rsidP="00973BA2">
      <w:pPr>
        <w:rPr>
          <w:del w:id="1648" w:author="Zhang, Carol (MSHA)" w:date="2019-08-21T13:07:00Z"/>
        </w:rPr>
      </w:pPr>
    </w:p>
    <w:p w:rsidR="00797FF5" w:rsidDel="003C00FD" w:rsidRDefault="00797FF5" w:rsidP="00973BA2">
      <w:pPr>
        <w:rPr>
          <w:del w:id="1649" w:author="Zhang, Carol (MSHA)" w:date="2019-08-21T13:07:00Z"/>
        </w:rPr>
      </w:pPr>
    </w:p>
    <w:p w:rsidR="00797FF5" w:rsidDel="00E71FAC" w:rsidRDefault="00797FF5" w:rsidP="00797FF5">
      <w:pPr>
        <w:pStyle w:val="2"/>
        <w:numPr>
          <w:ilvl w:val="1"/>
          <w:numId w:val="4"/>
        </w:numPr>
        <w:rPr>
          <w:del w:id="1650" w:author="Zhang, Carol (MSHA)" w:date="2019-08-21T10:59:00Z"/>
        </w:rPr>
      </w:pPr>
      <w:del w:id="1651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652" w:name="_Ref485218152"/>
        <w:r w:rsidRPr="00797FF5" w:rsidDel="00E71FAC">
          <w:rPr>
            <w:rFonts w:hint="eastAsia"/>
          </w:rPr>
          <w:delText>电池低电耗尽持续时间</w:delText>
        </w:r>
        <w:bookmarkEnd w:id="1652"/>
      </w:del>
    </w:p>
    <w:p w:rsidR="00797FF5" w:rsidRPr="00FF5893" w:rsidDel="00E71FAC" w:rsidRDefault="00D97B5D" w:rsidP="00797FF5">
      <w:pPr>
        <w:rPr>
          <w:del w:id="1653" w:author="Zhang, Carol (MSHA)" w:date="2019-08-21T10:59:00Z"/>
        </w:rPr>
      </w:pPr>
      <w:del w:id="1654" w:author="Zhang, Carol (MSHA)" w:date="2019-08-21T10:59:00Z">
        <w:r w:rsidRPr="00797FF5" w:rsidDel="00E71FAC">
          <w:rPr>
            <w:rFonts w:hint="eastAsia"/>
          </w:rPr>
          <w:delText>电池低电耗尽持续时间</w:delText>
        </w:r>
        <w:r w:rsidDel="00E71FAC">
          <w:rPr>
            <w:rFonts w:hint="eastAsia"/>
          </w:rPr>
          <w:delText>单位为：</w:delText>
        </w:r>
        <w:r w:rsidDel="00E71FAC">
          <w:delText>秒</w:delText>
        </w:r>
        <w:r w:rsidR="00113DAE" w:rsidDel="00E71FAC">
          <w:rPr>
            <w:rFonts w:hint="eastAsia"/>
          </w:rPr>
          <w:delText>，低电和耗尽持续时间各占两字节。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97FF5" w:rsidDel="00E71FAC" w:rsidTr="0083720F">
        <w:trPr>
          <w:jc w:val="center"/>
          <w:del w:id="1655" w:author="Zhang, Carol (MSHA)" w:date="2019-08-21T10:59:00Z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56" w:author="Zhang, Carol (MSHA)" w:date="2019-08-21T10:59:00Z"/>
                <w:sz w:val="18"/>
                <w:szCs w:val="18"/>
              </w:rPr>
            </w:pPr>
            <w:del w:id="1657" w:author="Zhang, Carol (MSHA)" w:date="2019-08-21T10:59:00Z">
              <w:r w:rsidDel="00E71FAC">
                <w:rPr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58" w:author="Zhang, Carol (MSHA)" w:date="2019-08-21T10:59:00Z"/>
                <w:sz w:val="18"/>
                <w:szCs w:val="18"/>
              </w:rPr>
            </w:pPr>
            <w:del w:id="1659" w:author="Zhang, Carol (MSHA)" w:date="2019-08-21T10:59:00Z">
              <w:r w:rsidDel="00E71FAC">
                <w:rPr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60" w:author="Zhang, Carol (MSHA)" w:date="2019-08-21T10:59:00Z"/>
                <w:sz w:val="18"/>
                <w:szCs w:val="18"/>
              </w:rPr>
            </w:pPr>
            <w:del w:id="1661" w:author="Zhang, Carol (MSHA)" w:date="2019-08-21T10:59:00Z">
              <w:r w:rsidDel="00E71FAC">
                <w:rPr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62" w:author="Zhang, Carol (MSHA)" w:date="2019-08-21T10:59:00Z"/>
                <w:sz w:val="18"/>
                <w:szCs w:val="18"/>
              </w:rPr>
            </w:pPr>
            <w:del w:id="1663" w:author="Zhang, Carol (MSHA)" w:date="2019-08-21T10:59:00Z">
              <w:r w:rsidDel="00E71FAC">
                <w:rPr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64" w:author="Zhang, Carol (MSHA)" w:date="2019-08-21T10:59:00Z"/>
                <w:sz w:val="18"/>
                <w:szCs w:val="18"/>
              </w:rPr>
            </w:pPr>
            <w:del w:id="1665" w:author="Zhang, Carol (MSHA)" w:date="2019-08-21T10:59:00Z">
              <w:r w:rsidDel="00E71FAC">
                <w:rPr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66" w:author="Zhang, Carol (MSHA)" w:date="2019-08-21T10:59:00Z"/>
                <w:sz w:val="18"/>
                <w:szCs w:val="18"/>
              </w:rPr>
            </w:pPr>
            <w:del w:id="1667" w:author="Zhang, Carol (MSHA)" w:date="2019-08-21T10:59:00Z">
              <w:r w:rsidDel="00E71FAC">
                <w:rPr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68" w:author="Zhang, Carol (MSHA)" w:date="2019-08-21T10:59:00Z"/>
                <w:sz w:val="18"/>
                <w:szCs w:val="18"/>
              </w:rPr>
            </w:pPr>
            <w:del w:id="1669" w:author="Zhang, Carol (MSHA)" w:date="2019-08-21T10:59:00Z">
              <w:r w:rsidDel="00E71FAC">
                <w:rPr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70" w:author="Zhang, Carol (MSHA)" w:date="2019-08-21T10:59:00Z"/>
                <w:sz w:val="18"/>
                <w:szCs w:val="18"/>
              </w:rPr>
            </w:pPr>
            <w:del w:id="1671" w:author="Zhang, Carol (MSHA)" w:date="2019-08-21T10:59:00Z">
              <w:r w:rsidDel="00E71FAC">
                <w:rPr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72" w:author="Zhang, Carol (MSHA)" w:date="2019-08-21T10:59:00Z"/>
                <w:sz w:val="18"/>
                <w:szCs w:val="18"/>
              </w:rPr>
            </w:pPr>
            <w:del w:id="1673" w:author="Zhang, Carol (MSHA)" w:date="2019-08-21T10:59:00Z">
              <w:r w:rsidDel="00E71FAC">
                <w:rPr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74" w:author="Zhang, Carol (MSHA)" w:date="2019-08-21T10:59:00Z"/>
                <w:sz w:val="18"/>
                <w:szCs w:val="18"/>
              </w:rPr>
            </w:pPr>
            <w:del w:id="1675" w:author="Zhang, Carol (MSHA)" w:date="2019-08-21T10:59:00Z">
              <w:r w:rsidDel="00E71FAC">
                <w:rPr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76" w:author="Zhang, Carol (MSHA)" w:date="2019-08-21T10:59:00Z"/>
                <w:sz w:val="18"/>
                <w:szCs w:val="18"/>
              </w:rPr>
            </w:pPr>
            <w:del w:id="1677" w:author="Zhang, Carol (MSHA)" w:date="2019-08-21T10:59:00Z">
              <w:r w:rsidDel="00E71FAC">
                <w:rPr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78" w:author="Zhang, Carol (MSHA)" w:date="2019-08-21T10:59:00Z"/>
                <w:sz w:val="18"/>
                <w:szCs w:val="18"/>
              </w:rPr>
            </w:pPr>
            <w:del w:id="1679" w:author="Zhang, Carol (MSHA)" w:date="2019-08-21T10:59:00Z">
              <w:r w:rsidDel="00E71FAC">
                <w:rPr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80" w:author="Zhang, Carol (MSHA)" w:date="2019-08-21T10:59:00Z"/>
                <w:sz w:val="18"/>
                <w:szCs w:val="18"/>
              </w:rPr>
            </w:pPr>
            <w:del w:id="1681" w:author="Zhang, Carol (MSHA)" w:date="2019-08-21T10:59:00Z">
              <w:r w:rsidDel="00E71FAC">
                <w:rPr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82" w:author="Zhang, Carol (MSHA)" w:date="2019-08-21T10:59:00Z"/>
                <w:sz w:val="18"/>
                <w:szCs w:val="18"/>
              </w:rPr>
            </w:pPr>
            <w:del w:id="1683" w:author="Zhang, Carol (MSHA)" w:date="2019-08-21T10:59:00Z">
              <w:r w:rsidDel="00E71FAC">
                <w:rPr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84" w:author="Zhang, Carol (MSHA)" w:date="2019-08-21T10:59:00Z"/>
                <w:sz w:val="18"/>
                <w:szCs w:val="18"/>
              </w:rPr>
            </w:pPr>
            <w:del w:id="1685" w:author="Zhang, Carol (MSHA)" w:date="2019-08-21T10:59:00Z">
              <w:r w:rsidDel="00E71FAC">
                <w:rPr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97FF5" w:rsidDel="00E71FAC" w:rsidRDefault="00797FF5" w:rsidP="0083720F">
            <w:pPr>
              <w:jc w:val="center"/>
              <w:rPr>
                <w:del w:id="1686" w:author="Zhang, Carol (MSHA)" w:date="2019-08-21T10:59:00Z"/>
                <w:sz w:val="18"/>
                <w:szCs w:val="18"/>
              </w:rPr>
            </w:pPr>
            <w:del w:id="1687" w:author="Zhang, Carol (MSHA)" w:date="2019-08-21T10:59:00Z">
              <w:r w:rsidDel="00E71FAC">
                <w:rPr>
                  <w:sz w:val="18"/>
                  <w:szCs w:val="18"/>
                </w:rPr>
                <w:delText>15</w:delText>
              </w:r>
            </w:del>
          </w:p>
        </w:tc>
      </w:tr>
      <w:tr w:rsidR="00797FF5" w:rsidDel="00E71FAC" w:rsidTr="0083720F">
        <w:trPr>
          <w:jc w:val="center"/>
          <w:del w:id="1688" w:author="Zhang, Carol (MSHA)" w:date="2019-08-21T10:59:00Z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FF5" w:rsidDel="00E71FAC" w:rsidRDefault="00797FF5" w:rsidP="0083720F">
            <w:pPr>
              <w:jc w:val="center"/>
              <w:rPr>
                <w:del w:id="1689" w:author="Zhang, Carol (MSHA)" w:date="2019-08-21T10:59:00Z"/>
                <w:b/>
              </w:rPr>
            </w:pPr>
            <w:del w:id="1690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797FF5" w:rsidDel="00E71FAC" w:rsidTr="0083720F">
        <w:trPr>
          <w:jc w:val="center"/>
          <w:del w:id="1691" w:author="Zhang, Carol (MSHA)" w:date="2019-08-21T10:59:00Z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FF5" w:rsidDel="00E71FAC" w:rsidRDefault="000624F9" w:rsidP="0083720F">
            <w:pPr>
              <w:jc w:val="center"/>
              <w:rPr>
                <w:del w:id="1692" w:author="Zhang, Carol (MSHA)" w:date="2019-08-21T10:59:00Z"/>
                <w:b/>
              </w:rPr>
            </w:pPr>
            <w:del w:id="1693" w:author="Zhang, Carol (MSHA)" w:date="2019-08-21T10:59:00Z">
              <w:r w:rsidDel="00E71FAC">
                <w:rPr>
                  <w:b/>
                </w:rPr>
                <w:delText>0x0004</w:delText>
              </w:r>
            </w:del>
          </w:p>
        </w:tc>
      </w:tr>
      <w:tr w:rsidR="00D97B5D" w:rsidDel="00E71FAC" w:rsidTr="0083720F">
        <w:trPr>
          <w:jc w:val="center"/>
          <w:del w:id="1694" w:author="Zhang, Carol (MSHA)" w:date="2019-08-21T10:59:00Z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B5D" w:rsidDel="00E71FAC" w:rsidRDefault="00D97B5D" w:rsidP="00D97B5D">
            <w:pPr>
              <w:jc w:val="center"/>
              <w:rPr>
                <w:del w:id="1695" w:author="Zhang, Carol (MSHA)" w:date="2019-08-21T10:59:00Z"/>
                <w:b/>
              </w:rPr>
            </w:pPr>
            <w:del w:id="1696" w:author="Zhang, Carol (MSHA)" w:date="2019-08-21T10:59:00Z">
              <w:r w:rsidDel="00E71FAC">
                <w:rPr>
                  <w:b/>
                </w:rPr>
                <w:delText xml:space="preserve">Low battery duration (2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s)</w:delText>
              </w:r>
            </w:del>
          </w:p>
        </w:tc>
      </w:tr>
      <w:tr w:rsidR="00D97B5D" w:rsidDel="00E71FAC" w:rsidTr="0083720F">
        <w:trPr>
          <w:jc w:val="center"/>
          <w:del w:id="1697" w:author="Zhang, Carol (MSHA)" w:date="2019-08-21T10:59:00Z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B5D" w:rsidRPr="00D97B5D" w:rsidDel="00E71FAC" w:rsidRDefault="00D97B5D" w:rsidP="00D97B5D">
            <w:pPr>
              <w:widowControl/>
              <w:jc w:val="center"/>
              <w:rPr>
                <w:del w:id="1698" w:author="Zhang, Carol (MSHA)" w:date="2019-08-21T10:59:00Z"/>
                <w:b/>
              </w:rPr>
            </w:pPr>
            <w:del w:id="1699" w:author="Zhang, Carol (MSHA)" w:date="2019-08-21T10:59:00Z">
              <w:r w:rsidRPr="00D97B5D" w:rsidDel="00E71FAC">
                <w:rPr>
                  <w:b/>
                </w:rPr>
                <w:delText>Deplete battery duration (2 bytes)</w:delText>
              </w:r>
            </w:del>
          </w:p>
        </w:tc>
      </w:tr>
    </w:tbl>
    <w:p w:rsidR="00797FF5" w:rsidDel="00E71FAC" w:rsidRDefault="00797FF5" w:rsidP="00973BA2">
      <w:pPr>
        <w:rPr>
          <w:del w:id="1700" w:author="Zhang, Carol (MSHA)" w:date="2019-08-21T10:59:00Z"/>
        </w:rPr>
      </w:pPr>
    </w:p>
    <w:p w:rsidR="000E5004" w:rsidDel="00E71FAC" w:rsidRDefault="000E5004" w:rsidP="000E5004">
      <w:pPr>
        <w:pStyle w:val="2"/>
        <w:numPr>
          <w:ilvl w:val="1"/>
          <w:numId w:val="4"/>
        </w:numPr>
        <w:rPr>
          <w:del w:id="1701" w:author="Zhang, Carol (MSHA)" w:date="2019-08-21T10:59:00Z"/>
        </w:rPr>
      </w:pPr>
      <w:del w:id="1702" w:author="Zhang, Carol (MSHA)" w:date="2019-08-21T10:59:00Z">
        <w:r w:rsidDel="00E71FAC">
          <w:delText xml:space="preserve"> </w:delText>
        </w:r>
        <w:bookmarkStart w:id="1703" w:name="_Ref485218165"/>
        <w:r w:rsidDel="00E71FAC">
          <w:rPr>
            <w:rFonts w:hint="eastAsia"/>
          </w:rPr>
          <w:delText>电压值</w:delText>
        </w:r>
        <w:bookmarkEnd w:id="1703"/>
      </w:del>
    </w:p>
    <w:p w:rsidR="000E5004" w:rsidDel="00E71FAC" w:rsidRDefault="00ED6A1D" w:rsidP="000E5004">
      <w:pPr>
        <w:rPr>
          <w:del w:id="1704" w:author="Zhang, Carol (MSHA)" w:date="2019-08-21T10:59:00Z"/>
        </w:rPr>
      </w:pPr>
      <w:del w:id="1705" w:author="Zhang, Carol (MSHA)" w:date="2019-08-21T10:59:00Z">
        <w:r w:rsidDel="00E71FAC">
          <w:rPr>
            <w:rFonts w:hint="eastAsia"/>
          </w:rPr>
          <w:delText>电压值</w:delText>
        </w:r>
        <w:r w:rsidR="000E5004" w:rsidDel="00E71FAC">
          <w:rPr>
            <w:rFonts w:hint="eastAsia"/>
          </w:rPr>
          <w:delText>字段包含放大倍数和放大后的数据，默认单位：</w:delText>
        </w:r>
        <w:r w:rsidDel="00E71FAC">
          <w:delText>V</w:delText>
        </w:r>
        <w:r w:rsidR="000E5004" w:rsidDel="00E71FAC">
          <w:rPr>
            <w:rFonts w:hint="eastAsia"/>
          </w:rPr>
          <w:delText>。</w:delText>
        </w:r>
      </w:del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0E5004" w:rsidRPr="00513A48" w:rsidDel="00E71FAC" w:rsidTr="0083720F">
        <w:trPr>
          <w:jc w:val="center"/>
          <w:del w:id="1706" w:author="Zhang, Carol (MSHA)" w:date="2019-08-21T10:59:00Z"/>
        </w:trPr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07" w:author="Zhang, Carol (MSHA)" w:date="2019-08-21T10:59:00Z"/>
                <w:sz w:val="18"/>
                <w:szCs w:val="18"/>
              </w:rPr>
            </w:pPr>
            <w:del w:id="170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09" w:author="Zhang, Carol (MSHA)" w:date="2019-08-21T10:59:00Z"/>
                <w:sz w:val="18"/>
                <w:szCs w:val="18"/>
              </w:rPr>
            </w:pPr>
            <w:del w:id="171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11" w:author="Zhang, Carol (MSHA)" w:date="2019-08-21T10:59:00Z"/>
                <w:sz w:val="18"/>
                <w:szCs w:val="18"/>
              </w:rPr>
            </w:pPr>
            <w:del w:id="171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13" w:author="Zhang, Carol (MSHA)" w:date="2019-08-21T10:59:00Z"/>
                <w:sz w:val="18"/>
                <w:szCs w:val="18"/>
              </w:rPr>
            </w:pPr>
            <w:del w:id="171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15" w:author="Zhang, Carol (MSHA)" w:date="2019-08-21T10:59:00Z"/>
                <w:sz w:val="18"/>
                <w:szCs w:val="18"/>
              </w:rPr>
            </w:pPr>
            <w:del w:id="171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17" w:author="Zhang, Carol (MSHA)" w:date="2019-08-21T10:59:00Z"/>
                <w:sz w:val="18"/>
                <w:szCs w:val="18"/>
              </w:rPr>
            </w:pPr>
            <w:del w:id="171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19" w:author="Zhang, Carol (MSHA)" w:date="2019-08-21T10:59:00Z"/>
                <w:sz w:val="18"/>
                <w:szCs w:val="18"/>
              </w:rPr>
            </w:pPr>
            <w:del w:id="172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0E5004" w:rsidRPr="0017295A" w:rsidDel="00E71FAC" w:rsidRDefault="000E5004" w:rsidP="0083720F">
            <w:pPr>
              <w:jc w:val="center"/>
              <w:rPr>
                <w:del w:id="1721" w:author="Zhang, Carol (MSHA)" w:date="2019-08-21T10:59:00Z"/>
                <w:sz w:val="18"/>
                <w:szCs w:val="18"/>
              </w:rPr>
            </w:pPr>
            <w:del w:id="172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23" w:author="Zhang, Carol (MSHA)" w:date="2019-08-21T10:59:00Z"/>
                <w:sz w:val="18"/>
                <w:szCs w:val="18"/>
              </w:rPr>
            </w:pPr>
            <w:del w:id="172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25" w:author="Zhang, Carol (MSHA)" w:date="2019-08-21T10:59:00Z"/>
                <w:sz w:val="18"/>
                <w:szCs w:val="18"/>
              </w:rPr>
            </w:pPr>
            <w:del w:id="172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27" w:author="Zhang, Carol (MSHA)" w:date="2019-08-21T10:59:00Z"/>
                <w:sz w:val="18"/>
                <w:szCs w:val="18"/>
              </w:rPr>
            </w:pPr>
            <w:del w:id="172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29" w:author="Zhang, Carol (MSHA)" w:date="2019-08-21T10:59:00Z"/>
                <w:sz w:val="18"/>
                <w:szCs w:val="18"/>
              </w:rPr>
            </w:pPr>
            <w:del w:id="173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31" w:author="Zhang, Carol (MSHA)" w:date="2019-08-21T10:59:00Z"/>
                <w:sz w:val="18"/>
                <w:szCs w:val="18"/>
              </w:rPr>
            </w:pPr>
            <w:del w:id="173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33" w:author="Zhang, Carol (MSHA)" w:date="2019-08-21T10:59:00Z"/>
                <w:sz w:val="18"/>
                <w:szCs w:val="18"/>
              </w:rPr>
            </w:pPr>
            <w:del w:id="173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35" w:author="Zhang, Carol (MSHA)" w:date="2019-08-21T10:59:00Z"/>
                <w:sz w:val="18"/>
                <w:szCs w:val="18"/>
              </w:rPr>
            </w:pPr>
            <w:del w:id="173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0E5004" w:rsidRPr="00513A48" w:rsidDel="00E71FAC" w:rsidRDefault="000E5004" w:rsidP="0083720F">
            <w:pPr>
              <w:jc w:val="center"/>
              <w:rPr>
                <w:del w:id="1737" w:author="Zhang, Carol (MSHA)" w:date="2019-08-21T10:59:00Z"/>
                <w:sz w:val="18"/>
                <w:szCs w:val="18"/>
              </w:rPr>
            </w:pPr>
            <w:del w:id="173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0E5004" w:rsidDel="00E71FAC" w:rsidTr="0083720F">
        <w:trPr>
          <w:jc w:val="center"/>
          <w:del w:id="1739" w:author="Zhang, Carol (MSHA)" w:date="2019-08-21T10:59:00Z"/>
        </w:trPr>
        <w:tc>
          <w:tcPr>
            <w:tcW w:w="7939" w:type="dxa"/>
            <w:gridSpan w:val="17"/>
          </w:tcPr>
          <w:p w:rsidR="000E5004" w:rsidDel="00E71FAC" w:rsidRDefault="000E5004" w:rsidP="0083720F">
            <w:pPr>
              <w:jc w:val="center"/>
              <w:rPr>
                <w:del w:id="1740" w:author="Zhang, Carol (MSHA)" w:date="2019-08-21T10:59:00Z"/>
                <w:b/>
              </w:rPr>
            </w:pPr>
            <w:del w:id="1741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0E5004" w:rsidDel="00E71FAC" w:rsidTr="0083720F">
        <w:trPr>
          <w:jc w:val="center"/>
          <w:del w:id="1742" w:author="Zhang, Carol (MSHA)" w:date="2019-08-21T10:59:00Z"/>
        </w:trPr>
        <w:tc>
          <w:tcPr>
            <w:tcW w:w="7939" w:type="dxa"/>
            <w:gridSpan w:val="17"/>
          </w:tcPr>
          <w:p w:rsidR="000E5004" w:rsidDel="00E71FAC" w:rsidRDefault="000E5004" w:rsidP="00240925">
            <w:pPr>
              <w:jc w:val="center"/>
              <w:rPr>
                <w:del w:id="1743" w:author="Zhang, Carol (MSHA)" w:date="2019-08-21T10:59:00Z"/>
                <w:b/>
              </w:rPr>
            </w:pPr>
            <w:del w:id="1744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R="00240925" w:rsidDel="00E71FAC">
                <w:rPr>
                  <w:b/>
                </w:rPr>
                <w:delText>3</w:delText>
              </w:r>
            </w:del>
          </w:p>
        </w:tc>
      </w:tr>
      <w:tr w:rsidR="000E5004" w:rsidDel="00E71FAC" w:rsidTr="0083720F">
        <w:trPr>
          <w:jc w:val="center"/>
          <w:del w:id="1745" w:author="Zhang, Carol (MSHA)" w:date="2019-08-21T10:59:00Z"/>
        </w:trPr>
        <w:tc>
          <w:tcPr>
            <w:tcW w:w="4302" w:type="dxa"/>
            <w:gridSpan w:val="9"/>
          </w:tcPr>
          <w:p w:rsidR="000E5004" w:rsidDel="00E71FAC" w:rsidRDefault="000E5004" w:rsidP="0083720F">
            <w:pPr>
              <w:jc w:val="center"/>
              <w:rPr>
                <w:del w:id="1746" w:author="Zhang, Carol (MSHA)" w:date="2019-08-21T10:59:00Z"/>
                <w:b/>
              </w:rPr>
            </w:pPr>
            <w:del w:id="1747" w:author="Zhang, Carol (MSHA)" w:date="2019-08-21T10:59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637" w:type="dxa"/>
            <w:gridSpan w:val="8"/>
          </w:tcPr>
          <w:p w:rsidR="000E5004" w:rsidRPr="00C85507" w:rsidDel="00E71FAC" w:rsidRDefault="00F720D1" w:rsidP="0083720F">
            <w:pPr>
              <w:jc w:val="center"/>
              <w:rPr>
                <w:del w:id="1748" w:author="Zhang, Carol (MSHA)" w:date="2019-08-21T10:59:00Z"/>
                <w:b/>
              </w:rPr>
            </w:pPr>
            <w:del w:id="1749" w:author="Zhang, Carol (MSHA)" w:date="2019-08-21T10:59:00Z">
              <w:r w:rsidRPr="00F720D1" w:rsidDel="00E71FAC">
                <w:rPr>
                  <w:b/>
                </w:rPr>
                <w:delText>Volatge low byte</w:delText>
              </w:r>
            </w:del>
          </w:p>
        </w:tc>
      </w:tr>
      <w:tr w:rsidR="00F720D1" w:rsidDel="00E71FAC" w:rsidTr="0083720F">
        <w:trPr>
          <w:gridAfter w:val="8"/>
          <w:wAfter w:w="3637" w:type="dxa"/>
          <w:jc w:val="center"/>
          <w:del w:id="1750" w:author="Zhang, Carol (MSHA)" w:date="2019-08-21T10:59:00Z"/>
        </w:trPr>
        <w:tc>
          <w:tcPr>
            <w:tcW w:w="4302" w:type="dxa"/>
            <w:gridSpan w:val="9"/>
          </w:tcPr>
          <w:p w:rsidR="00F720D1" w:rsidRPr="00C85507" w:rsidDel="00E71FAC" w:rsidRDefault="00F720D1" w:rsidP="0083720F">
            <w:pPr>
              <w:jc w:val="center"/>
              <w:rPr>
                <w:del w:id="1751" w:author="Zhang, Carol (MSHA)" w:date="2019-08-21T10:59:00Z"/>
              </w:rPr>
            </w:pPr>
            <w:del w:id="1752" w:author="Zhang, Carol (MSHA)" w:date="2019-08-21T10:59:00Z">
              <w:r w:rsidRPr="00F720D1" w:rsidDel="00E71FAC">
                <w:rPr>
                  <w:b/>
                </w:rPr>
                <w:delText>Volatge high byte</w:delText>
              </w:r>
            </w:del>
          </w:p>
        </w:tc>
      </w:tr>
    </w:tbl>
    <w:p w:rsidR="000E5004" w:rsidDel="00E71FAC" w:rsidRDefault="000E5004" w:rsidP="000E5004">
      <w:pPr>
        <w:rPr>
          <w:del w:id="1753" w:author="Zhang, Carol (MSHA)" w:date="2019-08-21T10:59:00Z"/>
        </w:rPr>
      </w:pPr>
    </w:p>
    <w:p w:rsidR="00797FF5" w:rsidDel="00E71FAC" w:rsidRDefault="00797FF5" w:rsidP="00973BA2">
      <w:pPr>
        <w:rPr>
          <w:del w:id="1754" w:author="Zhang, Carol (MSHA)" w:date="2019-08-21T10:59:00Z"/>
        </w:rPr>
      </w:pPr>
    </w:p>
    <w:p w:rsidR="00597B7E" w:rsidDel="00E71FAC" w:rsidRDefault="00597B7E" w:rsidP="00597B7E">
      <w:pPr>
        <w:pStyle w:val="2"/>
        <w:numPr>
          <w:ilvl w:val="1"/>
          <w:numId w:val="4"/>
        </w:numPr>
        <w:rPr>
          <w:del w:id="1755" w:author="Zhang, Carol (MSHA)" w:date="2019-08-21T10:59:00Z"/>
        </w:rPr>
      </w:pPr>
      <w:bookmarkStart w:id="1756" w:name="_Ref454206129"/>
      <w:del w:id="1757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758" w:name="_Ref485218175"/>
        <w:r w:rsidDel="00E71FAC">
          <w:rPr>
            <w:rFonts w:hint="eastAsia"/>
          </w:rPr>
          <w:delText>压力等级</w:delText>
        </w:r>
        <w:bookmarkEnd w:id="1756"/>
        <w:bookmarkEnd w:id="1758"/>
      </w:del>
    </w:p>
    <w:p w:rsidR="00597B7E" w:rsidDel="00E71FAC" w:rsidRDefault="00597B7E" w:rsidP="00597B7E">
      <w:pPr>
        <w:rPr>
          <w:del w:id="1759" w:author="Zhang, Carol (MSHA)" w:date="2019-08-21T10:59:00Z"/>
        </w:rPr>
      </w:pPr>
      <w:del w:id="1760" w:author="Zhang, Carol (MSHA)" w:date="2019-08-21T10:59:00Z">
        <w:r w:rsidDel="00E71FAC">
          <w:rPr>
            <w:rFonts w:hint="eastAsia"/>
          </w:rPr>
          <w:delText>压力等级字段</w:delText>
        </w:r>
        <w:r w:rsidDel="00E71FAC">
          <w:delText>包含</w:delText>
        </w:r>
        <w:r w:rsidDel="00E71FAC">
          <w:rPr>
            <w:rFonts w:hint="eastAsia"/>
          </w:rPr>
          <w:delText>压力等级</w:delText>
        </w:r>
        <w:r w:rsidDel="00E71FAC">
          <w:rPr>
            <w:rFonts w:hint="eastAsia"/>
          </w:rPr>
          <w:delText>ID</w:delText>
        </w:r>
        <w:r w:rsidDel="00E71FAC">
          <w:rPr>
            <w:rFonts w:hint="eastAsia"/>
          </w:rPr>
          <w:delText>。</w:delText>
        </w:r>
      </w:del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597B7E" w:rsidRPr="00513A48" w:rsidDel="00E71FAC" w:rsidTr="0083720F">
        <w:trPr>
          <w:del w:id="1761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62" w:author="Zhang, Carol (MSHA)" w:date="2019-08-21T10:59:00Z"/>
                <w:sz w:val="18"/>
                <w:szCs w:val="18"/>
              </w:rPr>
            </w:pPr>
            <w:del w:id="176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64" w:author="Zhang, Carol (MSHA)" w:date="2019-08-21T10:59:00Z"/>
                <w:sz w:val="18"/>
                <w:szCs w:val="18"/>
              </w:rPr>
            </w:pPr>
            <w:del w:id="176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66" w:author="Zhang, Carol (MSHA)" w:date="2019-08-21T10:59:00Z"/>
                <w:sz w:val="18"/>
                <w:szCs w:val="18"/>
              </w:rPr>
            </w:pPr>
            <w:del w:id="176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68" w:author="Zhang, Carol (MSHA)" w:date="2019-08-21T10:59:00Z"/>
                <w:sz w:val="18"/>
                <w:szCs w:val="18"/>
              </w:rPr>
            </w:pPr>
            <w:del w:id="176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70" w:author="Zhang, Carol (MSHA)" w:date="2019-08-21T10:59:00Z"/>
                <w:sz w:val="18"/>
                <w:szCs w:val="18"/>
              </w:rPr>
            </w:pPr>
            <w:del w:id="177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72" w:author="Zhang, Carol (MSHA)" w:date="2019-08-21T10:59:00Z"/>
                <w:sz w:val="18"/>
                <w:szCs w:val="18"/>
              </w:rPr>
            </w:pPr>
            <w:del w:id="177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74" w:author="Zhang, Carol (MSHA)" w:date="2019-08-21T10:59:00Z"/>
                <w:sz w:val="18"/>
                <w:szCs w:val="18"/>
              </w:rPr>
            </w:pPr>
            <w:del w:id="177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17295A" w:rsidDel="00E71FAC" w:rsidRDefault="00597B7E" w:rsidP="0083720F">
            <w:pPr>
              <w:jc w:val="center"/>
              <w:rPr>
                <w:del w:id="1776" w:author="Zhang, Carol (MSHA)" w:date="2019-08-21T10:59:00Z"/>
                <w:sz w:val="18"/>
                <w:szCs w:val="18"/>
              </w:rPr>
            </w:pPr>
            <w:del w:id="177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78" w:author="Zhang, Carol (MSHA)" w:date="2019-08-21T10:59:00Z"/>
                <w:sz w:val="18"/>
                <w:szCs w:val="18"/>
              </w:rPr>
            </w:pPr>
            <w:del w:id="177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80" w:author="Zhang, Carol (MSHA)" w:date="2019-08-21T10:59:00Z"/>
                <w:sz w:val="18"/>
                <w:szCs w:val="18"/>
              </w:rPr>
            </w:pPr>
            <w:del w:id="178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82" w:author="Zhang, Carol (MSHA)" w:date="2019-08-21T10:59:00Z"/>
                <w:sz w:val="18"/>
                <w:szCs w:val="18"/>
              </w:rPr>
            </w:pPr>
            <w:del w:id="178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84" w:author="Zhang, Carol (MSHA)" w:date="2019-08-21T10:59:00Z"/>
                <w:sz w:val="18"/>
                <w:szCs w:val="18"/>
              </w:rPr>
            </w:pPr>
            <w:del w:id="178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86" w:author="Zhang, Carol (MSHA)" w:date="2019-08-21T10:59:00Z"/>
                <w:sz w:val="18"/>
                <w:szCs w:val="18"/>
              </w:rPr>
            </w:pPr>
            <w:del w:id="178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88" w:author="Zhang, Carol (MSHA)" w:date="2019-08-21T10:59:00Z"/>
                <w:sz w:val="18"/>
                <w:szCs w:val="18"/>
              </w:rPr>
            </w:pPr>
            <w:del w:id="178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90" w:author="Zhang, Carol (MSHA)" w:date="2019-08-21T10:59:00Z"/>
                <w:sz w:val="18"/>
                <w:szCs w:val="18"/>
              </w:rPr>
            </w:pPr>
            <w:del w:id="179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597B7E" w:rsidRPr="00513A48" w:rsidDel="00E71FAC" w:rsidRDefault="00597B7E" w:rsidP="0083720F">
            <w:pPr>
              <w:jc w:val="center"/>
              <w:rPr>
                <w:del w:id="1792" w:author="Zhang, Carol (MSHA)" w:date="2019-08-21T10:59:00Z"/>
                <w:sz w:val="18"/>
                <w:szCs w:val="18"/>
              </w:rPr>
            </w:pPr>
            <w:del w:id="179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597B7E" w:rsidDel="00E71FAC" w:rsidTr="0083720F">
        <w:trPr>
          <w:del w:id="1794" w:author="Zhang, Carol (MSHA)" w:date="2019-08-21T10:59:00Z"/>
        </w:trPr>
        <w:tc>
          <w:tcPr>
            <w:tcW w:w="7992" w:type="dxa"/>
            <w:gridSpan w:val="17"/>
          </w:tcPr>
          <w:p w:rsidR="00597B7E" w:rsidDel="00E71FAC" w:rsidRDefault="00597B7E" w:rsidP="0083720F">
            <w:pPr>
              <w:jc w:val="center"/>
              <w:rPr>
                <w:del w:id="1795" w:author="Zhang, Carol (MSHA)" w:date="2019-08-21T10:59:00Z"/>
                <w:b/>
              </w:rPr>
            </w:pPr>
            <w:del w:id="1796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597B7E" w:rsidDel="00E71FAC" w:rsidTr="0083720F">
        <w:trPr>
          <w:del w:id="1797" w:author="Zhang, Carol (MSHA)" w:date="2019-08-21T10:59:00Z"/>
        </w:trPr>
        <w:tc>
          <w:tcPr>
            <w:tcW w:w="7992" w:type="dxa"/>
            <w:gridSpan w:val="17"/>
          </w:tcPr>
          <w:p w:rsidR="00597B7E" w:rsidDel="00E71FAC" w:rsidRDefault="00597B7E" w:rsidP="0083720F">
            <w:pPr>
              <w:jc w:val="center"/>
              <w:rPr>
                <w:del w:id="1798" w:author="Zhang, Carol (MSHA)" w:date="2019-08-21T10:59:00Z"/>
                <w:b/>
              </w:rPr>
            </w:pPr>
            <w:del w:id="1799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597B7E" w:rsidDel="00E71FAC" w:rsidTr="0083720F">
        <w:trPr>
          <w:gridAfter w:val="8"/>
          <w:wAfter w:w="4164" w:type="dxa"/>
          <w:del w:id="1800" w:author="Zhang, Carol (MSHA)" w:date="2019-08-21T10:59:00Z"/>
        </w:trPr>
        <w:tc>
          <w:tcPr>
            <w:tcW w:w="3828" w:type="dxa"/>
            <w:gridSpan w:val="9"/>
          </w:tcPr>
          <w:p w:rsidR="00597B7E" w:rsidRPr="00E70E77" w:rsidDel="00E71FAC" w:rsidRDefault="00F936EF" w:rsidP="0083720F">
            <w:pPr>
              <w:jc w:val="center"/>
              <w:rPr>
                <w:del w:id="1801" w:author="Zhang, Carol (MSHA)" w:date="2019-08-21T10:59:00Z"/>
                <w:rStyle w:val="a9"/>
              </w:rPr>
            </w:pPr>
            <w:del w:id="1802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_Ref519865618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597B7E" w:rsidRPr="00A06520" w:rsidDel="00E71FAC" w:rsidRDefault="00597B7E" w:rsidP="00597B7E">
      <w:pPr>
        <w:rPr>
          <w:del w:id="1803" w:author="Zhang, Carol (MSHA)" w:date="2019-08-21T10:59:00Z"/>
        </w:rPr>
      </w:pPr>
    </w:p>
    <w:p w:rsidR="00797FF5" w:rsidDel="00E71FAC" w:rsidRDefault="00797FF5" w:rsidP="00973BA2">
      <w:pPr>
        <w:rPr>
          <w:del w:id="1804" w:author="Zhang, Carol (MSHA)" w:date="2019-08-21T10:59:00Z"/>
        </w:rPr>
      </w:pPr>
    </w:p>
    <w:p w:rsidR="0083720F" w:rsidDel="00E71FAC" w:rsidRDefault="0083720F" w:rsidP="0083720F">
      <w:pPr>
        <w:pStyle w:val="2"/>
        <w:numPr>
          <w:ilvl w:val="1"/>
          <w:numId w:val="4"/>
        </w:numPr>
        <w:rPr>
          <w:del w:id="1805" w:author="Zhang, Carol (MSHA)" w:date="2019-08-21T10:59:00Z"/>
        </w:rPr>
      </w:pPr>
      <w:del w:id="1806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807" w:name="_Ref485218187"/>
        <w:r w:rsidDel="00E71FAC">
          <w:rPr>
            <w:rFonts w:hint="eastAsia"/>
          </w:rPr>
          <w:delText>输注模式</w:delText>
        </w:r>
        <w:bookmarkEnd w:id="1807"/>
      </w:del>
    </w:p>
    <w:p w:rsidR="0083720F" w:rsidDel="00E71FAC" w:rsidRDefault="0083720F" w:rsidP="0083720F">
      <w:pPr>
        <w:rPr>
          <w:del w:id="1808" w:author="Zhang, Carol (MSHA)" w:date="2019-08-21T10:59:00Z"/>
        </w:rPr>
      </w:pPr>
      <w:del w:id="1809" w:author="Zhang, Carol (MSHA)" w:date="2019-08-21T10:59:00Z">
        <w:r w:rsidDel="00E71FAC">
          <w:rPr>
            <w:rFonts w:hint="eastAsia"/>
          </w:rPr>
          <w:delText>输注模式字段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83720F" w:rsidRPr="00513A48" w:rsidDel="00E71FAC" w:rsidTr="0083720F">
        <w:trPr>
          <w:jc w:val="center"/>
          <w:del w:id="1810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11" w:author="Zhang, Carol (MSHA)" w:date="2019-08-21T10:59:00Z"/>
                <w:sz w:val="18"/>
                <w:szCs w:val="18"/>
              </w:rPr>
            </w:pPr>
            <w:del w:id="181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13" w:author="Zhang, Carol (MSHA)" w:date="2019-08-21T10:59:00Z"/>
                <w:sz w:val="18"/>
                <w:szCs w:val="18"/>
              </w:rPr>
            </w:pPr>
            <w:del w:id="181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15" w:author="Zhang, Carol (MSHA)" w:date="2019-08-21T10:59:00Z"/>
                <w:sz w:val="18"/>
                <w:szCs w:val="18"/>
              </w:rPr>
            </w:pPr>
            <w:del w:id="181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17" w:author="Zhang, Carol (MSHA)" w:date="2019-08-21T10:59:00Z"/>
                <w:sz w:val="18"/>
                <w:szCs w:val="18"/>
              </w:rPr>
            </w:pPr>
            <w:del w:id="181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19" w:author="Zhang, Carol (MSHA)" w:date="2019-08-21T10:59:00Z"/>
                <w:sz w:val="18"/>
                <w:szCs w:val="18"/>
              </w:rPr>
            </w:pPr>
            <w:del w:id="182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21" w:author="Zhang, Carol (MSHA)" w:date="2019-08-21T10:59:00Z"/>
                <w:sz w:val="18"/>
                <w:szCs w:val="18"/>
              </w:rPr>
            </w:pPr>
            <w:del w:id="182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23" w:author="Zhang, Carol (MSHA)" w:date="2019-08-21T10:59:00Z"/>
                <w:sz w:val="18"/>
                <w:szCs w:val="18"/>
              </w:rPr>
            </w:pPr>
            <w:del w:id="182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17295A" w:rsidDel="00E71FAC" w:rsidRDefault="0083720F" w:rsidP="0083720F">
            <w:pPr>
              <w:jc w:val="center"/>
              <w:rPr>
                <w:del w:id="1825" w:author="Zhang, Carol (MSHA)" w:date="2019-08-21T10:59:00Z"/>
                <w:sz w:val="18"/>
                <w:szCs w:val="18"/>
              </w:rPr>
            </w:pPr>
            <w:del w:id="182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27" w:author="Zhang, Carol (MSHA)" w:date="2019-08-21T10:59:00Z"/>
                <w:sz w:val="18"/>
                <w:szCs w:val="18"/>
              </w:rPr>
            </w:pPr>
            <w:del w:id="182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29" w:author="Zhang, Carol (MSHA)" w:date="2019-08-21T10:59:00Z"/>
                <w:sz w:val="18"/>
                <w:szCs w:val="18"/>
              </w:rPr>
            </w:pPr>
            <w:del w:id="183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31" w:author="Zhang, Carol (MSHA)" w:date="2019-08-21T10:59:00Z"/>
                <w:sz w:val="18"/>
                <w:szCs w:val="18"/>
              </w:rPr>
            </w:pPr>
            <w:del w:id="183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33" w:author="Zhang, Carol (MSHA)" w:date="2019-08-21T10:59:00Z"/>
                <w:sz w:val="18"/>
                <w:szCs w:val="18"/>
              </w:rPr>
            </w:pPr>
            <w:del w:id="183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35" w:author="Zhang, Carol (MSHA)" w:date="2019-08-21T10:59:00Z"/>
                <w:sz w:val="18"/>
                <w:szCs w:val="18"/>
              </w:rPr>
            </w:pPr>
            <w:del w:id="183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37" w:author="Zhang, Carol (MSHA)" w:date="2019-08-21T10:59:00Z"/>
                <w:sz w:val="18"/>
                <w:szCs w:val="18"/>
              </w:rPr>
            </w:pPr>
            <w:del w:id="183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39" w:author="Zhang, Carol (MSHA)" w:date="2019-08-21T10:59:00Z"/>
                <w:sz w:val="18"/>
                <w:szCs w:val="18"/>
              </w:rPr>
            </w:pPr>
            <w:del w:id="184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83720F" w:rsidRPr="00513A48" w:rsidDel="00E71FAC" w:rsidRDefault="0083720F" w:rsidP="0083720F">
            <w:pPr>
              <w:jc w:val="center"/>
              <w:rPr>
                <w:del w:id="1841" w:author="Zhang, Carol (MSHA)" w:date="2019-08-21T10:59:00Z"/>
                <w:sz w:val="18"/>
                <w:szCs w:val="18"/>
              </w:rPr>
            </w:pPr>
            <w:del w:id="184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83720F" w:rsidDel="00E71FAC" w:rsidTr="0083720F">
        <w:trPr>
          <w:jc w:val="center"/>
          <w:del w:id="1843" w:author="Zhang, Carol (MSHA)" w:date="2019-08-21T10:59:00Z"/>
        </w:trPr>
        <w:tc>
          <w:tcPr>
            <w:tcW w:w="7992" w:type="dxa"/>
            <w:gridSpan w:val="17"/>
          </w:tcPr>
          <w:p w:rsidR="0083720F" w:rsidDel="00E71FAC" w:rsidRDefault="0083720F" w:rsidP="0083720F">
            <w:pPr>
              <w:jc w:val="center"/>
              <w:rPr>
                <w:del w:id="1844" w:author="Zhang, Carol (MSHA)" w:date="2019-08-21T10:59:00Z"/>
                <w:b/>
              </w:rPr>
            </w:pPr>
            <w:del w:id="1845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83720F" w:rsidDel="00E71FAC" w:rsidTr="0083720F">
        <w:trPr>
          <w:jc w:val="center"/>
          <w:del w:id="1846" w:author="Zhang, Carol (MSHA)" w:date="2019-08-21T10:59:00Z"/>
        </w:trPr>
        <w:tc>
          <w:tcPr>
            <w:tcW w:w="7992" w:type="dxa"/>
            <w:gridSpan w:val="17"/>
          </w:tcPr>
          <w:p w:rsidR="0083720F" w:rsidDel="00E71FAC" w:rsidRDefault="0083720F" w:rsidP="0083720F">
            <w:pPr>
              <w:jc w:val="center"/>
              <w:rPr>
                <w:del w:id="1847" w:author="Zhang, Carol (MSHA)" w:date="2019-08-21T10:59:00Z"/>
                <w:b/>
              </w:rPr>
            </w:pPr>
            <w:del w:id="1848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83720F" w:rsidDel="00E71FAC" w:rsidTr="00CB643E">
        <w:trPr>
          <w:gridAfter w:val="8"/>
          <w:wAfter w:w="4164" w:type="dxa"/>
          <w:trHeight w:val="127"/>
          <w:jc w:val="center"/>
          <w:del w:id="1849" w:author="Zhang, Carol (MSHA)" w:date="2019-08-21T10:59:00Z"/>
        </w:trPr>
        <w:tc>
          <w:tcPr>
            <w:tcW w:w="3828" w:type="dxa"/>
            <w:gridSpan w:val="9"/>
          </w:tcPr>
          <w:p w:rsidR="0083720F" w:rsidRPr="0083720F" w:rsidDel="00E71FAC" w:rsidRDefault="0083720F" w:rsidP="0083720F">
            <w:pPr>
              <w:jc w:val="center"/>
              <w:rPr>
                <w:del w:id="1850" w:author="Zhang, Carol (MSHA)" w:date="2019-08-21T10:59:00Z"/>
                <w:color w:val="0000FF"/>
              </w:rPr>
            </w:pPr>
            <w:del w:id="1851" w:author="Zhang, Carol (MSHA)" w:date="2019-08-21T10:59:00Z">
              <w:r w:rsidRPr="0083720F" w:rsidDel="00E71FAC">
                <w:rPr>
                  <w:color w:val="0000FF"/>
                  <w:u w:val="single"/>
                </w:rPr>
                <w:fldChar w:fldCharType="begin"/>
              </w:r>
              <w:r w:rsidRPr="0083720F" w:rsidDel="00E71FAC">
                <w:rPr>
                  <w:color w:val="0000FF"/>
                </w:rPr>
                <w:delInstrText xml:space="preserve"> REF _Ref485214698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83720F" w:rsidDel="00E71FAC">
                <w:rPr>
                  <w:color w:val="0000FF"/>
                  <w:u w:val="single"/>
                </w:rPr>
              </w:r>
              <w:r w:rsidRPr="0083720F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Infusion Mode</w:delText>
              </w:r>
              <w:r w:rsidRPr="0083720F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FC61D1" w:rsidDel="00E71FAC" w:rsidRDefault="00FC61D1" w:rsidP="00FC61D1">
      <w:pPr>
        <w:pStyle w:val="2"/>
        <w:numPr>
          <w:ilvl w:val="1"/>
          <w:numId w:val="4"/>
        </w:numPr>
        <w:rPr>
          <w:del w:id="1852" w:author="Zhang, Carol (MSHA)" w:date="2019-08-21T10:59:00Z"/>
        </w:rPr>
      </w:pPr>
      <w:bookmarkStart w:id="1853" w:name="_电池阀值BATTERY_THRESHOLD"/>
      <w:bookmarkEnd w:id="1853"/>
      <w:del w:id="1854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855" w:name="_Ref485889297"/>
        <w:r w:rsidDel="00E71FAC">
          <w:rPr>
            <w:rFonts w:hint="eastAsia"/>
          </w:rPr>
          <w:delText>品牌</w:delText>
        </w:r>
        <w:bookmarkEnd w:id="1855"/>
      </w:del>
    </w:p>
    <w:p w:rsidR="00FC61D1" w:rsidDel="00E71FAC" w:rsidRDefault="00FC61D1" w:rsidP="00FC61D1">
      <w:pPr>
        <w:rPr>
          <w:del w:id="1856" w:author="Zhang, Carol (MSHA)" w:date="2019-08-21T10:59:00Z"/>
        </w:rPr>
      </w:pPr>
      <w:del w:id="1857" w:author="Zhang, Carol (MSHA)" w:date="2019-08-21T10:59:00Z">
        <w:r w:rsidDel="00E71FAC">
          <w:rPr>
            <w:rFonts w:hint="eastAsia"/>
          </w:rPr>
          <w:delText>品牌字段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FC61D1" w:rsidRPr="00513A48" w:rsidDel="00E71FAC" w:rsidTr="007B3252">
        <w:trPr>
          <w:jc w:val="center"/>
          <w:del w:id="1858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59" w:author="Zhang, Carol (MSHA)" w:date="2019-08-21T10:59:00Z"/>
                <w:sz w:val="18"/>
                <w:szCs w:val="18"/>
              </w:rPr>
            </w:pPr>
            <w:del w:id="186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61" w:author="Zhang, Carol (MSHA)" w:date="2019-08-21T10:59:00Z"/>
                <w:sz w:val="18"/>
                <w:szCs w:val="18"/>
              </w:rPr>
            </w:pPr>
            <w:del w:id="186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63" w:author="Zhang, Carol (MSHA)" w:date="2019-08-21T10:59:00Z"/>
                <w:sz w:val="18"/>
                <w:szCs w:val="18"/>
              </w:rPr>
            </w:pPr>
            <w:del w:id="186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65" w:author="Zhang, Carol (MSHA)" w:date="2019-08-21T10:59:00Z"/>
                <w:sz w:val="18"/>
                <w:szCs w:val="18"/>
              </w:rPr>
            </w:pPr>
            <w:del w:id="186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67" w:author="Zhang, Carol (MSHA)" w:date="2019-08-21T10:59:00Z"/>
                <w:sz w:val="18"/>
                <w:szCs w:val="18"/>
              </w:rPr>
            </w:pPr>
            <w:del w:id="186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69" w:author="Zhang, Carol (MSHA)" w:date="2019-08-21T10:59:00Z"/>
                <w:sz w:val="18"/>
                <w:szCs w:val="18"/>
              </w:rPr>
            </w:pPr>
            <w:del w:id="187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71" w:author="Zhang, Carol (MSHA)" w:date="2019-08-21T10:59:00Z"/>
                <w:sz w:val="18"/>
                <w:szCs w:val="18"/>
              </w:rPr>
            </w:pPr>
            <w:del w:id="187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17295A" w:rsidDel="00E71FAC" w:rsidRDefault="00FC61D1" w:rsidP="007B3252">
            <w:pPr>
              <w:jc w:val="center"/>
              <w:rPr>
                <w:del w:id="1873" w:author="Zhang, Carol (MSHA)" w:date="2019-08-21T10:59:00Z"/>
                <w:sz w:val="18"/>
                <w:szCs w:val="18"/>
              </w:rPr>
            </w:pPr>
            <w:del w:id="187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75" w:author="Zhang, Carol (MSHA)" w:date="2019-08-21T10:59:00Z"/>
                <w:sz w:val="18"/>
                <w:szCs w:val="18"/>
              </w:rPr>
            </w:pPr>
            <w:del w:id="187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77" w:author="Zhang, Carol (MSHA)" w:date="2019-08-21T10:59:00Z"/>
                <w:sz w:val="18"/>
                <w:szCs w:val="18"/>
              </w:rPr>
            </w:pPr>
            <w:del w:id="187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79" w:author="Zhang, Carol (MSHA)" w:date="2019-08-21T10:59:00Z"/>
                <w:sz w:val="18"/>
                <w:szCs w:val="18"/>
              </w:rPr>
            </w:pPr>
            <w:del w:id="188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81" w:author="Zhang, Carol (MSHA)" w:date="2019-08-21T10:59:00Z"/>
                <w:sz w:val="18"/>
                <w:szCs w:val="18"/>
              </w:rPr>
            </w:pPr>
            <w:del w:id="188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83" w:author="Zhang, Carol (MSHA)" w:date="2019-08-21T10:59:00Z"/>
                <w:sz w:val="18"/>
                <w:szCs w:val="18"/>
              </w:rPr>
            </w:pPr>
            <w:del w:id="188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85" w:author="Zhang, Carol (MSHA)" w:date="2019-08-21T10:59:00Z"/>
                <w:sz w:val="18"/>
                <w:szCs w:val="18"/>
              </w:rPr>
            </w:pPr>
            <w:del w:id="188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87" w:author="Zhang, Carol (MSHA)" w:date="2019-08-21T10:59:00Z"/>
                <w:sz w:val="18"/>
                <w:szCs w:val="18"/>
              </w:rPr>
            </w:pPr>
            <w:del w:id="188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889" w:author="Zhang, Carol (MSHA)" w:date="2019-08-21T10:59:00Z"/>
                <w:sz w:val="18"/>
                <w:szCs w:val="18"/>
              </w:rPr>
            </w:pPr>
            <w:del w:id="189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FC61D1" w:rsidDel="00E71FAC" w:rsidTr="007B3252">
        <w:trPr>
          <w:jc w:val="center"/>
          <w:del w:id="1891" w:author="Zhang, Carol (MSHA)" w:date="2019-08-21T10:59:00Z"/>
        </w:trPr>
        <w:tc>
          <w:tcPr>
            <w:tcW w:w="7992" w:type="dxa"/>
            <w:gridSpan w:val="17"/>
          </w:tcPr>
          <w:p w:rsidR="00FC61D1" w:rsidDel="00E71FAC" w:rsidRDefault="00FC61D1" w:rsidP="007B3252">
            <w:pPr>
              <w:jc w:val="center"/>
              <w:rPr>
                <w:del w:id="1892" w:author="Zhang, Carol (MSHA)" w:date="2019-08-21T10:59:00Z"/>
                <w:b/>
              </w:rPr>
            </w:pPr>
            <w:del w:id="1893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FC61D1" w:rsidDel="00E71FAC" w:rsidTr="007B3252">
        <w:trPr>
          <w:jc w:val="center"/>
          <w:del w:id="1894" w:author="Zhang, Carol (MSHA)" w:date="2019-08-21T10:59:00Z"/>
        </w:trPr>
        <w:tc>
          <w:tcPr>
            <w:tcW w:w="7992" w:type="dxa"/>
            <w:gridSpan w:val="17"/>
          </w:tcPr>
          <w:p w:rsidR="00FC61D1" w:rsidDel="00E71FAC" w:rsidRDefault="00FC61D1" w:rsidP="007B3252">
            <w:pPr>
              <w:jc w:val="center"/>
              <w:rPr>
                <w:del w:id="1895" w:author="Zhang, Carol (MSHA)" w:date="2019-08-21T10:59:00Z"/>
                <w:b/>
              </w:rPr>
            </w:pPr>
            <w:del w:id="1896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FC61D1" w:rsidRPr="00FC61D1" w:rsidDel="00E71FAC" w:rsidTr="007B3252">
        <w:trPr>
          <w:gridAfter w:val="8"/>
          <w:wAfter w:w="4164" w:type="dxa"/>
          <w:jc w:val="center"/>
          <w:del w:id="1897" w:author="Zhang, Carol (MSHA)" w:date="2019-08-21T10:59:00Z"/>
        </w:trPr>
        <w:tc>
          <w:tcPr>
            <w:tcW w:w="3828" w:type="dxa"/>
            <w:gridSpan w:val="9"/>
          </w:tcPr>
          <w:p w:rsidR="00FC61D1" w:rsidRPr="00CB643E" w:rsidDel="00E71FAC" w:rsidRDefault="00CB643E" w:rsidP="007B3252">
            <w:pPr>
              <w:jc w:val="center"/>
              <w:rPr>
                <w:del w:id="1898" w:author="Zhang, Carol (MSHA)" w:date="2019-08-21T10:59:00Z"/>
                <w:color w:val="0000FF"/>
                <w:u w:val="single"/>
              </w:rPr>
            </w:pPr>
            <w:del w:id="1899" w:author="Zhang, Carol (MSHA)" w:date="2019-08-21T10:59:00Z">
              <w:r w:rsidRPr="00CB643E" w:rsidDel="00E71FAC">
                <w:rPr>
                  <w:color w:val="0000FF"/>
                  <w:u w:val="single"/>
                </w:rPr>
                <w:fldChar w:fldCharType="begin"/>
              </w:r>
              <w:r w:rsidRPr="00CB643E" w:rsidDel="00E71FAC">
                <w:rPr>
                  <w:color w:val="0000FF"/>
                  <w:u w:val="single"/>
                </w:rPr>
                <w:delInstrText xml:space="preserve"> </w:delInstrText>
              </w:r>
              <w:r w:rsidRPr="00CB643E" w:rsidDel="00E71FAC">
                <w:rPr>
                  <w:rFonts w:hint="eastAsia"/>
                  <w:color w:val="0000FF"/>
                  <w:u w:val="single"/>
                </w:rPr>
                <w:delInstrText>REF _Ref486494748 \h</w:delInstrText>
              </w:r>
              <w:r w:rsidRPr="00CB643E" w:rsidDel="00E71FAC">
                <w:rPr>
                  <w:color w:val="0000FF"/>
                  <w:u w:val="single"/>
                </w:rPr>
                <w:delInstrText xml:space="preserve">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CB643E" w:rsidDel="00E71FAC">
                <w:rPr>
                  <w:color w:val="0000FF"/>
                  <w:u w:val="single"/>
                </w:rPr>
              </w:r>
              <w:r w:rsidRPr="00CB643E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  <w:r w:rsidRPr="00CB643E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FC61D1" w:rsidDel="00E71FAC" w:rsidRDefault="00FC61D1" w:rsidP="00FC61D1">
      <w:pPr>
        <w:pStyle w:val="2"/>
        <w:numPr>
          <w:ilvl w:val="1"/>
          <w:numId w:val="4"/>
        </w:numPr>
        <w:rPr>
          <w:del w:id="1900" w:author="Zhang, Carol (MSHA)" w:date="2019-08-21T10:59:00Z"/>
        </w:rPr>
      </w:pPr>
      <w:del w:id="1901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902" w:name="_Ref485890353"/>
        <w:r w:rsidR="004758D3" w:rsidDel="00E71FAC">
          <w:rPr>
            <w:rFonts w:hint="eastAsia"/>
          </w:rPr>
          <w:delText>规格</w:delText>
        </w:r>
        <w:bookmarkEnd w:id="1902"/>
      </w:del>
    </w:p>
    <w:p w:rsidR="00FC61D1" w:rsidDel="00E71FAC" w:rsidRDefault="004758D3" w:rsidP="00FC61D1">
      <w:pPr>
        <w:rPr>
          <w:del w:id="1903" w:author="Zhang, Carol (MSHA)" w:date="2019-08-21T10:59:00Z"/>
        </w:rPr>
      </w:pPr>
      <w:del w:id="1904" w:author="Zhang, Carol (MSHA)" w:date="2019-08-21T10:59:00Z">
        <w:r w:rsidDel="00E71FAC">
          <w:rPr>
            <w:rFonts w:hint="eastAsia"/>
          </w:rPr>
          <w:delText>规格</w:delText>
        </w:r>
        <w:r w:rsidR="00FC61D1" w:rsidDel="00E71FAC">
          <w:rPr>
            <w:rFonts w:hint="eastAsia"/>
          </w:rPr>
          <w:delText>字段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FC61D1" w:rsidRPr="00513A48" w:rsidDel="00E71FAC" w:rsidTr="007B3252">
        <w:trPr>
          <w:jc w:val="center"/>
          <w:del w:id="1905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06" w:author="Zhang, Carol (MSHA)" w:date="2019-08-21T10:59:00Z"/>
                <w:sz w:val="18"/>
                <w:szCs w:val="18"/>
              </w:rPr>
            </w:pPr>
            <w:del w:id="190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08" w:author="Zhang, Carol (MSHA)" w:date="2019-08-21T10:59:00Z"/>
                <w:sz w:val="18"/>
                <w:szCs w:val="18"/>
              </w:rPr>
            </w:pPr>
            <w:del w:id="190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10" w:author="Zhang, Carol (MSHA)" w:date="2019-08-21T10:59:00Z"/>
                <w:sz w:val="18"/>
                <w:szCs w:val="18"/>
              </w:rPr>
            </w:pPr>
            <w:del w:id="191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12" w:author="Zhang, Carol (MSHA)" w:date="2019-08-21T10:59:00Z"/>
                <w:sz w:val="18"/>
                <w:szCs w:val="18"/>
              </w:rPr>
            </w:pPr>
            <w:del w:id="191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14" w:author="Zhang, Carol (MSHA)" w:date="2019-08-21T10:59:00Z"/>
                <w:sz w:val="18"/>
                <w:szCs w:val="18"/>
              </w:rPr>
            </w:pPr>
            <w:del w:id="191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16" w:author="Zhang, Carol (MSHA)" w:date="2019-08-21T10:59:00Z"/>
                <w:sz w:val="18"/>
                <w:szCs w:val="18"/>
              </w:rPr>
            </w:pPr>
            <w:del w:id="191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18" w:author="Zhang, Carol (MSHA)" w:date="2019-08-21T10:59:00Z"/>
                <w:sz w:val="18"/>
                <w:szCs w:val="18"/>
              </w:rPr>
            </w:pPr>
            <w:del w:id="191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17295A" w:rsidDel="00E71FAC" w:rsidRDefault="00FC61D1" w:rsidP="007B3252">
            <w:pPr>
              <w:jc w:val="center"/>
              <w:rPr>
                <w:del w:id="1920" w:author="Zhang, Carol (MSHA)" w:date="2019-08-21T10:59:00Z"/>
                <w:sz w:val="18"/>
                <w:szCs w:val="18"/>
              </w:rPr>
            </w:pPr>
            <w:del w:id="192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22" w:author="Zhang, Carol (MSHA)" w:date="2019-08-21T10:59:00Z"/>
                <w:sz w:val="18"/>
                <w:szCs w:val="18"/>
              </w:rPr>
            </w:pPr>
            <w:del w:id="192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24" w:author="Zhang, Carol (MSHA)" w:date="2019-08-21T10:59:00Z"/>
                <w:sz w:val="18"/>
                <w:szCs w:val="18"/>
              </w:rPr>
            </w:pPr>
            <w:del w:id="192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26" w:author="Zhang, Carol (MSHA)" w:date="2019-08-21T10:59:00Z"/>
                <w:sz w:val="18"/>
                <w:szCs w:val="18"/>
              </w:rPr>
            </w:pPr>
            <w:del w:id="192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28" w:author="Zhang, Carol (MSHA)" w:date="2019-08-21T10:59:00Z"/>
                <w:sz w:val="18"/>
                <w:szCs w:val="18"/>
              </w:rPr>
            </w:pPr>
            <w:del w:id="192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30" w:author="Zhang, Carol (MSHA)" w:date="2019-08-21T10:59:00Z"/>
                <w:sz w:val="18"/>
                <w:szCs w:val="18"/>
              </w:rPr>
            </w:pPr>
            <w:del w:id="193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32" w:author="Zhang, Carol (MSHA)" w:date="2019-08-21T10:59:00Z"/>
                <w:sz w:val="18"/>
                <w:szCs w:val="18"/>
              </w:rPr>
            </w:pPr>
            <w:del w:id="193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34" w:author="Zhang, Carol (MSHA)" w:date="2019-08-21T10:59:00Z"/>
                <w:sz w:val="18"/>
                <w:szCs w:val="18"/>
              </w:rPr>
            </w:pPr>
            <w:del w:id="193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FC61D1" w:rsidRPr="00513A48" w:rsidDel="00E71FAC" w:rsidRDefault="00FC61D1" w:rsidP="007B3252">
            <w:pPr>
              <w:jc w:val="center"/>
              <w:rPr>
                <w:del w:id="1936" w:author="Zhang, Carol (MSHA)" w:date="2019-08-21T10:59:00Z"/>
                <w:sz w:val="18"/>
                <w:szCs w:val="18"/>
              </w:rPr>
            </w:pPr>
            <w:del w:id="193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FC61D1" w:rsidDel="00E71FAC" w:rsidTr="007B3252">
        <w:trPr>
          <w:jc w:val="center"/>
          <w:del w:id="1938" w:author="Zhang, Carol (MSHA)" w:date="2019-08-21T10:59:00Z"/>
        </w:trPr>
        <w:tc>
          <w:tcPr>
            <w:tcW w:w="7992" w:type="dxa"/>
            <w:gridSpan w:val="17"/>
          </w:tcPr>
          <w:p w:rsidR="00FC61D1" w:rsidDel="00E71FAC" w:rsidRDefault="00FC61D1" w:rsidP="007B3252">
            <w:pPr>
              <w:jc w:val="center"/>
              <w:rPr>
                <w:del w:id="1939" w:author="Zhang, Carol (MSHA)" w:date="2019-08-21T10:59:00Z"/>
                <w:b/>
              </w:rPr>
            </w:pPr>
            <w:del w:id="1940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FC61D1" w:rsidDel="00E71FAC" w:rsidTr="007B3252">
        <w:trPr>
          <w:jc w:val="center"/>
          <w:del w:id="1941" w:author="Zhang, Carol (MSHA)" w:date="2019-08-21T10:59:00Z"/>
        </w:trPr>
        <w:tc>
          <w:tcPr>
            <w:tcW w:w="7992" w:type="dxa"/>
            <w:gridSpan w:val="17"/>
          </w:tcPr>
          <w:p w:rsidR="00FC61D1" w:rsidDel="00E71FAC" w:rsidRDefault="00FC61D1" w:rsidP="007B3252">
            <w:pPr>
              <w:jc w:val="center"/>
              <w:rPr>
                <w:del w:id="1942" w:author="Zhang, Carol (MSHA)" w:date="2019-08-21T10:59:00Z"/>
                <w:b/>
              </w:rPr>
            </w:pPr>
            <w:del w:id="1943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FC61D1" w:rsidRPr="00FC61D1" w:rsidDel="00E71FAC" w:rsidTr="007B3252">
        <w:trPr>
          <w:gridAfter w:val="8"/>
          <w:wAfter w:w="4164" w:type="dxa"/>
          <w:jc w:val="center"/>
          <w:del w:id="1944" w:author="Zhang, Carol (MSHA)" w:date="2019-08-21T10:59:00Z"/>
        </w:trPr>
        <w:tc>
          <w:tcPr>
            <w:tcW w:w="3828" w:type="dxa"/>
            <w:gridSpan w:val="9"/>
          </w:tcPr>
          <w:p w:rsidR="00FC61D1" w:rsidRPr="00FC61D1" w:rsidDel="00E71FAC" w:rsidRDefault="00FC61D1" w:rsidP="007B3252">
            <w:pPr>
              <w:jc w:val="center"/>
              <w:rPr>
                <w:del w:id="1945" w:author="Zhang, Carol (MSHA)" w:date="2019-08-21T10:59:00Z"/>
                <w:b/>
              </w:rPr>
            </w:pPr>
            <w:del w:id="1946" w:author="Zhang, Carol (MSHA)" w:date="2019-08-21T10:59:00Z">
              <w:r w:rsidDel="00E71FAC">
                <w:rPr>
                  <w:rFonts w:hint="eastAsia"/>
                  <w:b/>
                </w:rPr>
                <w:delText>Size</w:delText>
              </w:r>
            </w:del>
          </w:p>
        </w:tc>
      </w:tr>
    </w:tbl>
    <w:p w:rsidR="007B3252" w:rsidDel="00E71FAC" w:rsidRDefault="007B3252" w:rsidP="007B3252">
      <w:pPr>
        <w:pStyle w:val="2"/>
        <w:numPr>
          <w:ilvl w:val="1"/>
          <w:numId w:val="4"/>
        </w:numPr>
        <w:rPr>
          <w:del w:id="1947" w:author="Zhang, Carol (MSHA)" w:date="2019-08-21T10:59:00Z"/>
        </w:rPr>
      </w:pPr>
      <w:del w:id="1948" w:author="Zhang, Carol (MSHA)" w:date="2019-08-21T10:59:00Z">
        <w:r w:rsidDel="00E71FAC">
          <w:rPr>
            <w:rFonts w:hint="eastAsia"/>
          </w:rPr>
          <w:delText xml:space="preserve"> </w:delText>
        </w:r>
        <w:bookmarkStart w:id="1949" w:name="_Ref485890069"/>
        <w:r w:rsidDel="00E71FAC">
          <w:rPr>
            <w:rFonts w:hint="eastAsia"/>
          </w:rPr>
          <w:delText>注射器数据</w:delText>
        </w:r>
        <w:bookmarkEnd w:id="1949"/>
      </w:del>
    </w:p>
    <w:p w:rsidR="007B3252" w:rsidDel="00E71FAC" w:rsidRDefault="007B3252" w:rsidP="007B3252">
      <w:pPr>
        <w:rPr>
          <w:del w:id="1950" w:author="Zhang, Carol (MSHA)" w:date="2019-08-21T10:59:00Z"/>
        </w:rPr>
      </w:pPr>
      <w:del w:id="1951" w:author="Zhang, Carol (MSHA)" w:date="2019-08-21T10:59:00Z">
        <w:r w:rsidDel="00E71FAC">
          <w:rPr>
            <w:rFonts w:hint="eastAsia"/>
          </w:rPr>
          <w:delText>注射器字段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7B3252" w:rsidRPr="00513A48" w:rsidDel="00E71FAC" w:rsidTr="007B3252">
        <w:trPr>
          <w:jc w:val="center"/>
          <w:del w:id="1952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53" w:author="Zhang, Carol (MSHA)" w:date="2019-08-21T10:59:00Z"/>
                <w:sz w:val="18"/>
                <w:szCs w:val="18"/>
              </w:rPr>
            </w:pPr>
            <w:del w:id="195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55" w:author="Zhang, Carol (MSHA)" w:date="2019-08-21T10:59:00Z"/>
                <w:sz w:val="18"/>
                <w:szCs w:val="18"/>
              </w:rPr>
            </w:pPr>
            <w:del w:id="195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57" w:author="Zhang, Carol (MSHA)" w:date="2019-08-21T10:59:00Z"/>
                <w:sz w:val="18"/>
                <w:szCs w:val="18"/>
              </w:rPr>
            </w:pPr>
            <w:del w:id="195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59" w:author="Zhang, Carol (MSHA)" w:date="2019-08-21T10:59:00Z"/>
                <w:sz w:val="18"/>
                <w:szCs w:val="18"/>
              </w:rPr>
            </w:pPr>
            <w:del w:id="196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61" w:author="Zhang, Carol (MSHA)" w:date="2019-08-21T10:59:00Z"/>
                <w:sz w:val="18"/>
                <w:szCs w:val="18"/>
              </w:rPr>
            </w:pPr>
            <w:del w:id="196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63" w:author="Zhang, Carol (MSHA)" w:date="2019-08-21T10:59:00Z"/>
                <w:sz w:val="18"/>
                <w:szCs w:val="18"/>
              </w:rPr>
            </w:pPr>
            <w:del w:id="196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65" w:author="Zhang, Carol (MSHA)" w:date="2019-08-21T10:59:00Z"/>
                <w:sz w:val="18"/>
                <w:szCs w:val="18"/>
              </w:rPr>
            </w:pPr>
            <w:del w:id="196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17295A" w:rsidDel="00E71FAC" w:rsidRDefault="007B3252" w:rsidP="007B3252">
            <w:pPr>
              <w:jc w:val="center"/>
              <w:rPr>
                <w:del w:id="1967" w:author="Zhang, Carol (MSHA)" w:date="2019-08-21T10:59:00Z"/>
                <w:sz w:val="18"/>
                <w:szCs w:val="18"/>
              </w:rPr>
            </w:pPr>
            <w:del w:id="196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69" w:author="Zhang, Carol (MSHA)" w:date="2019-08-21T10:59:00Z"/>
                <w:sz w:val="18"/>
                <w:szCs w:val="18"/>
              </w:rPr>
            </w:pPr>
            <w:del w:id="197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71" w:author="Zhang, Carol (MSHA)" w:date="2019-08-21T10:59:00Z"/>
                <w:sz w:val="18"/>
                <w:szCs w:val="18"/>
              </w:rPr>
            </w:pPr>
            <w:del w:id="197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73" w:author="Zhang, Carol (MSHA)" w:date="2019-08-21T10:59:00Z"/>
                <w:sz w:val="18"/>
                <w:szCs w:val="18"/>
              </w:rPr>
            </w:pPr>
            <w:del w:id="197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75" w:author="Zhang, Carol (MSHA)" w:date="2019-08-21T10:59:00Z"/>
                <w:sz w:val="18"/>
                <w:szCs w:val="18"/>
              </w:rPr>
            </w:pPr>
            <w:del w:id="197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77" w:author="Zhang, Carol (MSHA)" w:date="2019-08-21T10:59:00Z"/>
                <w:sz w:val="18"/>
                <w:szCs w:val="18"/>
              </w:rPr>
            </w:pPr>
            <w:del w:id="197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79" w:author="Zhang, Carol (MSHA)" w:date="2019-08-21T10:59:00Z"/>
                <w:sz w:val="18"/>
                <w:szCs w:val="18"/>
              </w:rPr>
            </w:pPr>
            <w:del w:id="198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81" w:author="Zhang, Carol (MSHA)" w:date="2019-08-21T10:59:00Z"/>
                <w:sz w:val="18"/>
                <w:szCs w:val="18"/>
              </w:rPr>
            </w:pPr>
            <w:del w:id="198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7B3252" w:rsidRPr="00513A48" w:rsidDel="00E71FAC" w:rsidRDefault="007B3252" w:rsidP="007B3252">
            <w:pPr>
              <w:jc w:val="center"/>
              <w:rPr>
                <w:del w:id="1983" w:author="Zhang, Carol (MSHA)" w:date="2019-08-21T10:59:00Z"/>
                <w:sz w:val="18"/>
                <w:szCs w:val="18"/>
              </w:rPr>
            </w:pPr>
            <w:del w:id="198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7B3252" w:rsidDel="00E71FAC" w:rsidTr="007B3252">
        <w:trPr>
          <w:jc w:val="center"/>
          <w:del w:id="1985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7B3252">
            <w:pPr>
              <w:jc w:val="center"/>
              <w:rPr>
                <w:del w:id="1986" w:author="Zhang, Carol (MSHA)" w:date="2019-08-21T10:59:00Z"/>
                <w:b/>
              </w:rPr>
            </w:pPr>
            <w:del w:id="1987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7B3252" w:rsidDel="00E71FAC" w:rsidTr="007B3252">
        <w:trPr>
          <w:jc w:val="center"/>
          <w:del w:id="1988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230551">
            <w:pPr>
              <w:jc w:val="center"/>
              <w:rPr>
                <w:del w:id="1989" w:author="Zhang, Carol (MSHA)" w:date="2019-08-21T10:59:00Z"/>
                <w:b/>
              </w:rPr>
            </w:pPr>
            <w:del w:id="1990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R="00230551" w:rsidDel="00E71FAC">
                <w:rPr>
                  <w:b/>
                </w:rPr>
                <w:delText>2A</w:delText>
              </w:r>
            </w:del>
          </w:p>
        </w:tc>
      </w:tr>
      <w:tr w:rsidR="007B3252" w:rsidDel="00E71FAC" w:rsidTr="007B3252">
        <w:trPr>
          <w:jc w:val="center"/>
          <w:del w:id="1991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7B3252">
            <w:pPr>
              <w:jc w:val="center"/>
              <w:rPr>
                <w:del w:id="1992" w:author="Zhang, Carol (MSHA)" w:date="2019-08-21T10:59:00Z"/>
                <w:b/>
              </w:rPr>
            </w:pPr>
            <w:del w:id="1993" w:author="Zhang, Carol (MSHA)" w:date="2019-08-21T10:59:00Z">
              <w:r w:rsidRPr="007B3252" w:rsidDel="00E71FAC">
                <w:rPr>
                  <w:b/>
                </w:rPr>
                <w:delText>external_diameter_min</w:delText>
              </w:r>
              <w:r w:rsidDel="00E71FAC">
                <w:rPr>
                  <w:rFonts w:hint="eastAsia"/>
                  <w:b/>
                </w:rPr>
                <w:delText xml:space="preserve">, </w:delText>
              </w:r>
              <w:r w:rsidRPr="007B3252" w:rsidDel="00E71FAC">
                <w:rPr>
                  <w:b/>
                </w:rPr>
                <w:delText>unit: 0.01mm</w:delText>
              </w:r>
              <w:r w:rsidDel="00E71FAC">
                <w:rPr>
                  <w:b/>
                </w:rPr>
                <w:delText xml:space="preserve">(2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s)</w:delText>
              </w:r>
            </w:del>
          </w:p>
        </w:tc>
      </w:tr>
      <w:tr w:rsidR="007B3252" w:rsidDel="00E71FAC" w:rsidTr="007B3252">
        <w:trPr>
          <w:jc w:val="center"/>
          <w:del w:id="1994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7B3252">
            <w:pPr>
              <w:jc w:val="center"/>
              <w:rPr>
                <w:del w:id="1995" w:author="Zhang, Carol (MSHA)" w:date="2019-08-21T10:59:00Z"/>
                <w:b/>
              </w:rPr>
            </w:pPr>
            <w:del w:id="1996" w:author="Zhang, Carol (MSHA)" w:date="2019-08-21T10:59:00Z">
              <w:r w:rsidDel="00E71FAC">
                <w:rPr>
                  <w:b/>
                </w:rPr>
                <w:delText>external_diameter_max</w:delText>
              </w:r>
              <w:r w:rsidDel="00E71FAC">
                <w:rPr>
                  <w:rFonts w:hint="eastAsia"/>
                  <w:b/>
                </w:rPr>
                <w:delText>,</w:delText>
              </w:r>
              <w:r w:rsidRPr="007B3252" w:rsidDel="00E71FAC">
                <w:rPr>
                  <w:b/>
                </w:rPr>
                <w:delText>unit: 0.01mm</w:delText>
              </w:r>
              <w:r w:rsidDel="00E71FAC">
                <w:rPr>
                  <w:b/>
                </w:rPr>
                <w:delText xml:space="preserve">(2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s)</w:delText>
              </w:r>
            </w:del>
          </w:p>
        </w:tc>
      </w:tr>
      <w:tr w:rsidR="007B3252" w:rsidDel="00E71FAC" w:rsidTr="007B3252">
        <w:trPr>
          <w:jc w:val="center"/>
          <w:del w:id="1997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7B3252">
            <w:pPr>
              <w:jc w:val="center"/>
              <w:rPr>
                <w:del w:id="1998" w:author="Zhang, Carol (MSHA)" w:date="2019-08-21T10:59:00Z"/>
                <w:b/>
              </w:rPr>
            </w:pPr>
            <w:del w:id="1999" w:author="Zhang, Carol (MSHA)" w:date="2019-08-21T10:59:00Z">
              <w:r w:rsidRPr="007B3252" w:rsidDel="00E71FAC">
                <w:rPr>
                  <w:b/>
                </w:rPr>
                <w:delText>capacity_length</w:delText>
              </w:r>
              <w:r w:rsidDel="00E71FAC">
                <w:rPr>
                  <w:rFonts w:hint="eastAsia"/>
                  <w:b/>
                </w:rPr>
                <w:delText xml:space="preserve">, </w:delText>
              </w:r>
              <w:r w:rsidRPr="007B3252" w:rsidDel="00E71FAC">
                <w:rPr>
                  <w:b/>
                </w:rPr>
                <w:delText>unit: 0.01mm</w:delText>
              </w:r>
              <w:r w:rsidDel="00E71FAC">
                <w:rPr>
                  <w:b/>
                </w:rPr>
                <w:delText xml:space="preserve">(2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s)</w:delText>
              </w:r>
            </w:del>
          </w:p>
        </w:tc>
      </w:tr>
      <w:tr w:rsidR="007B3252" w:rsidDel="00E71FAC" w:rsidTr="007B3252">
        <w:trPr>
          <w:jc w:val="center"/>
          <w:del w:id="2000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7B3252">
            <w:pPr>
              <w:jc w:val="center"/>
              <w:rPr>
                <w:del w:id="2001" w:author="Zhang, Carol (MSHA)" w:date="2019-08-21T10:59:00Z"/>
                <w:b/>
              </w:rPr>
            </w:pPr>
            <w:del w:id="2002" w:author="Zhang, Carol (MSHA)" w:date="2019-08-21T10:59:00Z">
              <w:r w:rsidRPr="007B3252" w:rsidDel="00E71FAC">
                <w:rPr>
                  <w:b/>
                </w:rPr>
                <w:delText xml:space="preserve">    flange_plunger_length</w:delText>
              </w:r>
              <w:r w:rsidDel="00E71FAC">
                <w:rPr>
                  <w:rFonts w:hint="eastAsia"/>
                  <w:b/>
                </w:rPr>
                <w:delText xml:space="preserve">, </w:delText>
              </w:r>
              <w:r w:rsidRPr="007B3252" w:rsidDel="00E71FAC">
                <w:rPr>
                  <w:b/>
                </w:rPr>
                <w:delText>unit: 0.01mm</w:delText>
              </w:r>
              <w:r w:rsidDel="00E71FAC">
                <w:rPr>
                  <w:b/>
                </w:rPr>
                <w:delText xml:space="preserve">(2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s)</w:delText>
              </w:r>
            </w:del>
          </w:p>
        </w:tc>
      </w:tr>
      <w:tr w:rsidR="007B3252" w:rsidDel="00E71FAC" w:rsidTr="007B3252">
        <w:trPr>
          <w:jc w:val="center"/>
          <w:del w:id="2003" w:author="Zhang, Carol (MSHA)" w:date="2019-08-21T10:59:00Z"/>
        </w:trPr>
        <w:tc>
          <w:tcPr>
            <w:tcW w:w="7992" w:type="dxa"/>
            <w:gridSpan w:val="16"/>
          </w:tcPr>
          <w:p w:rsidR="007B3252" w:rsidDel="00E71FAC" w:rsidRDefault="007B3252" w:rsidP="00EE5274">
            <w:pPr>
              <w:jc w:val="center"/>
              <w:rPr>
                <w:del w:id="2004" w:author="Zhang, Carol (MSHA)" w:date="2019-08-21T10:59:00Z"/>
                <w:b/>
              </w:rPr>
            </w:pPr>
            <w:del w:id="2005" w:author="Zhang, Carol (MSHA)" w:date="2019-08-21T10:59:00Z">
              <w:r w:rsidRPr="007B3252" w:rsidDel="00E71FAC">
                <w:rPr>
                  <w:b/>
                </w:rPr>
                <w:delText>sectional_area</w:delText>
              </w:r>
              <w:r w:rsidDel="00E71FAC">
                <w:rPr>
                  <w:rFonts w:hint="eastAsia"/>
                  <w:b/>
                </w:rPr>
                <w:delText xml:space="preserve">, </w:delText>
              </w:r>
              <w:r w:rsidRPr="007B3252" w:rsidDel="00E71FAC">
                <w:rPr>
                  <w:b/>
                </w:rPr>
                <w:delText>unit: 0.01mm</w:delText>
              </w:r>
              <w:r w:rsidDel="00E71FAC">
                <w:rPr>
                  <w:b/>
                </w:rPr>
                <w:delText xml:space="preserve"> (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 xml:space="preserve">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Del="00E71FAC">
                <w:rPr>
                  <w:b/>
                </w:rPr>
                <w:delText>)</w:delText>
              </w:r>
            </w:del>
          </w:p>
        </w:tc>
      </w:tr>
      <w:tr w:rsidR="007B3252" w:rsidDel="00E71FAC" w:rsidTr="007B3252">
        <w:trPr>
          <w:jc w:val="center"/>
          <w:del w:id="2006" w:author="Zhang, Carol (MSHA)" w:date="2019-08-21T10:59:00Z"/>
        </w:trPr>
        <w:tc>
          <w:tcPr>
            <w:tcW w:w="7992" w:type="dxa"/>
            <w:gridSpan w:val="16"/>
          </w:tcPr>
          <w:p w:rsidR="007B3252" w:rsidRPr="007B3252" w:rsidDel="00E71FAC" w:rsidRDefault="00230551" w:rsidP="00230551">
            <w:pPr>
              <w:jc w:val="center"/>
              <w:rPr>
                <w:del w:id="2007" w:author="Zhang, Carol (MSHA)" w:date="2019-08-21T10:59:00Z"/>
                <w:b/>
              </w:rPr>
            </w:pPr>
            <w:del w:id="2008" w:author="Zhang, Carol (MSHA)" w:date="2019-08-21T10:59:00Z">
              <w:r w:rsidRPr="00230551" w:rsidDel="00E71FAC">
                <w:rPr>
                  <w:b/>
                </w:rPr>
                <w:delText>pressure reverse volume</w:delText>
              </w:r>
              <w:r w:rsidDel="00E71FAC">
                <w:rPr>
                  <w:b/>
                </w:rPr>
                <w:delText xml:space="preserve"> 1</w:delText>
              </w:r>
              <w:r w:rsidRPr="00230551" w:rsidDel="00E71FAC">
                <w:rPr>
                  <w:b/>
                </w:rPr>
                <w:delText xml:space="preserve">;unit:0.001mL </w:delText>
              </w:r>
              <w:r w:rsidR="007B3252" w:rsidDel="00E71FAC">
                <w:rPr>
                  <w:b/>
                </w:rPr>
                <w:delText>(</w:delText>
              </w:r>
              <w:r w:rsidDel="00E71FAC">
                <w:rPr>
                  <w:b/>
                </w:rPr>
                <w:delText xml:space="preserve">2 </w:delText>
              </w:r>
              <w:r w:rsidR="007B3252" w:rsidRPr="00EA7833" w:rsidDel="00E71FAC">
                <w:rPr>
                  <w:b/>
                </w:rPr>
                <w:delText>byte</w:delText>
              </w:r>
              <w:r w:rsidR="007B3252"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Del="00E71FAC">
                <w:rPr>
                  <w:b/>
                </w:rPr>
                <w:delText>un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R="007B3252" w:rsidDel="00E71FAC">
                <w:rPr>
                  <w:b/>
                </w:rPr>
                <w:delText>)</w:delText>
              </w:r>
            </w:del>
          </w:p>
        </w:tc>
      </w:tr>
      <w:tr w:rsidR="00230551" w:rsidDel="00E71FAC" w:rsidTr="007B3252">
        <w:trPr>
          <w:jc w:val="center"/>
          <w:del w:id="2009" w:author="Zhang, Carol (MSHA)" w:date="2019-08-21T10:59:00Z"/>
        </w:trPr>
        <w:tc>
          <w:tcPr>
            <w:tcW w:w="7992" w:type="dxa"/>
            <w:gridSpan w:val="16"/>
          </w:tcPr>
          <w:p w:rsidR="00230551" w:rsidDel="00E71FAC" w:rsidRDefault="00230551" w:rsidP="00230551">
            <w:pPr>
              <w:jc w:val="center"/>
              <w:rPr>
                <w:del w:id="2010" w:author="Zhang, Carol (MSHA)" w:date="2019-08-21T10:59:00Z"/>
              </w:rPr>
            </w:pPr>
            <w:del w:id="2011" w:author="Zhang, Carol (MSHA)" w:date="2019-08-21T10:59:00Z">
              <w:r w:rsidRPr="005F0C1F" w:rsidDel="00E71FAC">
                <w:rPr>
                  <w:b/>
                </w:rPr>
                <w:delText xml:space="preserve">pressure reverse volume </w:delText>
              </w:r>
              <w:r w:rsidDel="00E71FAC">
                <w:rPr>
                  <w:b/>
                </w:rPr>
                <w:delText>2</w:delText>
              </w:r>
              <w:r w:rsidRPr="005F0C1F" w:rsidDel="00E71FAC">
                <w:rPr>
                  <w:b/>
                </w:rPr>
                <w:delText>;unit:0.001mL (2 bytes</w:delText>
              </w:r>
              <w:r w:rsidRPr="005F0C1F" w:rsidDel="00E71FAC">
                <w:rPr>
                  <w:rFonts w:hint="eastAsia"/>
                  <w:b/>
                </w:rPr>
                <w:delText>,</w:delText>
              </w:r>
              <w:r w:rsidRPr="005F0C1F" w:rsidDel="00E71FAC">
                <w:rPr>
                  <w:b/>
                </w:rPr>
                <w:delText xml:space="preserve"> un</w:delText>
              </w:r>
              <w:r w:rsidRPr="005F0C1F" w:rsidDel="00E71FAC">
                <w:rPr>
                  <w:rFonts w:hint="eastAsia"/>
                  <w:b/>
                </w:rPr>
                <w:delText>signed</w:delText>
              </w:r>
              <w:r w:rsidRPr="005F0C1F" w:rsidDel="00E71FAC">
                <w:rPr>
                  <w:b/>
                </w:rPr>
                <w:delText>)</w:delText>
              </w:r>
            </w:del>
          </w:p>
        </w:tc>
      </w:tr>
      <w:tr w:rsidR="00230551" w:rsidDel="00E71FAC" w:rsidTr="007B3252">
        <w:trPr>
          <w:jc w:val="center"/>
          <w:del w:id="2012" w:author="Zhang, Carol (MSHA)" w:date="2019-08-21T10:59:00Z"/>
        </w:trPr>
        <w:tc>
          <w:tcPr>
            <w:tcW w:w="7992" w:type="dxa"/>
            <w:gridSpan w:val="16"/>
          </w:tcPr>
          <w:p w:rsidR="00230551" w:rsidDel="00E71FAC" w:rsidRDefault="00230551" w:rsidP="00230551">
            <w:pPr>
              <w:jc w:val="center"/>
              <w:rPr>
                <w:del w:id="2013" w:author="Zhang, Carol (MSHA)" w:date="2019-08-21T10:59:00Z"/>
              </w:rPr>
            </w:pPr>
            <w:del w:id="2014" w:author="Zhang, Carol (MSHA)" w:date="2019-08-21T10:59:00Z">
              <w:r w:rsidRPr="005F0C1F" w:rsidDel="00E71FAC">
                <w:rPr>
                  <w:b/>
                </w:rPr>
                <w:delText xml:space="preserve">pressure reverse volume </w:delText>
              </w:r>
              <w:r w:rsidDel="00E71FAC">
                <w:rPr>
                  <w:b/>
                </w:rPr>
                <w:delText>3</w:delText>
              </w:r>
              <w:r w:rsidRPr="005F0C1F" w:rsidDel="00E71FAC">
                <w:rPr>
                  <w:b/>
                </w:rPr>
                <w:delText>;unit:0.001mL (2 bytes</w:delText>
              </w:r>
              <w:r w:rsidRPr="005F0C1F" w:rsidDel="00E71FAC">
                <w:rPr>
                  <w:rFonts w:hint="eastAsia"/>
                  <w:b/>
                </w:rPr>
                <w:delText>,</w:delText>
              </w:r>
              <w:r w:rsidRPr="005F0C1F" w:rsidDel="00E71FAC">
                <w:rPr>
                  <w:b/>
                </w:rPr>
                <w:delText xml:space="preserve"> un</w:delText>
              </w:r>
              <w:r w:rsidRPr="005F0C1F" w:rsidDel="00E71FAC">
                <w:rPr>
                  <w:rFonts w:hint="eastAsia"/>
                  <w:b/>
                </w:rPr>
                <w:delText>signed</w:delText>
              </w:r>
              <w:r w:rsidRPr="005F0C1F" w:rsidDel="00E71FAC">
                <w:rPr>
                  <w:b/>
                </w:rPr>
                <w:delText>)</w:delText>
              </w:r>
            </w:del>
          </w:p>
        </w:tc>
      </w:tr>
      <w:tr w:rsidR="00230551" w:rsidDel="00E71FAC" w:rsidTr="007B3252">
        <w:trPr>
          <w:jc w:val="center"/>
          <w:del w:id="2015" w:author="Zhang, Carol (MSHA)" w:date="2019-08-21T10:59:00Z"/>
        </w:trPr>
        <w:tc>
          <w:tcPr>
            <w:tcW w:w="7992" w:type="dxa"/>
            <w:gridSpan w:val="16"/>
          </w:tcPr>
          <w:p w:rsidR="00230551" w:rsidDel="00E71FAC" w:rsidRDefault="00230551" w:rsidP="00230551">
            <w:pPr>
              <w:jc w:val="center"/>
              <w:rPr>
                <w:del w:id="2016" w:author="Zhang, Carol (MSHA)" w:date="2019-08-21T10:59:00Z"/>
              </w:rPr>
            </w:pPr>
            <w:del w:id="2017" w:author="Zhang, Carol (MSHA)" w:date="2019-08-21T10:59:00Z">
              <w:r w:rsidRPr="005F0C1F" w:rsidDel="00E71FAC">
                <w:rPr>
                  <w:b/>
                </w:rPr>
                <w:delText xml:space="preserve">pressure reverse volume </w:delText>
              </w:r>
              <w:r w:rsidDel="00E71FAC">
                <w:rPr>
                  <w:b/>
                </w:rPr>
                <w:delText>4</w:delText>
              </w:r>
              <w:r w:rsidRPr="005F0C1F" w:rsidDel="00E71FAC">
                <w:rPr>
                  <w:b/>
                </w:rPr>
                <w:delText>;unit:0.001mL (2 bytes</w:delText>
              </w:r>
              <w:r w:rsidRPr="005F0C1F" w:rsidDel="00E71FAC">
                <w:rPr>
                  <w:rFonts w:hint="eastAsia"/>
                  <w:b/>
                </w:rPr>
                <w:delText>,</w:delText>
              </w:r>
              <w:r w:rsidRPr="005F0C1F" w:rsidDel="00E71FAC">
                <w:rPr>
                  <w:b/>
                </w:rPr>
                <w:delText xml:space="preserve"> un</w:delText>
              </w:r>
              <w:r w:rsidRPr="005F0C1F" w:rsidDel="00E71FAC">
                <w:rPr>
                  <w:rFonts w:hint="eastAsia"/>
                  <w:b/>
                </w:rPr>
                <w:delText>signed</w:delText>
              </w:r>
              <w:r w:rsidRPr="005F0C1F" w:rsidDel="00E71FAC">
                <w:rPr>
                  <w:b/>
                </w:rPr>
                <w:delText>)</w:delText>
              </w:r>
            </w:del>
          </w:p>
        </w:tc>
      </w:tr>
      <w:tr w:rsidR="00230551" w:rsidDel="00E71FAC" w:rsidTr="007B3252">
        <w:trPr>
          <w:jc w:val="center"/>
          <w:del w:id="2018" w:author="Zhang, Carol (MSHA)" w:date="2019-08-21T10:59:00Z"/>
        </w:trPr>
        <w:tc>
          <w:tcPr>
            <w:tcW w:w="7992" w:type="dxa"/>
            <w:gridSpan w:val="16"/>
          </w:tcPr>
          <w:p w:rsidR="00230551" w:rsidDel="00E71FAC" w:rsidRDefault="00230551" w:rsidP="00230551">
            <w:pPr>
              <w:jc w:val="center"/>
              <w:rPr>
                <w:del w:id="2019" w:author="Zhang, Carol (MSHA)" w:date="2019-08-21T10:59:00Z"/>
              </w:rPr>
            </w:pPr>
            <w:del w:id="2020" w:author="Zhang, Carol (MSHA)" w:date="2019-08-21T10:59:00Z">
              <w:r w:rsidRPr="005F0C1F" w:rsidDel="00E71FAC">
                <w:rPr>
                  <w:b/>
                </w:rPr>
                <w:delText xml:space="preserve">pressure reverse volume </w:delText>
              </w:r>
              <w:r w:rsidDel="00E71FAC">
                <w:rPr>
                  <w:b/>
                </w:rPr>
                <w:delText>5</w:delText>
              </w:r>
              <w:r w:rsidRPr="005F0C1F" w:rsidDel="00E71FAC">
                <w:rPr>
                  <w:b/>
                </w:rPr>
                <w:delText>;unit:0.001mL (2 bytes</w:delText>
              </w:r>
              <w:r w:rsidRPr="005F0C1F" w:rsidDel="00E71FAC">
                <w:rPr>
                  <w:rFonts w:hint="eastAsia"/>
                  <w:b/>
                </w:rPr>
                <w:delText>,</w:delText>
              </w:r>
              <w:r w:rsidRPr="005F0C1F" w:rsidDel="00E71FAC">
                <w:rPr>
                  <w:b/>
                </w:rPr>
                <w:delText xml:space="preserve"> un</w:delText>
              </w:r>
              <w:r w:rsidRPr="005F0C1F" w:rsidDel="00E71FAC">
                <w:rPr>
                  <w:rFonts w:hint="eastAsia"/>
                  <w:b/>
                </w:rPr>
                <w:delText>signed</w:delText>
              </w:r>
              <w:r w:rsidRPr="005F0C1F" w:rsidDel="00E71FAC">
                <w:rPr>
                  <w:b/>
                </w:rPr>
                <w:delText>)</w:delText>
              </w:r>
            </w:del>
          </w:p>
        </w:tc>
      </w:tr>
      <w:tr w:rsidR="007B3252" w:rsidDel="00E71FAC" w:rsidTr="007B3252">
        <w:trPr>
          <w:jc w:val="center"/>
          <w:del w:id="2021" w:author="Zhang, Carol (MSHA)" w:date="2019-08-21T10:59:00Z"/>
        </w:trPr>
        <w:tc>
          <w:tcPr>
            <w:tcW w:w="7992" w:type="dxa"/>
            <w:gridSpan w:val="16"/>
          </w:tcPr>
          <w:p w:rsidR="007B3252" w:rsidRPr="007B3252" w:rsidDel="00E71FAC" w:rsidRDefault="007B3252" w:rsidP="00776ACF">
            <w:pPr>
              <w:jc w:val="center"/>
              <w:rPr>
                <w:del w:id="2022" w:author="Zhang, Carol (MSHA)" w:date="2019-08-21T10:59:00Z"/>
                <w:b/>
              </w:rPr>
            </w:pPr>
            <w:del w:id="2023" w:author="Zhang, Carol (MSHA)" w:date="2019-08-21T10:59:00Z">
              <w:r w:rsidRPr="007B3252" w:rsidDel="00E71FAC">
                <w:rPr>
                  <w:b/>
                </w:rPr>
                <w:delText xml:space="preserve">    is_for_neonate</w:delText>
              </w:r>
              <w:r w:rsidR="00776ACF" w:rsidDel="00E71FAC">
                <w:rPr>
                  <w:rFonts w:hint="eastAsia"/>
                  <w:b/>
                </w:rPr>
                <w:delText xml:space="preserve">, </w:delText>
              </w:r>
              <w:r w:rsidR="00776ACF" w:rsidRPr="007B3252" w:rsidDel="00E71FAC">
                <w:rPr>
                  <w:b/>
                </w:rPr>
                <w:delText>unit: 0.01mm</w:delText>
              </w:r>
              <w:r w:rsidR="00776ACF" w:rsidDel="00E71FAC">
                <w:rPr>
                  <w:b/>
                </w:rPr>
                <w:delText>(</w:delText>
              </w:r>
              <w:r w:rsidR="00776ACF" w:rsidDel="00E71FAC">
                <w:rPr>
                  <w:rFonts w:hint="eastAsia"/>
                  <w:b/>
                </w:rPr>
                <w:delText>4</w:delText>
              </w:r>
              <w:r w:rsidR="00776ACF" w:rsidDel="00E71FAC">
                <w:rPr>
                  <w:b/>
                </w:rPr>
                <w:delText xml:space="preserve"> </w:delText>
              </w:r>
              <w:r w:rsidR="00776ACF" w:rsidRPr="00EA7833" w:rsidDel="00E71FAC">
                <w:rPr>
                  <w:b/>
                </w:rPr>
                <w:delText>byte</w:delText>
              </w:r>
              <w:r w:rsidR="00776ACF"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R="00776ACF" w:rsidDel="00E71FAC">
                <w:rPr>
                  <w:b/>
                </w:rPr>
                <w:delText>)</w:delText>
              </w:r>
            </w:del>
          </w:p>
        </w:tc>
      </w:tr>
      <w:tr w:rsidR="00776ACF" w:rsidDel="00E71FAC" w:rsidTr="007B3252">
        <w:trPr>
          <w:jc w:val="center"/>
          <w:del w:id="2024" w:author="Zhang, Carol (MSHA)" w:date="2019-08-21T10:59:00Z"/>
        </w:trPr>
        <w:tc>
          <w:tcPr>
            <w:tcW w:w="7992" w:type="dxa"/>
            <w:gridSpan w:val="16"/>
          </w:tcPr>
          <w:p w:rsidR="00776ACF" w:rsidRPr="007B3252" w:rsidDel="00E71FAC" w:rsidRDefault="00776ACF" w:rsidP="00776ACF">
            <w:pPr>
              <w:jc w:val="center"/>
              <w:rPr>
                <w:del w:id="2025" w:author="Zhang, Carol (MSHA)" w:date="2019-08-21T10:59:00Z"/>
                <w:b/>
              </w:rPr>
            </w:pPr>
            <w:del w:id="2026" w:author="Zhang, Carol (MSHA)" w:date="2019-08-21T10:59:00Z">
              <w:r w:rsidRPr="00776ACF" w:rsidDel="00E71FAC">
                <w:rPr>
                  <w:b/>
                </w:rPr>
                <w:delText>friction_weight</w:delText>
              </w:r>
              <w:r w:rsidDel="00E71FAC">
                <w:rPr>
                  <w:rFonts w:hint="eastAsia"/>
                  <w:b/>
                </w:rPr>
                <w:delText>,</w:delText>
              </w:r>
              <w:r w:rsidDel="00E71FAC">
                <w:delText xml:space="preserve"> </w:delText>
              </w:r>
              <w:r w:rsidRPr="00776ACF" w:rsidDel="00E71FAC">
                <w:rPr>
                  <w:b/>
                </w:rPr>
                <w:delText>unit:g</w:delText>
              </w:r>
              <w:r w:rsidDel="00E71FAC">
                <w:rPr>
                  <w:b/>
                </w:rPr>
                <w:delText>(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 xml:space="preserve">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Del="00E71FAC">
                <w:rPr>
                  <w:b/>
                </w:rPr>
                <w:delText>)</w:delText>
              </w:r>
            </w:del>
          </w:p>
        </w:tc>
      </w:tr>
      <w:tr w:rsidR="00776ACF" w:rsidDel="00E71FAC" w:rsidTr="007B3252">
        <w:trPr>
          <w:jc w:val="center"/>
          <w:del w:id="2027" w:author="Zhang, Carol (MSHA)" w:date="2019-08-21T10:59:00Z"/>
        </w:trPr>
        <w:tc>
          <w:tcPr>
            <w:tcW w:w="7992" w:type="dxa"/>
            <w:gridSpan w:val="16"/>
          </w:tcPr>
          <w:p w:rsidR="00776ACF" w:rsidRPr="007B3252" w:rsidDel="00E71FAC" w:rsidRDefault="00776ACF" w:rsidP="00776ACF">
            <w:pPr>
              <w:jc w:val="center"/>
              <w:rPr>
                <w:del w:id="2028" w:author="Zhang, Carol (MSHA)" w:date="2019-08-21T10:59:00Z"/>
                <w:b/>
              </w:rPr>
            </w:pPr>
            <w:del w:id="2029" w:author="Zhang, Carol (MSHA)" w:date="2019-08-21T10:59:00Z">
              <w:r w:rsidRPr="00776ACF" w:rsidDel="00E71FAC">
                <w:rPr>
                  <w:b/>
                </w:rPr>
                <w:delText>factor_for_P</w:delText>
              </w:r>
              <w:r w:rsidDel="00E71FAC">
                <w:rPr>
                  <w:b/>
                </w:rPr>
                <w:delText>(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 xml:space="preserve">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Del="00E71FAC">
                <w:rPr>
                  <w:b/>
                </w:rPr>
                <w:delText>)</w:delText>
              </w:r>
            </w:del>
          </w:p>
        </w:tc>
      </w:tr>
      <w:tr w:rsidR="00776ACF" w:rsidDel="00E71FAC" w:rsidTr="007B3252">
        <w:trPr>
          <w:jc w:val="center"/>
          <w:del w:id="2030" w:author="Zhang, Carol (MSHA)" w:date="2019-08-21T10:59:00Z"/>
        </w:trPr>
        <w:tc>
          <w:tcPr>
            <w:tcW w:w="7992" w:type="dxa"/>
            <w:gridSpan w:val="16"/>
          </w:tcPr>
          <w:p w:rsidR="00776ACF" w:rsidRPr="00776ACF" w:rsidDel="00E71FAC" w:rsidRDefault="00776ACF" w:rsidP="00776ACF">
            <w:pPr>
              <w:jc w:val="center"/>
              <w:rPr>
                <w:del w:id="2031" w:author="Zhang, Carol (MSHA)" w:date="2019-08-21T10:59:00Z"/>
                <w:b/>
              </w:rPr>
            </w:pPr>
            <w:del w:id="2032" w:author="Zhang, Carol (MSHA)" w:date="2019-08-21T10:59:00Z">
              <w:r w:rsidRPr="00776ACF" w:rsidDel="00E71FAC">
                <w:rPr>
                  <w:b/>
                </w:rPr>
                <w:delText>factor_of_sectional_area_for_low_speed</w:delText>
              </w:r>
              <w:r w:rsidDel="00E71FAC">
                <w:rPr>
                  <w:b/>
                </w:rPr>
                <w:delText>(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 xml:space="preserve">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Del="00E71FAC">
                <w:rPr>
                  <w:b/>
                </w:rPr>
                <w:delText>)</w:delText>
              </w:r>
            </w:del>
          </w:p>
        </w:tc>
      </w:tr>
      <w:tr w:rsidR="00776ACF" w:rsidDel="00E71FAC" w:rsidTr="007B3252">
        <w:trPr>
          <w:jc w:val="center"/>
          <w:del w:id="2033" w:author="Zhang, Carol (MSHA)" w:date="2019-08-21T10:59:00Z"/>
        </w:trPr>
        <w:tc>
          <w:tcPr>
            <w:tcW w:w="7992" w:type="dxa"/>
            <w:gridSpan w:val="16"/>
          </w:tcPr>
          <w:p w:rsidR="00776ACF" w:rsidRPr="00776ACF" w:rsidDel="00E71FAC" w:rsidRDefault="00776ACF" w:rsidP="00776ACF">
            <w:pPr>
              <w:jc w:val="center"/>
              <w:rPr>
                <w:del w:id="2034" w:author="Zhang, Carol (MSHA)" w:date="2019-08-21T10:59:00Z"/>
                <w:b/>
              </w:rPr>
            </w:pPr>
            <w:del w:id="2035" w:author="Zhang, Carol (MSHA)" w:date="2019-08-21T10:59:00Z">
              <w:r w:rsidRPr="00776ACF" w:rsidDel="00E71FAC">
                <w:rPr>
                  <w:b/>
                </w:rPr>
                <w:delText>factor_of_sectional_area_for_high_speed</w:delText>
              </w:r>
              <w:r w:rsidDel="00E71FAC">
                <w:rPr>
                  <w:b/>
                </w:rPr>
                <w:delText>(</w:delText>
              </w:r>
              <w:r w:rsidDel="00E71FAC">
                <w:rPr>
                  <w:rFonts w:hint="eastAsia"/>
                  <w:b/>
                </w:rPr>
                <w:delText>4</w:delText>
              </w:r>
              <w:r w:rsidDel="00E71FAC">
                <w:rPr>
                  <w:b/>
                </w:rPr>
                <w:delText xml:space="preserve"> </w:delText>
              </w:r>
              <w:r w:rsidRPr="00EA7833" w:rsidDel="00E71FAC">
                <w:rPr>
                  <w:b/>
                </w:rPr>
                <w:delText>byte</w:delText>
              </w:r>
              <w:r w:rsidDel="00E71FAC">
                <w:rPr>
                  <w:b/>
                </w:rPr>
                <w:delText>s</w:delText>
              </w:r>
              <w:r w:rsidR="00EE5274" w:rsidDel="00E71FAC">
                <w:rPr>
                  <w:rFonts w:hint="eastAsia"/>
                  <w:b/>
                </w:rPr>
                <w:delText>,</w:delText>
              </w:r>
              <w:r w:rsidR="00EE5274" w:rsidDel="00E71FAC">
                <w:rPr>
                  <w:b/>
                </w:rPr>
                <w:delText xml:space="preserve"> </w:delText>
              </w:r>
              <w:r w:rsidR="00EE5274" w:rsidDel="00E71FAC">
                <w:rPr>
                  <w:rFonts w:hint="eastAsia"/>
                  <w:b/>
                </w:rPr>
                <w:delText>signed</w:delText>
              </w:r>
              <w:r w:rsidDel="00E71FAC">
                <w:rPr>
                  <w:b/>
                </w:rPr>
                <w:delText>)</w:delText>
              </w:r>
            </w:del>
          </w:p>
        </w:tc>
      </w:tr>
    </w:tbl>
    <w:p w:rsidR="00FC61D1" w:rsidDel="00E71FAC" w:rsidRDefault="00FC61D1" w:rsidP="00FC61D1">
      <w:pPr>
        <w:rPr>
          <w:del w:id="2036" w:author="Zhang, Carol (MSHA)" w:date="2019-08-21T10:59:00Z"/>
        </w:rPr>
      </w:pPr>
    </w:p>
    <w:p w:rsidR="00445523" w:rsidDel="00E71FAC" w:rsidRDefault="00445523" w:rsidP="00445523">
      <w:pPr>
        <w:pStyle w:val="2"/>
        <w:numPr>
          <w:ilvl w:val="1"/>
          <w:numId w:val="4"/>
        </w:numPr>
        <w:rPr>
          <w:del w:id="2037" w:author="Zhang, Carol (MSHA)" w:date="2019-08-21T10:59:00Z"/>
        </w:rPr>
      </w:pPr>
      <w:bookmarkStart w:id="2038" w:name="_Ref487097645"/>
      <w:del w:id="2039" w:author="Zhang, Carol (MSHA)" w:date="2019-08-21T10:59:00Z">
        <w:r w:rsidDel="00E71FAC">
          <w:rPr>
            <w:rFonts w:hint="eastAsia"/>
          </w:rPr>
          <w:delText>电源状态</w:delText>
        </w:r>
        <w:bookmarkEnd w:id="2038"/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445523" w:rsidRPr="00513A48" w:rsidDel="00E71FAC" w:rsidTr="00396419">
        <w:trPr>
          <w:jc w:val="center"/>
          <w:del w:id="2040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41" w:author="Zhang, Carol (MSHA)" w:date="2019-08-21T10:59:00Z"/>
                <w:sz w:val="18"/>
                <w:szCs w:val="18"/>
              </w:rPr>
            </w:pPr>
            <w:del w:id="204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43" w:author="Zhang, Carol (MSHA)" w:date="2019-08-21T10:59:00Z"/>
                <w:sz w:val="18"/>
                <w:szCs w:val="18"/>
              </w:rPr>
            </w:pPr>
            <w:del w:id="204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45" w:author="Zhang, Carol (MSHA)" w:date="2019-08-21T10:59:00Z"/>
                <w:sz w:val="18"/>
                <w:szCs w:val="18"/>
              </w:rPr>
            </w:pPr>
            <w:del w:id="204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47" w:author="Zhang, Carol (MSHA)" w:date="2019-08-21T10:59:00Z"/>
                <w:sz w:val="18"/>
                <w:szCs w:val="18"/>
              </w:rPr>
            </w:pPr>
            <w:del w:id="204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49" w:author="Zhang, Carol (MSHA)" w:date="2019-08-21T10:59:00Z"/>
                <w:sz w:val="18"/>
                <w:szCs w:val="18"/>
              </w:rPr>
            </w:pPr>
            <w:del w:id="205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51" w:author="Zhang, Carol (MSHA)" w:date="2019-08-21T10:59:00Z"/>
                <w:sz w:val="18"/>
                <w:szCs w:val="18"/>
              </w:rPr>
            </w:pPr>
            <w:del w:id="205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53" w:author="Zhang, Carol (MSHA)" w:date="2019-08-21T10:59:00Z"/>
                <w:sz w:val="18"/>
                <w:szCs w:val="18"/>
              </w:rPr>
            </w:pPr>
            <w:del w:id="205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17295A" w:rsidDel="00E71FAC" w:rsidRDefault="00445523" w:rsidP="00396419">
            <w:pPr>
              <w:jc w:val="center"/>
              <w:rPr>
                <w:del w:id="2055" w:author="Zhang, Carol (MSHA)" w:date="2019-08-21T10:59:00Z"/>
                <w:sz w:val="18"/>
                <w:szCs w:val="18"/>
              </w:rPr>
            </w:pPr>
            <w:del w:id="205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57" w:author="Zhang, Carol (MSHA)" w:date="2019-08-21T10:59:00Z"/>
                <w:sz w:val="18"/>
                <w:szCs w:val="18"/>
              </w:rPr>
            </w:pPr>
            <w:del w:id="205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59" w:author="Zhang, Carol (MSHA)" w:date="2019-08-21T10:59:00Z"/>
                <w:sz w:val="18"/>
                <w:szCs w:val="18"/>
              </w:rPr>
            </w:pPr>
            <w:del w:id="206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61" w:author="Zhang, Carol (MSHA)" w:date="2019-08-21T10:59:00Z"/>
                <w:sz w:val="18"/>
                <w:szCs w:val="18"/>
              </w:rPr>
            </w:pPr>
            <w:del w:id="206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63" w:author="Zhang, Carol (MSHA)" w:date="2019-08-21T10:59:00Z"/>
                <w:sz w:val="18"/>
                <w:szCs w:val="18"/>
              </w:rPr>
            </w:pPr>
            <w:del w:id="206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65" w:author="Zhang, Carol (MSHA)" w:date="2019-08-21T10:59:00Z"/>
                <w:sz w:val="18"/>
                <w:szCs w:val="18"/>
              </w:rPr>
            </w:pPr>
            <w:del w:id="206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67" w:author="Zhang, Carol (MSHA)" w:date="2019-08-21T10:59:00Z"/>
                <w:sz w:val="18"/>
                <w:szCs w:val="18"/>
              </w:rPr>
            </w:pPr>
            <w:del w:id="206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69" w:author="Zhang, Carol (MSHA)" w:date="2019-08-21T10:59:00Z"/>
                <w:sz w:val="18"/>
                <w:szCs w:val="18"/>
              </w:rPr>
            </w:pPr>
            <w:del w:id="207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445523" w:rsidRPr="00513A48" w:rsidDel="00E71FAC" w:rsidRDefault="00445523" w:rsidP="00396419">
            <w:pPr>
              <w:jc w:val="center"/>
              <w:rPr>
                <w:del w:id="2071" w:author="Zhang, Carol (MSHA)" w:date="2019-08-21T10:59:00Z"/>
                <w:sz w:val="18"/>
                <w:szCs w:val="18"/>
              </w:rPr>
            </w:pPr>
            <w:del w:id="207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445523" w:rsidDel="00E71FAC" w:rsidTr="00396419">
        <w:trPr>
          <w:jc w:val="center"/>
          <w:del w:id="2073" w:author="Zhang, Carol (MSHA)" w:date="2019-08-21T10:59:00Z"/>
        </w:trPr>
        <w:tc>
          <w:tcPr>
            <w:tcW w:w="7992" w:type="dxa"/>
            <w:gridSpan w:val="17"/>
          </w:tcPr>
          <w:p w:rsidR="00445523" w:rsidDel="00E71FAC" w:rsidRDefault="00445523" w:rsidP="00396419">
            <w:pPr>
              <w:jc w:val="center"/>
              <w:rPr>
                <w:del w:id="2074" w:author="Zhang, Carol (MSHA)" w:date="2019-08-21T10:59:00Z"/>
                <w:b/>
              </w:rPr>
            </w:pPr>
            <w:del w:id="2075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445523" w:rsidDel="00E71FAC" w:rsidTr="00396419">
        <w:trPr>
          <w:jc w:val="center"/>
          <w:del w:id="2076" w:author="Zhang, Carol (MSHA)" w:date="2019-08-21T10:59:00Z"/>
        </w:trPr>
        <w:tc>
          <w:tcPr>
            <w:tcW w:w="7992" w:type="dxa"/>
            <w:gridSpan w:val="17"/>
          </w:tcPr>
          <w:p w:rsidR="00445523" w:rsidDel="00E71FAC" w:rsidRDefault="00445523" w:rsidP="00396419">
            <w:pPr>
              <w:jc w:val="center"/>
              <w:rPr>
                <w:del w:id="2077" w:author="Zhang, Carol (MSHA)" w:date="2019-08-21T10:59:00Z"/>
                <w:b/>
              </w:rPr>
            </w:pPr>
            <w:del w:id="2078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445523" w:rsidRPr="00FC61D1" w:rsidDel="00E71FAC" w:rsidTr="00396419">
        <w:trPr>
          <w:gridAfter w:val="8"/>
          <w:wAfter w:w="4164" w:type="dxa"/>
          <w:jc w:val="center"/>
          <w:del w:id="2079" w:author="Zhang, Carol (MSHA)" w:date="2019-08-21T10:59:00Z"/>
        </w:trPr>
        <w:tc>
          <w:tcPr>
            <w:tcW w:w="3828" w:type="dxa"/>
            <w:gridSpan w:val="9"/>
          </w:tcPr>
          <w:p w:rsidR="00445523" w:rsidRPr="00E80697" w:rsidDel="00E71FAC" w:rsidRDefault="00E80697" w:rsidP="00396419">
            <w:pPr>
              <w:jc w:val="center"/>
              <w:rPr>
                <w:del w:id="2080" w:author="Zhang, Carol (MSHA)" w:date="2019-08-21T10:59:00Z"/>
                <w:color w:val="0000FF"/>
                <w:u w:val="single"/>
              </w:rPr>
            </w:pPr>
            <w:del w:id="2081" w:author="Zhang, Carol (MSHA)" w:date="2019-08-21T10:59:00Z">
              <w:r w:rsidRPr="00E80697" w:rsidDel="00E71FAC">
                <w:rPr>
                  <w:color w:val="0000FF"/>
                  <w:u w:val="single"/>
                </w:rPr>
                <w:fldChar w:fldCharType="begin"/>
              </w:r>
              <w:r w:rsidRPr="00E80697" w:rsidDel="00E71FAC">
                <w:rPr>
                  <w:color w:val="0000FF"/>
                  <w:u w:val="single"/>
                </w:rPr>
                <w:delInstrText xml:space="preserve"> REF _Ref487097614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E80697" w:rsidDel="00E71FAC">
                <w:rPr>
                  <w:color w:val="0000FF"/>
                  <w:u w:val="single"/>
                </w:rPr>
              </w:r>
              <w:r w:rsidRPr="00E80697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Power Status</w:delText>
              </w:r>
              <w:r w:rsidRPr="00E80697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445523" w:rsidDel="00E71FAC" w:rsidRDefault="00445523" w:rsidP="00FC61D1">
      <w:pPr>
        <w:rPr>
          <w:del w:id="2082" w:author="Zhang, Carol (MSHA)" w:date="2019-08-21T10:59:00Z"/>
        </w:rPr>
      </w:pPr>
    </w:p>
    <w:p w:rsidR="001E27F4" w:rsidDel="00E71FAC" w:rsidRDefault="001E27F4" w:rsidP="001E27F4">
      <w:pPr>
        <w:pStyle w:val="2"/>
        <w:numPr>
          <w:ilvl w:val="1"/>
          <w:numId w:val="4"/>
        </w:numPr>
        <w:rPr>
          <w:del w:id="2083" w:author="Zhang, Carol (MSHA)" w:date="2019-08-21T10:59:00Z"/>
        </w:rPr>
      </w:pPr>
      <w:bookmarkStart w:id="2084" w:name="_Ref452111409"/>
      <w:del w:id="2085" w:author="Zhang, Carol (MSHA)" w:date="2019-08-21T10:59:00Z">
        <w:r w:rsidDel="00E71FAC">
          <w:rPr>
            <w:rFonts w:hint="eastAsia"/>
          </w:rPr>
          <w:delText>报警信息</w:delText>
        </w:r>
        <w:bookmarkEnd w:id="2084"/>
      </w:del>
    </w:p>
    <w:p w:rsidR="001E27F4" w:rsidRPr="00A56E05" w:rsidDel="00E71FAC" w:rsidRDefault="001E27F4" w:rsidP="001E27F4">
      <w:pPr>
        <w:rPr>
          <w:del w:id="2086" w:author="Zhang, Carol (MSHA)" w:date="2019-08-21T10:59:00Z"/>
        </w:rPr>
      </w:pPr>
      <w:del w:id="2087" w:author="Zhang, Carol (MSHA)" w:date="2019-08-21T10:59:00Z">
        <w:r w:rsidRPr="00B922B6" w:rsidDel="00E71FAC">
          <w:rPr>
            <w:rFonts w:hint="eastAsia"/>
          </w:rPr>
          <w:delText>报警信息</w:delText>
        </w:r>
        <w:r w:rsidDel="00E71FAC">
          <w:rPr>
            <w:rFonts w:hint="eastAsia"/>
          </w:rPr>
          <w:delText>字段包含报警</w:delText>
        </w:r>
        <w:r w:rsidDel="00E71FAC">
          <w:rPr>
            <w:rFonts w:hint="eastAsia"/>
          </w:rPr>
          <w:delText>ID</w:delText>
        </w:r>
        <w:r w:rsidR="00A56E05" w:rsidDel="00E71FAC">
          <w:delText>,4</w:delText>
        </w:r>
        <w:r w:rsidR="00A56E05" w:rsidDel="00E71FAC">
          <w:rPr>
            <w:rFonts w:hint="eastAsia"/>
          </w:rPr>
          <w:delText>个字节的报警信息，每一</w:delText>
        </w:r>
        <w:r w:rsidR="00A56E05" w:rsidDel="00E71FAC">
          <w:rPr>
            <w:rFonts w:hint="eastAsia"/>
          </w:rPr>
          <w:delText>bit</w:delText>
        </w:r>
        <w:r w:rsidR="00A56E05" w:rsidDel="00E71FAC">
          <w:rPr>
            <w:rFonts w:hint="eastAsia"/>
          </w:rPr>
          <w:delText>代表一种</w:delText>
        </w:r>
      </w:del>
    </w:p>
    <w:tbl>
      <w:tblPr>
        <w:tblStyle w:val="a5"/>
        <w:tblpPr w:leftFromText="180" w:rightFromText="180" w:vertAnchor="text" w:horzAnchor="margin" w:tblpY="41"/>
        <w:tblW w:w="7939" w:type="dxa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1E27F4" w:rsidRPr="00513A48" w:rsidDel="00E71FAC" w:rsidTr="00396419">
        <w:trPr>
          <w:del w:id="2088" w:author="Zhang, Carol (MSHA)" w:date="2019-08-21T10:59:00Z"/>
        </w:trPr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89" w:author="Zhang, Carol (MSHA)" w:date="2019-08-21T10:59:00Z"/>
                <w:sz w:val="18"/>
                <w:szCs w:val="18"/>
              </w:rPr>
            </w:pPr>
            <w:del w:id="209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91" w:author="Zhang, Carol (MSHA)" w:date="2019-08-21T10:59:00Z"/>
                <w:sz w:val="18"/>
                <w:szCs w:val="18"/>
              </w:rPr>
            </w:pPr>
            <w:del w:id="209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93" w:author="Zhang, Carol (MSHA)" w:date="2019-08-21T10:59:00Z"/>
                <w:sz w:val="18"/>
                <w:szCs w:val="18"/>
              </w:rPr>
            </w:pPr>
            <w:del w:id="209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95" w:author="Zhang, Carol (MSHA)" w:date="2019-08-21T10:59:00Z"/>
                <w:sz w:val="18"/>
                <w:szCs w:val="18"/>
              </w:rPr>
            </w:pPr>
            <w:del w:id="2096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97" w:author="Zhang, Carol (MSHA)" w:date="2019-08-21T10:59:00Z"/>
                <w:sz w:val="18"/>
                <w:szCs w:val="18"/>
              </w:rPr>
            </w:pPr>
            <w:del w:id="2098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099" w:author="Zhang, Carol (MSHA)" w:date="2019-08-21T10:59:00Z"/>
                <w:sz w:val="18"/>
                <w:szCs w:val="18"/>
              </w:rPr>
            </w:pPr>
            <w:del w:id="2100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504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01" w:author="Zhang, Carol (MSHA)" w:date="2019-08-21T10:59:00Z"/>
                <w:sz w:val="18"/>
                <w:szCs w:val="18"/>
              </w:rPr>
            </w:pPr>
            <w:del w:id="2102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1E27F4" w:rsidRPr="0017295A" w:rsidDel="00E71FAC" w:rsidRDefault="001E27F4" w:rsidP="00396419">
            <w:pPr>
              <w:jc w:val="center"/>
              <w:rPr>
                <w:del w:id="2103" w:author="Zhang, Carol (MSHA)" w:date="2019-08-21T10:59:00Z"/>
                <w:sz w:val="18"/>
                <w:szCs w:val="18"/>
              </w:rPr>
            </w:pPr>
            <w:del w:id="2104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9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05" w:author="Zhang, Carol (MSHA)" w:date="2019-08-21T10:59:00Z"/>
                <w:sz w:val="18"/>
                <w:szCs w:val="18"/>
              </w:rPr>
            </w:pPr>
            <w:del w:id="210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26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07" w:author="Zhang, Carol (MSHA)" w:date="2019-08-21T10:59:00Z"/>
                <w:sz w:val="18"/>
                <w:szCs w:val="18"/>
              </w:rPr>
            </w:pPr>
            <w:del w:id="210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09" w:author="Zhang, Carol (MSHA)" w:date="2019-08-21T10:59:00Z"/>
                <w:sz w:val="18"/>
                <w:szCs w:val="18"/>
              </w:rPr>
            </w:pPr>
            <w:del w:id="211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11" w:author="Zhang, Carol (MSHA)" w:date="2019-08-21T10:59:00Z"/>
                <w:sz w:val="18"/>
                <w:szCs w:val="18"/>
              </w:rPr>
            </w:pPr>
            <w:del w:id="2112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13" w:author="Zhang, Carol (MSHA)" w:date="2019-08-21T10:59:00Z"/>
                <w:sz w:val="18"/>
                <w:szCs w:val="18"/>
              </w:rPr>
            </w:pPr>
            <w:del w:id="2114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0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15" w:author="Zhang, Carol (MSHA)" w:date="2019-08-21T10:59:00Z"/>
                <w:sz w:val="18"/>
                <w:szCs w:val="18"/>
              </w:rPr>
            </w:pPr>
            <w:del w:id="2116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1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17" w:author="Zhang, Carol (MSHA)" w:date="2019-08-21T10:59:00Z"/>
                <w:sz w:val="18"/>
                <w:szCs w:val="18"/>
              </w:rPr>
            </w:pPr>
            <w:del w:id="2118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457" w:type="dxa"/>
            <w:shd w:val="clear" w:color="auto" w:fill="AEAAAA" w:themeFill="background2" w:themeFillShade="BF"/>
          </w:tcPr>
          <w:p w:rsidR="001E27F4" w:rsidRPr="00513A48" w:rsidDel="00E71FAC" w:rsidRDefault="001E27F4" w:rsidP="00396419">
            <w:pPr>
              <w:jc w:val="center"/>
              <w:rPr>
                <w:del w:id="2119" w:author="Zhang, Carol (MSHA)" w:date="2019-08-21T10:59:00Z"/>
                <w:sz w:val="18"/>
                <w:szCs w:val="18"/>
              </w:rPr>
            </w:pPr>
            <w:del w:id="2120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1E27F4" w:rsidDel="00E71FAC" w:rsidTr="00396419">
        <w:trPr>
          <w:del w:id="2121" w:author="Zhang, Carol (MSHA)" w:date="2019-08-21T10:59:00Z"/>
        </w:trPr>
        <w:tc>
          <w:tcPr>
            <w:tcW w:w="7939" w:type="dxa"/>
            <w:gridSpan w:val="17"/>
          </w:tcPr>
          <w:p w:rsidR="001E27F4" w:rsidDel="00E71FAC" w:rsidRDefault="001E27F4" w:rsidP="00396419">
            <w:pPr>
              <w:jc w:val="center"/>
              <w:rPr>
                <w:del w:id="2122" w:author="Zhang, Carol (MSHA)" w:date="2019-08-21T10:59:00Z"/>
                <w:b/>
              </w:rPr>
            </w:pPr>
            <w:del w:id="2123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1E27F4" w:rsidDel="00E71FAC" w:rsidTr="00396419">
        <w:trPr>
          <w:del w:id="2124" w:author="Zhang, Carol (MSHA)" w:date="2019-08-21T10:59:00Z"/>
        </w:trPr>
        <w:tc>
          <w:tcPr>
            <w:tcW w:w="7939" w:type="dxa"/>
            <w:gridSpan w:val="17"/>
          </w:tcPr>
          <w:p w:rsidR="001E27F4" w:rsidDel="00E71FAC" w:rsidRDefault="001E27F4" w:rsidP="00396419">
            <w:pPr>
              <w:jc w:val="center"/>
              <w:rPr>
                <w:del w:id="2125" w:author="Zhang, Carol (MSHA)" w:date="2019-08-21T10:59:00Z"/>
                <w:b/>
              </w:rPr>
            </w:pPr>
            <w:del w:id="2126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</w:delText>
              </w:r>
              <w:r w:rsidDel="00E71FAC">
                <w:rPr>
                  <w:rFonts w:hint="eastAsia"/>
                  <w:b/>
                </w:rPr>
                <w:delText>0</w:delText>
              </w:r>
              <w:r w:rsidDel="00E71FAC">
                <w:rPr>
                  <w:b/>
                </w:rPr>
                <w:delText>~0xFFFF</w:delText>
              </w:r>
            </w:del>
          </w:p>
        </w:tc>
      </w:tr>
      <w:tr w:rsidR="001E27F4" w:rsidDel="00E71FAC" w:rsidTr="00396419">
        <w:trPr>
          <w:del w:id="2127" w:author="Zhang, Carol (MSHA)" w:date="2019-08-21T10:59:00Z"/>
        </w:trPr>
        <w:tc>
          <w:tcPr>
            <w:tcW w:w="3970" w:type="dxa"/>
            <w:gridSpan w:val="8"/>
          </w:tcPr>
          <w:p w:rsidR="001E27F4" w:rsidRPr="00C85507" w:rsidDel="00E71FAC" w:rsidRDefault="004D7A30" w:rsidP="00396419">
            <w:pPr>
              <w:jc w:val="center"/>
              <w:rPr>
                <w:del w:id="2128" w:author="Zhang, Carol (MSHA)" w:date="2019-08-21T10:59:00Z"/>
                <w:b/>
              </w:rPr>
            </w:pPr>
            <w:del w:id="2129" w:author="Zhang, Carol (MSHA)" w:date="2019-08-21T10:59:00Z">
              <w:r w:rsidDel="00E71FAC">
                <w:rPr>
                  <w:rFonts w:hint="eastAsia"/>
                  <w:b/>
                </w:rPr>
                <w:delText>Alarm 0</w:delText>
              </w:r>
            </w:del>
          </w:p>
        </w:tc>
        <w:tc>
          <w:tcPr>
            <w:tcW w:w="3969" w:type="dxa"/>
            <w:gridSpan w:val="9"/>
          </w:tcPr>
          <w:p w:rsidR="001E27F4" w:rsidRPr="00C85507" w:rsidDel="00E71FAC" w:rsidRDefault="004D7A30" w:rsidP="00396419">
            <w:pPr>
              <w:jc w:val="center"/>
              <w:rPr>
                <w:del w:id="2130" w:author="Zhang, Carol (MSHA)" w:date="2019-08-21T10:59:00Z"/>
                <w:b/>
              </w:rPr>
            </w:pPr>
            <w:del w:id="2131" w:author="Zhang, Carol (MSHA)" w:date="2019-08-21T10:59:00Z">
              <w:r w:rsidDel="00E71FAC">
                <w:rPr>
                  <w:rFonts w:hint="eastAsia"/>
                  <w:b/>
                </w:rPr>
                <w:delText>Alarm 1</w:delText>
              </w:r>
            </w:del>
          </w:p>
        </w:tc>
      </w:tr>
      <w:tr w:rsidR="001E27F4" w:rsidDel="00E71FAC" w:rsidTr="00396419">
        <w:trPr>
          <w:del w:id="2132" w:author="Zhang, Carol (MSHA)" w:date="2019-08-21T10:59:00Z"/>
        </w:trPr>
        <w:tc>
          <w:tcPr>
            <w:tcW w:w="3970" w:type="dxa"/>
            <w:gridSpan w:val="8"/>
          </w:tcPr>
          <w:p w:rsidR="001E27F4" w:rsidRPr="00C85507" w:rsidDel="00E71FAC" w:rsidRDefault="004D7A30" w:rsidP="00396419">
            <w:pPr>
              <w:jc w:val="center"/>
              <w:rPr>
                <w:del w:id="2133" w:author="Zhang, Carol (MSHA)" w:date="2019-08-21T10:59:00Z"/>
                <w:b/>
              </w:rPr>
            </w:pPr>
            <w:del w:id="2134" w:author="Zhang, Carol (MSHA)" w:date="2019-08-21T10:59:00Z">
              <w:r w:rsidDel="00E71FAC">
                <w:rPr>
                  <w:rFonts w:hint="eastAsia"/>
                  <w:b/>
                </w:rPr>
                <w:delText>Alarm 2</w:delText>
              </w:r>
            </w:del>
          </w:p>
        </w:tc>
        <w:tc>
          <w:tcPr>
            <w:tcW w:w="3969" w:type="dxa"/>
            <w:gridSpan w:val="9"/>
          </w:tcPr>
          <w:p w:rsidR="001E27F4" w:rsidRPr="00C85507" w:rsidDel="00E71FAC" w:rsidRDefault="004D7A30" w:rsidP="00396419">
            <w:pPr>
              <w:jc w:val="center"/>
              <w:rPr>
                <w:del w:id="2135" w:author="Zhang, Carol (MSHA)" w:date="2019-08-21T10:59:00Z"/>
                <w:b/>
              </w:rPr>
            </w:pPr>
            <w:del w:id="2136" w:author="Zhang, Carol (MSHA)" w:date="2019-08-21T10:59:00Z">
              <w:r w:rsidDel="00E71FAC">
                <w:rPr>
                  <w:rFonts w:hint="eastAsia"/>
                  <w:b/>
                </w:rPr>
                <w:delText>Alarm 3</w:delText>
              </w:r>
            </w:del>
          </w:p>
        </w:tc>
      </w:tr>
    </w:tbl>
    <w:p w:rsidR="00A039C1" w:rsidDel="00E71FAC" w:rsidRDefault="00A039C1" w:rsidP="001E27F4">
      <w:pPr>
        <w:rPr>
          <w:del w:id="2137" w:author="Zhang, Carol (MSHA)" w:date="2019-08-21T10:59:00Z"/>
        </w:rPr>
      </w:pPr>
    </w:p>
    <w:p w:rsidR="00A039C1" w:rsidDel="00E71FAC" w:rsidRDefault="00A039C1" w:rsidP="00A039C1">
      <w:pPr>
        <w:pStyle w:val="2"/>
        <w:numPr>
          <w:ilvl w:val="1"/>
          <w:numId w:val="4"/>
        </w:numPr>
        <w:rPr>
          <w:del w:id="2138" w:author="Zhang, Carol (MSHA)" w:date="2019-08-21T10:59:00Z"/>
        </w:rPr>
      </w:pPr>
      <w:bookmarkStart w:id="2139" w:name="_Ref487101727"/>
      <w:del w:id="2140" w:author="Zhang, Carol (MSHA)" w:date="2019-08-21T10:59:00Z">
        <w:r w:rsidDel="00E71FAC">
          <w:rPr>
            <w:rFonts w:hint="eastAsia"/>
          </w:rPr>
          <w:delText>传感器状态</w:delText>
        </w:r>
        <w:bookmarkEnd w:id="2139"/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A039C1" w:rsidRPr="00513A48" w:rsidDel="00E71FAC" w:rsidTr="00396419">
        <w:trPr>
          <w:jc w:val="center"/>
          <w:del w:id="2141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42" w:author="Zhang, Carol (MSHA)" w:date="2019-08-21T10:59:00Z"/>
                <w:sz w:val="18"/>
                <w:szCs w:val="18"/>
              </w:rPr>
            </w:pPr>
            <w:del w:id="214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44" w:author="Zhang, Carol (MSHA)" w:date="2019-08-21T10:59:00Z"/>
                <w:sz w:val="18"/>
                <w:szCs w:val="18"/>
              </w:rPr>
            </w:pPr>
            <w:del w:id="214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46" w:author="Zhang, Carol (MSHA)" w:date="2019-08-21T10:59:00Z"/>
                <w:sz w:val="18"/>
                <w:szCs w:val="18"/>
              </w:rPr>
            </w:pPr>
            <w:del w:id="214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48" w:author="Zhang, Carol (MSHA)" w:date="2019-08-21T10:59:00Z"/>
                <w:sz w:val="18"/>
                <w:szCs w:val="18"/>
              </w:rPr>
            </w:pPr>
            <w:del w:id="214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50" w:author="Zhang, Carol (MSHA)" w:date="2019-08-21T10:59:00Z"/>
                <w:sz w:val="18"/>
                <w:szCs w:val="18"/>
              </w:rPr>
            </w:pPr>
            <w:del w:id="215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52" w:author="Zhang, Carol (MSHA)" w:date="2019-08-21T10:59:00Z"/>
                <w:sz w:val="18"/>
                <w:szCs w:val="18"/>
              </w:rPr>
            </w:pPr>
            <w:del w:id="215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54" w:author="Zhang, Carol (MSHA)" w:date="2019-08-21T10:59:00Z"/>
                <w:sz w:val="18"/>
                <w:szCs w:val="18"/>
              </w:rPr>
            </w:pPr>
            <w:del w:id="215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17295A" w:rsidDel="00E71FAC" w:rsidRDefault="00A039C1" w:rsidP="00396419">
            <w:pPr>
              <w:jc w:val="center"/>
              <w:rPr>
                <w:del w:id="2156" w:author="Zhang, Carol (MSHA)" w:date="2019-08-21T10:59:00Z"/>
                <w:sz w:val="18"/>
                <w:szCs w:val="18"/>
              </w:rPr>
            </w:pPr>
            <w:del w:id="215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58" w:author="Zhang, Carol (MSHA)" w:date="2019-08-21T10:59:00Z"/>
                <w:sz w:val="18"/>
                <w:szCs w:val="18"/>
              </w:rPr>
            </w:pPr>
            <w:del w:id="215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60" w:author="Zhang, Carol (MSHA)" w:date="2019-08-21T10:59:00Z"/>
                <w:sz w:val="18"/>
                <w:szCs w:val="18"/>
              </w:rPr>
            </w:pPr>
            <w:del w:id="216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62" w:author="Zhang, Carol (MSHA)" w:date="2019-08-21T10:59:00Z"/>
                <w:sz w:val="18"/>
                <w:szCs w:val="18"/>
              </w:rPr>
            </w:pPr>
            <w:del w:id="216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64" w:author="Zhang, Carol (MSHA)" w:date="2019-08-21T10:59:00Z"/>
                <w:sz w:val="18"/>
                <w:szCs w:val="18"/>
              </w:rPr>
            </w:pPr>
            <w:del w:id="216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66" w:author="Zhang, Carol (MSHA)" w:date="2019-08-21T10:59:00Z"/>
                <w:sz w:val="18"/>
                <w:szCs w:val="18"/>
              </w:rPr>
            </w:pPr>
            <w:del w:id="216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68" w:author="Zhang, Carol (MSHA)" w:date="2019-08-21T10:59:00Z"/>
                <w:sz w:val="18"/>
                <w:szCs w:val="18"/>
              </w:rPr>
            </w:pPr>
            <w:del w:id="216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70" w:author="Zhang, Carol (MSHA)" w:date="2019-08-21T10:59:00Z"/>
                <w:sz w:val="18"/>
                <w:szCs w:val="18"/>
              </w:rPr>
            </w:pPr>
            <w:del w:id="217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A039C1" w:rsidRPr="00513A48" w:rsidDel="00E71FAC" w:rsidRDefault="00A039C1" w:rsidP="00396419">
            <w:pPr>
              <w:jc w:val="center"/>
              <w:rPr>
                <w:del w:id="2172" w:author="Zhang, Carol (MSHA)" w:date="2019-08-21T10:59:00Z"/>
                <w:sz w:val="18"/>
                <w:szCs w:val="18"/>
              </w:rPr>
            </w:pPr>
            <w:del w:id="217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A039C1" w:rsidDel="00E71FAC" w:rsidTr="00396419">
        <w:trPr>
          <w:jc w:val="center"/>
          <w:del w:id="2174" w:author="Zhang, Carol (MSHA)" w:date="2019-08-21T10:59:00Z"/>
        </w:trPr>
        <w:tc>
          <w:tcPr>
            <w:tcW w:w="7992" w:type="dxa"/>
            <w:gridSpan w:val="17"/>
          </w:tcPr>
          <w:p w:rsidR="00A039C1" w:rsidDel="00E71FAC" w:rsidRDefault="00A039C1" w:rsidP="00396419">
            <w:pPr>
              <w:jc w:val="center"/>
              <w:rPr>
                <w:del w:id="2175" w:author="Zhang, Carol (MSHA)" w:date="2019-08-21T10:59:00Z"/>
                <w:b/>
              </w:rPr>
            </w:pPr>
            <w:del w:id="2176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A039C1" w:rsidDel="00E71FAC" w:rsidTr="00396419">
        <w:trPr>
          <w:jc w:val="center"/>
          <w:del w:id="2177" w:author="Zhang, Carol (MSHA)" w:date="2019-08-21T10:59:00Z"/>
        </w:trPr>
        <w:tc>
          <w:tcPr>
            <w:tcW w:w="7992" w:type="dxa"/>
            <w:gridSpan w:val="17"/>
          </w:tcPr>
          <w:p w:rsidR="00A039C1" w:rsidDel="00E71FAC" w:rsidRDefault="00A039C1" w:rsidP="00396419">
            <w:pPr>
              <w:jc w:val="center"/>
              <w:rPr>
                <w:del w:id="2178" w:author="Zhang, Carol (MSHA)" w:date="2019-08-21T10:59:00Z"/>
                <w:b/>
              </w:rPr>
            </w:pPr>
            <w:del w:id="2179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A039C1" w:rsidRPr="00FC61D1" w:rsidDel="00E71FAC" w:rsidTr="00396419">
        <w:trPr>
          <w:gridAfter w:val="8"/>
          <w:wAfter w:w="4164" w:type="dxa"/>
          <w:jc w:val="center"/>
          <w:del w:id="2180" w:author="Zhang, Carol (MSHA)" w:date="2019-08-21T10:59:00Z"/>
        </w:trPr>
        <w:tc>
          <w:tcPr>
            <w:tcW w:w="3828" w:type="dxa"/>
            <w:gridSpan w:val="9"/>
          </w:tcPr>
          <w:p w:rsidR="00A039C1" w:rsidRPr="00E80697" w:rsidDel="00E71FAC" w:rsidRDefault="0028438D" w:rsidP="0028438D">
            <w:pPr>
              <w:jc w:val="center"/>
              <w:rPr>
                <w:del w:id="2181" w:author="Zhang, Carol (MSHA)" w:date="2019-08-21T10:59:00Z"/>
                <w:color w:val="0000FF"/>
                <w:u w:val="single"/>
              </w:rPr>
            </w:pPr>
            <w:del w:id="2182" w:author="Zhang, Carol (MSHA)" w:date="2019-08-21T10:59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_Ref487101643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Sensor Status</w:delText>
              </w:r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A039C1" w:rsidDel="00E71FAC" w:rsidRDefault="00A039C1" w:rsidP="001E27F4">
      <w:pPr>
        <w:rPr>
          <w:del w:id="2183" w:author="Zhang, Carol (MSHA)" w:date="2019-08-21T10:59:00Z"/>
        </w:rPr>
      </w:pPr>
    </w:p>
    <w:p w:rsidR="000006E9" w:rsidDel="00E71FAC" w:rsidRDefault="000006E9" w:rsidP="000006E9">
      <w:pPr>
        <w:pStyle w:val="2"/>
        <w:numPr>
          <w:ilvl w:val="1"/>
          <w:numId w:val="4"/>
        </w:numPr>
        <w:rPr>
          <w:del w:id="2184" w:author="Zhang, Carol (MSHA)" w:date="2019-08-21T10:59:00Z"/>
        </w:rPr>
      </w:pPr>
      <w:bookmarkStart w:id="2185" w:name="_Ref487447732"/>
      <w:del w:id="2186" w:author="Zhang, Carol (MSHA)" w:date="2019-08-21T10:59:00Z">
        <w:r w:rsidDel="00E71FAC">
          <w:rPr>
            <w:rFonts w:hint="eastAsia"/>
          </w:rPr>
          <w:delText>电池状态</w:delText>
        </w:r>
        <w:bookmarkEnd w:id="2185"/>
      </w:del>
    </w:p>
    <w:p w:rsidR="00912BF4" w:rsidRPr="00912BF4" w:rsidDel="00E71FAC" w:rsidRDefault="00912BF4" w:rsidP="00912BF4">
      <w:pPr>
        <w:rPr>
          <w:del w:id="2187" w:author="Zhang, Carol (MSHA)" w:date="2019-08-21T10:59:00Z"/>
        </w:rPr>
      </w:pPr>
      <w:del w:id="2188" w:author="Zhang, Carol (MSHA)" w:date="2019-08-21T10:59:00Z">
        <w:r w:rsidDel="00E71FAC">
          <w:rPr>
            <w:rFonts w:hint="eastAsia"/>
          </w:rPr>
          <w:delText>电池状态分为两种：</w:delText>
        </w:r>
        <w:r w:rsidDel="00E71FAC">
          <w:delText>是</w:delText>
        </w:r>
        <w:r w:rsidDel="00E71FAC">
          <w:rPr>
            <w:rFonts w:hint="eastAsia"/>
          </w:rPr>
          <w:delText>否在充电、</w:delText>
        </w:r>
        <w:r w:rsidDel="00E71FAC">
          <w:delText>电池</w:delText>
        </w:r>
        <w:r w:rsidDel="00E71FAC">
          <w:rPr>
            <w:rFonts w:hint="eastAsia"/>
          </w:rPr>
          <w:delText>目前的电量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006E9" w:rsidRPr="00513A48" w:rsidDel="00E71FAC" w:rsidTr="00396419">
        <w:trPr>
          <w:jc w:val="center"/>
          <w:del w:id="2189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190" w:author="Zhang, Carol (MSHA)" w:date="2019-08-21T10:59:00Z"/>
                <w:sz w:val="18"/>
                <w:szCs w:val="18"/>
              </w:rPr>
            </w:pPr>
            <w:del w:id="219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192" w:author="Zhang, Carol (MSHA)" w:date="2019-08-21T10:59:00Z"/>
                <w:sz w:val="18"/>
                <w:szCs w:val="18"/>
              </w:rPr>
            </w:pPr>
            <w:del w:id="219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194" w:author="Zhang, Carol (MSHA)" w:date="2019-08-21T10:59:00Z"/>
                <w:sz w:val="18"/>
                <w:szCs w:val="18"/>
              </w:rPr>
            </w:pPr>
            <w:del w:id="219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196" w:author="Zhang, Carol (MSHA)" w:date="2019-08-21T10:59:00Z"/>
                <w:sz w:val="18"/>
                <w:szCs w:val="18"/>
              </w:rPr>
            </w:pPr>
            <w:del w:id="219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198" w:author="Zhang, Carol (MSHA)" w:date="2019-08-21T10:59:00Z"/>
                <w:sz w:val="18"/>
                <w:szCs w:val="18"/>
              </w:rPr>
            </w:pPr>
            <w:del w:id="219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00" w:author="Zhang, Carol (MSHA)" w:date="2019-08-21T10:59:00Z"/>
                <w:sz w:val="18"/>
                <w:szCs w:val="18"/>
              </w:rPr>
            </w:pPr>
            <w:del w:id="220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02" w:author="Zhang, Carol (MSHA)" w:date="2019-08-21T10:59:00Z"/>
                <w:sz w:val="18"/>
                <w:szCs w:val="18"/>
              </w:rPr>
            </w:pPr>
            <w:del w:id="220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17295A" w:rsidDel="00E71FAC" w:rsidRDefault="000006E9" w:rsidP="00396419">
            <w:pPr>
              <w:jc w:val="center"/>
              <w:rPr>
                <w:del w:id="2204" w:author="Zhang, Carol (MSHA)" w:date="2019-08-21T10:59:00Z"/>
                <w:sz w:val="18"/>
                <w:szCs w:val="18"/>
              </w:rPr>
            </w:pPr>
            <w:del w:id="220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06" w:author="Zhang, Carol (MSHA)" w:date="2019-08-21T10:59:00Z"/>
                <w:sz w:val="18"/>
                <w:szCs w:val="18"/>
              </w:rPr>
            </w:pPr>
            <w:del w:id="220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08" w:author="Zhang, Carol (MSHA)" w:date="2019-08-21T10:59:00Z"/>
                <w:sz w:val="18"/>
                <w:szCs w:val="18"/>
              </w:rPr>
            </w:pPr>
            <w:del w:id="220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10" w:author="Zhang, Carol (MSHA)" w:date="2019-08-21T10:59:00Z"/>
                <w:sz w:val="18"/>
                <w:szCs w:val="18"/>
              </w:rPr>
            </w:pPr>
            <w:del w:id="221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12" w:author="Zhang, Carol (MSHA)" w:date="2019-08-21T10:59:00Z"/>
                <w:sz w:val="18"/>
                <w:szCs w:val="18"/>
              </w:rPr>
            </w:pPr>
            <w:del w:id="221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14" w:author="Zhang, Carol (MSHA)" w:date="2019-08-21T10:59:00Z"/>
                <w:sz w:val="18"/>
                <w:szCs w:val="18"/>
              </w:rPr>
            </w:pPr>
            <w:del w:id="221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16" w:author="Zhang, Carol (MSHA)" w:date="2019-08-21T10:59:00Z"/>
                <w:sz w:val="18"/>
                <w:szCs w:val="18"/>
              </w:rPr>
            </w:pPr>
            <w:del w:id="221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18" w:author="Zhang, Carol (MSHA)" w:date="2019-08-21T10:59:00Z"/>
                <w:sz w:val="18"/>
                <w:szCs w:val="18"/>
              </w:rPr>
            </w:pPr>
            <w:del w:id="221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006E9" w:rsidRPr="00513A48" w:rsidDel="00E71FAC" w:rsidRDefault="000006E9" w:rsidP="00396419">
            <w:pPr>
              <w:jc w:val="center"/>
              <w:rPr>
                <w:del w:id="2220" w:author="Zhang, Carol (MSHA)" w:date="2019-08-21T10:59:00Z"/>
                <w:sz w:val="18"/>
                <w:szCs w:val="18"/>
              </w:rPr>
            </w:pPr>
            <w:del w:id="222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0006E9" w:rsidDel="00E71FAC" w:rsidTr="00396419">
        <w:trPr>
          <w:jc w:val="center"/>
          <w:del w:id="2222" w:author="Zhang, Carol (MSHA)" w:date="2019-08-21T10:59:00Z"/>
        </w:trPr>
        <w:tc>
          <w:tcPr>
            <w:tcW w:w="7992" w:type="dxa"/>
            <w:gridSpan w:val="17"/>
          </w:tcPr>
          <w:p w:rsidR="000006E9" w:rsidDel="00E71FAC" w:rsidRDefault="000006E9" w:rsidP="00396419">
            <w:pPr>
              <w:jc w:val="center"/>
              <w:rPr>
                <w:del w:id="2223" w:author="Zhang, Carol (MSHA)" w:date="2019-08-21T10:59:00Z"/>
                <w:b/>
              </w:rPr>
            </w:pPr>
            <w:del w:id="2224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0006E9" w:rsidDel="00E71FAC" w:rsidTr="00396419">
        <w:trPr>
          <w:jc w:val="center"/>
          <w:del w:id="2225" w:author="Zhang, Carol (MSHA)" w:date="2019-08-21T10:59:00Z"/>
        </w:trPr>
        <w:tc>
          <w:tcPr>
            <w:tcW w:w="7992" w:type="dxa"/>
            <w:gridSpan w:val="17"/>
          </w:tcPr>
          <w:p w:rsidR="000006E9" w:rsidDel="00E71FAC" w:rsidRDefault="000006E9" w:rsidP="00396419">
            <w:pPr>
              <w:jc w:val="center"/>
              <w:rPr>
                <w:del w:id="2226" w:author="Zhang, Carol (MSHA)" w:date="2019-08-21T10:59:00Z"/>
                <w:b/>
              </w:rPr>
            </w:pPr>
            <w:del w:id="2227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01</w:delText>
              </w:r>
            </w:del>
          </w:p>
        </w:tc>
      </w:tr>
      <w:tr w:rsidR="00EE0D32" w:rsidDel="00E71FAC" w:rsidTr="00396419">
        <w:trPr>
          <w:jc w:val="center"/>
          <w:del w:id="2228" w:author="Zhang, Carol (MSHA)" w:date="2019-08-21T10:59:00Z"/>
        </w:trPr>
        <w:tc>
          <w:tcPr>
            <w:tcW w:w="3996" w:type="dxa"/>
            <w:gridSpan w:val="9"/>
          </w:tcPr>
          <w:p w:rsidR="00EE0D32" w:rsidDel="00E71FAC" w:rsidRDefault="005A3C26" w:rsidP="005A3C26">
            <w:pPr>
              <w:jc w:val="center"/>
              <w:rPr>
                <w:del w:id="2229" w:author="Zhang, Carol (MSHA)" w:date="2019-08-21T10:59:00Z"/>
                <w:b/>
              </w:rPr>
            </w:pPr>
            <w:del w:id="2230" w:author="Zhang, Carol (MSHA)" w:date="2019-08-21T10:59:00Z">
              <w:r w:rsidRPr="005A3C26" w:rsidDel="00E71FAC">
                <w:rPr>
                  <w:color w:val="0000FF"/>
                  <w:u w:val="single"/>
                </w:rPr>
                <w:fldChar w:fldCharType="begin"/>
              </w:r>
              <w:r w:rsidRPr="005A3C26" w:rsidDel="00E71FAC">
                <w:rPr>
                  <w:color w:val="0000FF"/>
                  <w:u w:val="single"/>
                </w:rPr>
                <w:delInstrText xml:space="preserve"> REF _Ref487447558 \h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5A3C26" w:rsidDel="00E71FAC">
                <w:rPr>
                  <w:color w:val="0000FF"/>
                  <w:u w:val="single"/>
                </w:rPr>
              </w:r>
              <w:r w:rsidRPr="005A3C26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Battery charge status</w:delText>
              </w:r>
              <w:r w:rsidRPr="005A3C26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EE0D32" w:rsidRPr="005A3C26" w:rsidDel="00E71FAC" w:rsidRDefault="005A3C26" w:rsidP="00396419">
            <w:pPr>
              <w:jc w:val="center"/>
              <w:rPr>
                <w:del w:id="2231" w:author="Zhang, Carol (MSHA)" w:date="2019-08-21T10:59:00Z"/>
                <w:color w:val="0000FF"/>
                <w:u w:val="single"/>
              </w:rPr>
            </w:pPr>
            <w:del w:id="2232" w:author="Zhang, Carol (MSHA)" w:date="2019-08-21T10:59:00Z">
              <w:r w:rsidRPr="005A3C26" w:rsidDel="00E71FAC">
                <w:rPr>
                  <w:color w:val="0000FF"/>
                  <w:u w:val="single"/>
                </w:rPr>
                <w:fldChar w:fldCharType="begin"/>
              </w:r>
              <w:r w:rsidRPr="005A3C26" w:rsidDel="00E71FAC">
                <w:rPr>
                  <w:color w:val="0000FF"/>
                  <w:u w:val="single"/>
                </w:rPr>
                <w:delInstrText xml:space="preserve"> </w:delInstrText>
              </w:r>
              <w:r w:rsidRPr="005A3C26" w:rsidDel="00E71FAC">
                <w:rPr>
                  <w:rFonts w:hint="eastAsia"/>
                  <w:color w:val="0000FF"/>
                  <w:u w:val="single"/>
                </w:rPr>
                <w:delInstrText>REF _Ref487447566 \h</w:delInstrText>
              </w:r>
              <w:r w:rsidRPr="005A3C26" w:rsidDel="00E71FAC">
                <w:rPr>
                  <w:color w:val="0000FF"/>
                  <w:u w:val="single"/>
                </w:rPr>
                <w:delInstrText xml:space="preserve"> </w:delInstrText>
              </w:r>
              <w:r w:rsidDel="00E71FAC">
                <w:rPr>
                  <w:color w:val="0000FF"/>
                  <w:u w:val="single"/>
                </w:rPr>
                <w:delInstrText xml:space="preserve"> \* MERGEFORMAT </w:delInstrText>
              </w:r>
              <w:r w:rsidRPr="005A3C26" w:rsidDel="00E71FAC">
                <w:rPr>
                  <w:color w:val="0000FF"/>
                  <w:u w:val="single"/>
                </w:rPr>
              </w:r>
              <w:r w:rsidRPr="005A3C26" w:rsidDel="00E71FAC">
                <w:rPr>
                  <w:color w:val="0000FF"/>
                  <w:u w:val="single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Battery status</w:delText>
              </w:r>
              <w:r w:rsidRPr="005A3C26"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</w:tr>
    </w:tbl>
    <w:p w:rsidR="000006E9" w:rsidDel="00E71FAC" w:rsidRDefault="000006E9" w:rsidP="000006E9">
      <w:pPr>
        <w:rPr>
          <w:del w:id="2233" w:author="Zhang, Carol (MSHA)" w:date="2019-08-21T10:59:00Z"/>
        </w:rPr>
      </w:pPr>
    </w:p>
    <w:p w:rsidR="000244BF" w:rsidDel="00E71FAC" w:rsidRDefault="000244BF" w:rsidP="000244BF">
      <w:pPr>
        <w:pStyle w:val="2"/>
        <w:numPr>
          <w:ilvl w:val="1"/>
          <w:numId w:val="4"/>
        </w:numPr>
        <w:rPr>
          <w:del w:id="2234" w:author="Zhang, Carol (MSHA)" w:date="2019-08-21T10:59:00Z"/>
        </w:rPr>
      </w:pPr>
      <w:bookmarkStart w:id="2235" w:name="_Ref488677311"/>
      <w:del w:id="2236" w:author="Zhang, Carol (MSHA)" w:date="2019-08-21T10:59:00Z">
        <w:r w:rsidDel="00E71FAC">
          <w:rPr>
            <w:rFonts w:hint="eastAsia"/>
          </w:rPr>
          <w:delText>多速率</w:delText>
        </w:r>
        <w:r w:rsidDel="00E71FAC">
          <w:rPr>
            <w:rFonts w:hint="eastAsia"/>
          </w:rPr>
          <w:delText>(</w:delText>
        </w:r>
        <w:r w:rsidDel="00E71FAC">
          <w:delText>GPA</w:delText>
        </w:r>
        <w:r w:rsidDel="00E71FAC">
          <w:rPr>
            <w:rFonts w:hint="eastAsia"/>
          </w:rPr>
          <w:delText>)</w:delText>
        </w:r>
        <w:bookmarkEnd w:id="2235"/>
      </w:del>
    </w:p>
    <w:p w:rsidR="000244BF" w:rsidDel="00E71FAC" w:rsidRDefault="000244BF" w:rsidP="000244BF">
      <w:pPr>
        <w:rPr>
          <w:del w:id="2237" w:author="Zhang, Carol (MSHA)" w:date="2019-08-21T10:59:00Z"/>
        </w:rPr>
      </w:pPr>
      <w:del w:id="2238" w:author="Zhang, Carol (MSHA)" w:date="2019-08-21T10:59:00Z">
        <w:r w:rsidDel="00E71FAC">
          <w:rPr>
            <w:rFonts w:hint="eastAsia"/>
          </w:rPr>
          <w:delText>多速率字段由</w:delText>
        </w:r>
        <w:r w:rsidDel="00E71FAC">
          <w:delText>3</w:delText>
        </w:r>
        <w:r w:rsidDel="00E71FAC">
          <w:rPr>
            <w:rFonts w:hint="eastAsia"/>
          </w:rPr>
          <w:delText>组速率和时间组成。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244BF" w:rsidRPr="00513A48" w:rsidDel="00E71FAC" w:rsidTr="004F08A4">
        <w:trPr>
          <w:jc w:val="center"/>
          <w:del w:id="2239" w:author="Zhang, Carol (MSHA)" w:date="2019-08-21T10:59:00Z"/>
        </w:trPr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40" w:author="Zhang, Carol (MSHA)" w:date="2019-08-21T10:59:00Z"/>
                <w:sz w:val="18"/>
                <w:szCs w:val="18"/>
              </w:rPr>
            </w:pPr>
            <w:del w:id="224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42" w:author="Zhang, Carol (MSHA)" w:date="2019-08-21T10:59:00Z"/>
                <w:sz w:val="18"/>
                <w:szCs w:val="18"/>
              </w:rPr>
            </w:pPr>
            <w:del w:id="224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1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44" w:author="Zhang, Carol (MSHA)" w:date="2019-08-21T10:59:00Z"/>
                <w:sz w:val="18"/>
                <w:szCs w:val="18"/>
              </w:rPr>
            </w:pPr>
            <w:del w:id="224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46" w:author="Zhang, Carol (MSHA)" w:date="2019-08-21T10:59:00Z"/>
                <w:sz w:val="18"/>
                <w:szCs w:val="18"/>
              </w:rPr>
            </w:pPr>
            <w:del w:id="2247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3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48" w:author="Zhang, Carol (MSHA)" w:date="2019-08-21T10:59:00Z"/>
                <w:sz w:val="18"/>
                <w:szCs w:val="18"/>
              </w:rPr>
            </w:pPr>
            <w:del w:id="2249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4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50" w:author="Zhang, Carol (MSHA)" w:date="2019-08-21T10:59:00Z"/>
                <w:sz w:val="18"/>
                <w:szCs w:val="18"/>
              </w:rPr>
            </w:pPr>
            <w:del w:id="2251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5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52" w:author="Zhang, Carol (MSHA)" w:date="2019-08-21T10:59:00Z"/>
                <w:sz w:val="18"/>
                <w:szCs w:val="18"/>
              </w:rPr>
            </w:pPr>
            <w:del w:id="2253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6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17295A" w:rsidDel="00E71FAC" w:rsidRDefault="000244BF" w:rsidP="004F08A4">
            <w:pPr>
              <w:jc w:val="center"/>
              <w:rPr>
                <w:del w:id="2254" w:author="Zhang, Carol (MSHA)" w:date="2019-08-21T10:59:00Z"/>
                <w:sz w:val="18"/>
                <w:szCs w:val="18"/>
              </w:rPr>
            </w:pPr>
            <w:del w:id="2255" w:author="Zhang, Carol (MSHA)" w:date="2019-08-21T10:59:00Z">
              <w:r w:rsidRPr="00513A48" w:rsidDel="00E71FAC">
                <w:rPr>
                  <w:rFonts w:hint="eastAsia"/>
                  <w:sz w:val="18"/>
                  <w:szCs w:val="18"/>
                </w:rPr>
                <w:delText>7</w:delText>
              </w:r>
            </w:del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56" w:author="Zhang, Carol (MSHA)" w:date="2019-08-21T10:59:00Z"/>
                <w:sz w:val="18"/>
                <w:szCs w:val="18"/>
              </w:rPr>
            </w:pPr>
            <w:del w:id="225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8</w:delText>
              </w:r>
            </w:del>
          </w:p>
        </w:tc>
        <w:tc>
          <w:tcPr>
            <w:tcW w:w="471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58" w:author="Zhang, Carol (MSHA)" w:date="2019-08-21T10:59:00Z"/>
                <w:sz w:val="18"/>
                <w:szCs w:val="18"/>
              </w:rPr>
            </w:pPr>
            <w:del w:id="225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9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60" w:author="Zhang, Carol (MSHA)" w:date="2019-08-21T10:59:00Z"/>
                <w:sz w:val="18"/>
                <w:szCs w:val="18"/>
              </w:rPr>
            </w:pPr>
            <w:del w:id="226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62" w:author="Zhang, Carol (MSHA)" w:date="2019-08-21T10:59:00Z"/>
                <w:sz w:val="18"/>
                <w:szCs w:val="18"/>
              </w:rPr>
            </w:pPr>
            <w:del w:id="2263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11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64" w:author="Zhang, Carol (MSHA)" w:date="2019-08-21T10:59:00Z"/>
                <w:sz w:val="18"/>
                <w:szCs w:val="18"/>
              </w:rPr>
            </w:pPr>
            <w:del w:id="2265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12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66" w:author="Zhang, Carol (MSHA)" w:date="2019-08-21T10:59:00Z"/>
                <w:sz w:val="18"/>
                <w:szCs w:val="18"/>
              </w:rPr>
            </w:pPr>
            <w:del w:id="2267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13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68" w:author="Zhang, Carol (MSHA)" w:date="2019-08-21T10:59:00Z"/>
                <w:sz w:val="18"/>
                <w:szCs w:val="18"/>
              </w:rPr>
            </w:pPr>
            <w:del w:id="2269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14</w:delText>
              </w:r>
            </w:del>
          </w:p>
        </w:tc>
        <w:tc>
          <w:tcPr>
            <w:tcW w:w="547" w:type="dxa"/>
            <w:shd w:val="clear" w:color="auto" w:fill="AEAAAA" w:themeFill="background2" w:themeFillShade="BF"/>
          </w:tcPr>
          <w:p w:rsidR="000244BF" w:rsidRPr="00513A48" w:rsidDel="00E71FAC" w:rsidRDefault="000244BF" w:rsidP="004F08A4">
            <w:pPr>
              <w:jc w:val="center"/>
              <w:rPr>
                <w:del w:id="2270" w:author="Zhang, Carol (MSHA)" w:date="2019-08-21T10:59:00Z"/>
                <w:sz w:val="18"/>
                <w:szCs w:val="18"/>
              </w:rPr>
            </w:pPr>
            <w:del w:id="2271" w:author="Zhang, Carol (MSHA)" w:date="2019-08-21T10:59:00Z">
              <w:r w:rsidDel="00E71FAC">
                <w:rPr>
                  <w:rFonts w:hint="eastAsia"/>
                  <w:sz w:val="18"/>
                  <w:szCs w:val="18"/>
                </w:rPr>
                <w:delText>15</w:delText>
              </w:r>
            </w:del>
          </w:p>
        </w:tc>
      </w:tr>
      <w:tr w:rsidR="000244BF" w:rsidDel="00E71FAC" w:rsidTr="004F08A4">
        <w:trPr>
          <w:jc w:val="center"/>
          <w:del w:id="2272" w:author="Zhang, Carol (MSHA)" w:date="2019-08-21T10:59:00Z"/>
        </w:trPr>
        <w:tc>
          <w:tcPr>
            <w:tcW w:w="7992" w:type="dxa"/>
            <w:gridSpan w:val="17"/>
          </w:tcPr>
          <w:p w:rsidR="000244BF" w:rsidDel="00E71FAC" w:rsidRDefault="000244BF" w:rsidP="004F08A4">
            <w:pPr>
              <w:jc w:val="center"/>
              <w:rPr>
                <w:del w:id="2273" w:author="Zhang, Carol (MSHA)" w:date="2019-08-21T10:59:00Z"/>
                <w:b/>
              </w:rPr>
            </w:pPr>
            <w:del w:id="2274" w:author="Zhang, Carol (MSHA)" w:date="2019-08-21T10:59:00Z">
              <w:r w:rsidDel="00E71FAC">
                <w:delText>字段</w:delText>
              </w:r>
              <w:r w:rsidDel="00E71FAC">
                <w:rPr>
                  <w:rFonts w:hint="eastAsia"/>
                </w:rPr>
                <w:delText>头</w:delText>
              </w:r>
            </w:del>
          </w:p>
        </w:tc>
      </w:tr>
      <w:tr w:rsidR="000244BF" w:rsidDel="00E71FAC" w:rsidTr="004F08A4">
        <w:trPr>
          <w:jc w:val="center"/>
          <w:del w:id="2275" w:author="Zhang, Carol (MSHA)" w:date="2019-08-21T10:59:00Z"/>
        </w:trPr>
        <w:tc>
          <w:tcPr>
            <w:tcW w:w="7992" w:type="dxa"/>
            <w:gridSpan w:val="17"/>
          </w:tcPr>
          <w:p w:rsidR="000244BF" w:rsidDel="00E71FAC" w:rsidRDefault="000244BF" w:rsidP="004F08A4">
            <w:pPr>
              <w:jc w:val="center"/>
              <w:rPr>
                <w:del w:id="2276" w:author="Zhang, Carol (MSHA)" w:date="2019-08-21T10:59:00Z"/>
                <w:b/>
              </w:rPr>
            </w:pPr>
            <w:del w:id="2277" w:author="Zhang, Carol (MSHA)" w:date="2019-08-21T10:59:00Z">
              <w:r w:rsidDel="00E71FAC">
                <w:rPr>
                  <w:rFonts w:hint="eastAsia"/>
                  <w:b/>
                </w:rPr>
                <w:delText>0x00</w:delText>
              </w:r>
              <w:r w:rsidDel="00E71FAC">
                <w:rPr>
                  <w:b/>
                </w:rPr>
                <w:delText>12</w:delText>
              </w:r>
              <w:r w:rsidR="00380E95" w:rsidDel="00E71FAC">
                <w:rPr>
                  <w:b/>
                </w:rPr>
                <w:softHyphen/>
              </w:r>
            </w:del>
          </w:p>
        </w:tc>
      </w:tr>
      <w:tr w:rsidR="000244BF" w:rsidDel="00E71FAC" w:rsidTr="004F08A4">
        <w:trPr>
          <w:jc w:val="center"/>
          <w:del w:id="2278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279" w:author="Zhang, Carol (MSHA)" w:date="2019-08-21T10:59:00Z"/>
                <w:rStyle w:val="a9"/>
              </w:rPr>
            </w:pPr>
            <w:del w:id="2280" w:author="Zhang, Carol (MSHA)" w:date="2019-08-21T10:59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281" w:author="Zhang, Carol (MSHA)" w:date="2019-08-21T10:59:00Z"/>
                <w:b/>
              </w:rPr>
            </w:pPr>
            <w:del w:id="2282" w:author="Zhang, Carol (MSHA)" w:date="2019-08-21T10:59:00Z">
              <w:r w:rsidDel="00E71FAC">
                <w:rPr>
                  <w:b/>
                </w:rPr>
                <w:delText>Rate 1</w:delText>
              </w:r>
            </w:del>
          </w:p>
        </w:tc>
      </w:tr>
      <w:tr w:rsidR="000244BF" w:rsidDel="00E71FAC" w:rsidTr="004F08A4">
        <w:trPr>
          <w:jc w:val="center"/>
          <w:del w:id="2283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284" w:author="Zhang, Carol (MSHA)" w:date="2019-08-21T10:59:00Z"/>
                <w:rStyle w:val="a9"/>
                <w:b/>
              </w:rPr>
            </w:pPr>
            <w:del w:id="2285" w:author="Zhang, Carol (MSHA)" w:date="2019-08-21T10:59:00Z">
              <w:r w:rsidDel="00E71FAC">
                <w:rPr>
                  <w:b/>
                </w:rPr>
                <w:delText>Rate 1</w:delText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286" w:author="Zhang, Carol (MSHA)" w:date="2019-08-21T10:59:00Z"/>
                <w:b/>
              </w:rPr>
            </w:pPr>
            <w:del w:id="2287" w:author="Zhang, Carol (MSHA)" w:date="2019-08-21T10:59:00Z">
              <w:r w:rsidDel="00E71FAC">
                <w:rPr>
                  <w:b/>
                </w:rPr>
                <w:delText>Rate 1</w:delText>
              </w:r>
            </w:del>
          </w:p>
        </w:tc>
      </w:tr>
      <w:tr w:rsidR="000244BF" w:rsidDel="00E71FAC" w:rsidTr="004F08A4">
        <w:trPr>
          <w:jc w:val="center"/>
          <w:del w:id="2288" w:author="Zhang, Carol (MSHA)" w:date="2019-08-21T10:59:00Z"/>
        </w:trPr>
        <w:tc>
          <w:tcPr>
            <w:tcW w:w="3996" w:type="dxa"/>
            <w:gridSpan w:val="9"/>
          </w:tcPr>
          <w:p w:rsidR="000244BF" w:rsidRPr="007B0A26" w:rsidDel="00E71FAC" w:rsidRDefault="000244BF" w:rsidP="004F08A4">
            <w:pPr>
              <w:jc w:val="center"/>
              <w:rPr>
                <w:del w:id="2289" w:author="Zhang, Carol (MSHA)" w:date="2019-08-21T10:59:00Z"/>
                <w:b/>
              </w:rPr>
            </w:pPr>
            <w:del w:id="2290" w:author="Zhang, Carol (MSHA)" w:date="2019-08-21T10:59:00Z">
              <w:r w:rsidRPr="007B0A26" w:rsidDel="00E71FAC">
                <w:rPr>
                  <w:b/>
                </w:rPr>
                <w:delText>Hour</w:delText>
              </w:r>
            </w:del>
          </w:p>
        </w:tc>
        <w:tc>
          <w:tcPr>
            <w:tcW w:w="3996" w:type="dxa"/>
            <w:gridSpan w:val="8"/>
          </w:tcPr>
          <w:p w:rsidR="000244BF" w:rsidRPr="007B0A26" w:rsidDel="00E71FAC" w:rsidRDefault="000244BF" w:rsidP="004F08A4">
            <w:pPr>
              <w:jc w:val="center"/>
              <w:rPr>
                <w:del w:id="2291" w:author="Zhang, Carol (MSHA)" w:date="2019-08-21T10:59:00Z"/>
                <w:b/>
              </w:rPr>
            </w:pPr>
            <w:del w:id="2292" w:author="Zhang, Carol (MSHA)" w:date="2019-08-21T10:59:00Z">
              <w:r w:rsidRPr="007B0A26" w:rsidDel="00E71FAC">
                <w:rPr>
                  <w:b/>
                </w:rPr>
                <w:delText>Minute</w:delText>
              </w:r>
            </w:del>
          </w:p>
        </w:tc>
      </w:tr>
      <w:tr w:rsidR="000244BF" w:rsidDel="00E71FAC" w:rsidTr="004F08A4">
        <w:trPr>
          <w:trHeight w:val="254"/>
          <w:jc w:val="center"/>
          <w:del w:id="2293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294" w:author="Zhang, Carol (MSHA)" w:date="2019-08-21T10:59:00Z"/>
                <w:rStyle w:val="a9"/>
              </w:rPr>
            </w:pPr>
            <w:del w:id="2295" w:author="Zhang, Carol (MSHA)" w:date="2019-08-21T10:59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296" w:author="Zhang, Carol (MSHA)" w:date="2019-08-21T10:59:00Z"/>
                <w:b/>
              </w:rPr>
            </w:pPr>
            <w:del w:id="2297" w:author="Zhang, Carol (MSHA)" w:date="2019-08-21T10:59:00Z">
              <w:r w:rsidDel="00E71FAC">
                <w:rPr>
                  <w:b/>
                </w:rPr>
                <w:delText>Rate 2</w:delText>
              </w:r>
            </w:del>
          </w:p>
        </w:tc>
      </w:tr>
      <w:tr w:rsidR="000244BF" w:rsidDel="00E71FAC" w:rsidTr="004F08A4">
        <w:trPr>
          <w:jc w:val="center"/>
          <w:del w:id="2298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299" w:author="Zhang, Carol (MSHA)" w:date="2019-08-21T10:59:00Z"/>
                <w:rStyle w:val="a9"/>
                <w:b/>
              </w:rPr>
            </w:pPr>
            <w:del w:id="2300" w:author="Zhang, Carol (MSHA)" w:date="2019-08-21T10:59:00Z">
              <w:r w:rsidDel="00E71FAC">
                <w:rPr>
                  <w:b/>
                </w:rPr>
                <w:delText>Rate 2</w:delText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301" w:author="Zhang, Carol (MSHA)" w:date="2019-08-21T10:59:00Z"/>
                <w:b/>
              </w:rPr>
            </w:pPr>
            <w:del w:id="2302" w:author="Zhang, Carol (MSHA)" w:date="2019-08-21T10:59:00Z">
              <w:r w:rsidDel="00E71FAC">
                <w:rPr>
                  <w:b/>
                </w:rPr>
                <w:delText>Rate 2</w:delText>
              </w:r>
            </w:del>
          </w:p>
        </w:tc>
      </w:tr>
      <w:tr w:rsidR="000244BF" w:rsidDel="00E71FAC" w:rsidTr="004F08A4">
        <w:trPr>
          <w:jc w:val="center"/>
          <w:del w:id="2303" w:author="Zhang, Carol (MSHA)" w:date="2019-08-21T10:59:00Z"/>
        </w:trPr>
        <w:tc>
          <w:tcPr>
            <w:tcW w:w="3996" w:type="dxa"/>
            <w:gridSpan w:val="9"/>
          </w:tcPr>
          <w:p w:rsidR="000244BF" w:rsidRPr="007B0A26" w:rsidDel="00E71FAC" w:rsidRDefault="000244BF" w:rsidP="004F08A4">
            <w:pPr>
              <w:jc w:val="center"/>
              <w:rPr>
                <w:del w:id="2304" w:author="Zhang, Carol (MSHA)" w:date="2019-08-21T10:59:00Z"/>
                <w:b/>
              </w:rPr>
            </w:pPr>
            <w:del w:id="2305" w:author="Zhang, Carol (MSHA)" w:date="2019-08-21T10:59:00Z">
              <w:r w:rsidRPr="007B0A26" w:rsidDel="00E71FAC">
                <w:rPr>
                  <w:b/>
                </w:rPr>
                <w:delText>Hour</w:delText>
              </w:r>
            </w:del>
          </w:p>
        </w:tc>
        <w:tc>
          <w:tcPr>
            <w:tcW w:w="3996" w:type="dxa"/>
            <w:gridSpan w:val="8"/>
          </w:tcPr>
          <w:p w:rsidR="000244BF" w:rsidRPr="007B0A26" w:rsidDel="00E71FAC" w:rsidRDefault="000244BF" w:rsidP="004F08A4">
            <w:pPr>
              <w:jc w:val="center"/>
              <w:rPr>
                <w:del w:id="2306" w:author="Zhang, Carol (MSHA)" w:date="2019-08-21T10:59:00Z"/>
                <w:b/>
              </w:rPr>
            </w:pPr>
            <w:del w:id="2307" w:author="Zhang, Carol (MSHA)" w:date="2019-08-21T10:59:00Z">
              <w:r w:rsidRPr="007B0A26" w:rsidDel="00E71FAC">
                <w:rPr>
                  <w:b/>
                </w:rPr>
                <w:delText>Minute</w:delText>
              </w:r>
            </w:del>
          </w:p>
        </w:tc>
      </w:tr>
      <w:tr w:rsidR="000244BF" w:rsidDel="00E71FAC" w:rsidTr="004F08A4">
        <w:trPr>
          <w:jc w:val="center"/>
          <w:del w:id="2308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309" w:author="Zhang, Carol (MSHA)" w:date="2019-08-21T10:59:00Z"/>
                <w:rStyle w:val="a9"/>
              </w:rPr>
            </w:pPr>
            <w:del w:id="2310" w:author="Zhang, Carol (MSHA)" w:date="2019-08-21T10:59:00Z">
              <w:r w:rsidRPr="00121D2E" w:rsidDel="00E71FAC">
                <w:rPr>
                  <w:color w:val="0000FF"/>
                </w:rPr>
                <w:fldChar w:fldCharType="begin"/>
              </w:r>
              <w:r w:rsidRPr="00121D2E" w:rsidDel="00E71FAC">
                <w:rPr>
                  <w:color w:val="0000FF"/>
                </w:rPr>
                <w:delInstrText xml:space="preserve"> REF _Ref454207407 \h </w:delInstrText>
              </w:r>
              <w:r w:rsidDel="00E71FAC">
                <w:rPr>
                  <w:color w:val="0000FF"/>
                </w:rPr>
                <w:delInstrText xml:space="preserve"> \* MERGEFORMAT </w:delInstrText>
              </w:r>
              <w:r w:rsidRPr="00121D2E" w:rsidDel="00E71FAC">
                <w:rPr>
                  <w:color w:val="0000FF"/>
                </w:rPr>
              </w:r>
              <w:r w:rsidRPr="00121D2E" w:rsidDel="00E71FAC">
                <w:rPr>
                  <w:color w:val="0000FF"/>
                </w:rPr>
                <w:fldChar w:fldCharType="separate"/>
              </w:r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  <w:r w:rsidRPr="00121D2E" w:rsidDel="00E71FAC">
                <w:rPr>
                  <w:color w:val="0000FF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311" w:author="Zhang, Carol (MSHA)" w:date="2019-08-21T10:59:00Z"/>
                <w:b/>
              </w:rPr>
            </w:pPr>
            <w:del w:id="2312" w:author="Zhang, Carol (MSHA)" w:date="2019-08-21T10:59:00Z">
              <w:r w:rsidDel="00E71FAC">
                <w:rPr>
                  <w:b/>
                </w:rPr>
                <w:delText>Rate 3</w:delText>
              </w:r>
            </w:del>
          </w:p>
        </w:tc>
      </w:tr>
      <w:tr w:rsidR="000244BF" w:rsidDel="00E71FAC" w:rsidTr="004F08A4">
        <w:trPr>
          <w:jc w:val="center"/>
          <w:del w:id="2313" w:author="Zhang, Carol (MSHA)" w:date="2019-08-21T10:59:00Z"/>
        </w:trPr>
        <w:tc>
          <w:tcPr>
            <w:tcW w:w="3996" w:type="dxa"/>
            <w:gridSpan w:val="9"/>
          </w:tcPr>
          <w:p w:rsidR="000244BF" w:rsidRPr="00E70E77" w:rsidDel="00E71FAC" w:rsidRDefault="000244BF" w:rsidP="004F08A4">
            <w:pPr>
              <w:jc w:val="center"/>
              <w:rPr>
                <w:del w:id="2314" w:author="Zhang, Carol (MSHA)" w:date="2019-08-21T10:59:00Z"/>
                <w:rStyle w:val="a9"/>
                <w:b/>
              </w:rPr>
            </w:pPr>
            <w:del w:id="2315" w:author="Zhang, Carol (MSHA)" w:date="2019-08-21T10:59:00Z">
              <w:r w:rsidDel="00E71FAC">
                <w:rPr>
                  <w:b/>
                </w:rPr>
                <w:delText>Rate 3</w:delText>
              </w:r>
            </w:del>
          </w:p>
        </w:tc>
        <w:tc>
          <w:tcPr>
            <w:tcW w:w="3996" w:type="dxa"/>
            <w:gridSpan w:val="8"/>
          </w:tcPr>
          <w:p w:rsidR="000244BF" w:rsidDel="00E71FAC" w:rsidRDefault="000244BF" w:rsidP="004F08A4">
            <w:pPr>
              <w:jc w:val="center"/>
              <w:rPr>
                <w:del w:id="2316" w:author="Zhang, Carol (MSHA)" w:date="2019-08-21T10:59:00Z"/>
                <w:b/>
              </w:rPr>
            </w:pPr>
            <w:del w:id="2317" w:author="Zhang, Carol (MSHA)" w:date="2019-08-21T10:59:00Z">
              <w:r w:rsidDel="00E71FAC">
                <w:rPr>
                  <w:b/>
                </w:rPr>
                <w:delText>Rate 3</w:delText>
              </w:r>
            </w:del>
          </w:p>
        </w:tc>
      </w:tr>
      <w:tr w:rsidR="000244BF" w:rsidDel="00E71FAC" w:rsidTr="004F08A4">
        <w:trPr>
          <w:jc w:val="center"/>
          <w:del w:id="2318" w:author="Zhang, Carol (MSHA)" w:date="2019-08-21T10:59:00Z"/>
        </w:trPr>
        <w:tc>
          <w:tcPr>
            <w:tcW w:w="3996" w:type="dxa"/>
            <w:gridSpan w:val="9"/>
          </w:tcPr>
          <w:p w:rsidR="000244BF" w:rsidRPr="007B0A26" w:rsidDel="00E71FAC" w:rsidRDefault="000244BF" w:rsidP="004F08A4">
            <w:pPr>
              <w:jc w:val="center"/>
              <w:rPr>
                <w:del w:id="2319" w:author="Zhang, Carol (MSHA)" w:date="2019-08-21T10:59:00Z"/>
                <w:b/>
              </w:rPr>
            </w:pPr>
            <w:del w:id="2320" w:author="Zhang, Carol (MSHA)" w:date="2019-08-21T10:59:00Z">
              <w:r w:rsidRPr="007B0A26" w:rsidDel="00E71FAC">
                <w:rPr>
                  <w:b/>
                </w:rPr>
                <w:delText>Hour</w:delText>
              </w:r>
            </w:del>
          </w:p>
        </w:tc>
        <w:tc>
          <w:tcPr>
            <w:tcW w:w="3996" w:type="dxa"/>
            <w:gridSpan w:val="8"/>
          </w:tcPr>
          <w:p w:rsidR="000244BF" w:rsidRPr="007B0A26" w:rsidDel="00E71FAC" w:rsidRDefault="000244BF" w:rsidP="004F08A4">
            <w:pPr>
              <w:jc w:val="center"/>
              <w:rPr>
                <w:del w:id="2321" w:author="Zhang, Carol (MSHA)" w:date="2019-08-21T10:59:00Z"/>
                <w:b/>
              </w:rPr>
            </w:pPr>
            <w:del w:id="2322" w:author="Zhang, Carol (MSHA)" w:date="2019-08-21T10:59:00Z">
              <w:r w:rsidRPr="007B0A26" w:rsidDel="00E71FAC">
                <w:rPr>
                  <w:b/>
                </w:rPr>
                <w:delText>Minute</w:delText>
              </w:r>
            </w:del>
          </w:p>
        </w:tc>
      </w:tr>
    </w:tbl>
    <w:p w:rsidR="000244BF" w:rsidRDefault="000244BF" w:rsidP="000006E9"/>
    <w:p w:rsidR="00D75507" w:rsidRDefault="009E70ED" w:rsidP="00CB6D21">
      <w:pPr>
        <w:pStyle w:val="1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命令</w:t>
      </w:r>
      <w:r w:rsidR="00C8273E">
        <w:rPr>
          <w:rFonts w:hint="eastAsia"/>
          <w:sz w:val="32"/>
          <w:szCs w:val="32"/>
        </w:rPr>
        <w:t>组成</w:t>
      </w:r>
      <w:ins w:id="2323" w:author="Zhang, Carol (MSHA)" w:date="2019-08-21T13:08:00Z">
        <w:r w:rsidR="003C00FD">
          <w:rPr>
            <w:rFonts w:hint="eastAsia"/>
            <w:sz w:val="32"/>
            <w:szCs w:val="32"/>
          </w:rPr>
          <w:t xml:space="preserve"> Command Composition</w:t>
        </w:r>
      </w:ins>
    </w:p>
    <w:p w:rsidR="009657B4" w:rsidRDefault="009657B4" w:rsidP="00986A3F">
      <w:pPr>
        <w:ind w:left="420"/>
      </w:pPr>
      <w:r>
        <w:rPr>
          <w:rFonts w:hint="eastAsia"/>
        </w:rPr>
        <w:t>所有</w:t>
      </w:r>
      <w:r w:rsidR="00C04290">
        <w:rPr>
          <w:rFonts w:hint="eastAsia"/>
        </w:rPr>
        <w:t>命令</w:t>
      </w:r>
      <w:r w:rsidR="003B3EFD">
        <w:rPr>
          <w:rFonts w:hint="eastAsia"/>
        </w:rPr>
        <w:t>由</w:t>
      </w:r>
      <w:r w:rsidR="00CD1676">
        <w:rPr>
          <w:rFonts w:hint="eastAsia"/>
        </w:rPr>
        <w:t>0</w:t>
      </w:r>
      <w:r w:rsidR="00CD1676">
        <w:rPr>
          <w:rFonts w:hint="eastAsia"/>
        </w:rPr>
        <w:t>或多个</w:t>
      </w:r>
      <w:r w:rsidR="003B3EFD">
        <w:rPr>
          <w:rFonts w:hint="eastAsia"/>
        </w:rPr>
        <w:t>字段组成，</w:t>
      </w:r>
      <w:r>
        <w:rPr>
          <w:rFonts w:hint="eastAsia"/>
        </w:rPr>
        <w:t>均存放在</w:t>
      </w:r>
      <w:r>
        <w:rPr>
          <w:rFonts w:hint="eastAsia"/>
        </w:rPr>
        <w:t>P</w:t>
      </w:r>
      <w:r>
        <w:t>ayload Data</w:t>
      </w:r>
      <w:r>
        <w:rPr>
          <w:rFonts w:hint="eastAsia"/>
        </w:rPr>
        <w:t>区域。</w:t>
      </w:r>
      <w:r w:rsidR="00AA0D33">
        <w:rPr>
          <w:rFonts w:hint="eastAsia"/>
        </w:rPr>
        <w:t>本节介绍的内容均为此区域内的</w:t>
      </w:r>
      <w:r w:rsidR="00C04290">
        <w:rPr>
          <w:rFonts w:hint="eastAsia"/>
        </w:rPr>
        <w:t>命令</w:t>
      </w:r>
      <w:r w:rsidR="00C4658B">
        <w:rPr>
          <w:rFonts w:hint="eastAsia"/>
        </w:rPr>
        <w:t>的组成</w:t>
      </w:r>
      <w:r w:rsidR="00AA0D33">
        <w:rPr>
          <w:rFonts w:hint="eastAsia"/>
        </w:rPr>
        <w:t>格式。</w:t>
      </w:r>
      <w:r w:rsidR="00AF7433">
        <w:rPr>
          <w:rFonts w:hint="eastAsia"/>
        </w:rPr>
        <w:t>包括由外部程序传递给泵端</w:t>
      </w:r>
      <w:r w:rsidR="00393F3B">
        <w:rPr>
          <w:rFonts w:hint="eastAsia"/>
        </w:rPr>
        <w:t>的请求</w:t>
      </w:r>
      <w:r w:rsidR="00AF7433">
        <w:rPr>
          <w:rFonts w:hint="eastAsia"/>
        </w:rPr>
        <w:t>，</w:t>
      </w:r>
      <w:r w:rsidR="00AF7433">
        <w:t>及</w:t>
      </w:r>
      <w:r w:rsidR="008D2773">
        <w:rPr>
          <w:rFonts w:hint="eastAsia"/>
        </w:rPr>
        <w:t>泵端的应答</w:t>
      </w:r>
      <w:r w:rsidR="00AF7433">
        <w:rPr>
          <w:rFonts w:hint="eastAsia"/>
        </w:rPr>
        <w:t>。</w:t>
      </w:r>
    </w:p>
    <w:p w:rsidR="003555BC" w:rsidRDefault="00A30F57" w:rsidP="00986A3F">
      <w:pPr>
        <w:ind w:left="420"/>
        <w:rPr>
          <w:ins w:id="2324" w:author="Zhang, Carol (MSHA)" w:date="2019-08-21T13:08:00Z"/>
        </w:rPr>
      </w:pPr>
      <w:r w:rsidRPr="00A30F57">
        <w:rPr>
          <w:rFonts w:hint="eastAsia"/>
        </w:rPr>
        <w:t>命令</w:t>
      </w:r>
      <w:r>
        <w:rPr>
          <w:rFonts w:hint="eastAsia"/>
        </w:rPr>
        <w:t>列表如下：</w:t>
      </w:r>
    </w:p>
    <w:p w:rsidR="003C00FD" w:rsidRDefault="003C00FD" w:rsidP="003C00FD">
      <w:pPr>
        <w:ind w:left="420"/>
        <w:rPr>
          <w:ins w:id="2325" w:author="Zhang, Carol (MSHA)" w:date="2019-08-21T13:08:00Z"/>
        </w:rPr>
      </w:pPr>
      <w:ins w:id="2326" w:author="Zhang, Carol (MSHA)" w:date="2019-08-21T13:08:00Z">
        <w:r>
          <w:t>All commands consist of 0 or more fields and are stored in the Payload Data area. This section introduces the format of commands in this area</w:t>
        </w:r>
      </w:ins>
      <w:ins w:id="2327" w:author="Zhang, Carol (MSHA)" w:date="2019-08-21T13:09:00Z">
        <w:r>
          <w:t>,</w:t>
        </w:r>
      </w:ins>
      <w:ins w:id="2328" w:author="Zhang, Carol (MSHA)" w:date="2019-08-21T13:08:00Z">
        <w:r>
          <w:t xml:space="preserve"> including requests from external programs to the pump end and the response from the pump.</w:t>
        </w:r>
      </w:ins>
    </w:p>
    <w:p w:rsidR="003C00FD" w:rsidRDefault="003C00FD" w:rsidP="003C00FD">
      <w:pPr>
        <w:ind w:left="420"/>
        <w:rPr>
          <w:ins w:id="2329" w:author="Zhang, Carol (MSHA)" w:date="2019-08-21T13:14:00Z"/>
        </w:rPr>
      </w:pPr>
      <w:ins w:id="2330" w:author="Zhang, Carol (MSHA)" w:date="2019-08-21T13:08:00Z">
        <w:r>
          <w:t>The list of commands is as follows:</w:t>
        </w:r>
      </w:ins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5"/>
        <w:gridCol w:w="1418"/>
        <w:gridCol w:w="1213"/>
      </w:tblGrid>
      <w:tr w:rsidR="00212DDB" w:rsidRPr="00531615" w:rsidTr="00212DDB">
        <w:trPr>
          <w:jc w:val="center"/>
          <w:ins w:id="2331" w:author="Zhang, Carol (MSHA)" w:date="2019-08-21T13:14:00Z"/>
        </w:trPr>
        <w:tc>
          <w:tcPr>
            <w:tcW w:w="5665" w:type="dxa"/>
            <w:shd w:val="clear" w:color="auto" w:fill="AEAAAA" w:themeFill="background2" w:themeFillShade="BF"/>
          </w:tcPr>
          <w:p w:rsidR="00212DDB" w:rsidRPr="00531615" w:rsidRDefault="00212DDB" w:rsidP="00212DDB">
            <w:pPr>
              <w:jc w:val="center"/>
              <w:rPr>
                <w:ins w:id="2332" w:author="Zhang, Carol (MSHA)" w:date="2019-08-21T13:14:00Z"/>
                <w:b/>
              </w:rPr>
            </w:pPr>
            <w:ins w:id="2333" w:author="Zhang, Carol (MSHA)" w:date="2019-08-21T13:14:00Z">
              <w:r>
                <w:rPr>
                  <w:rFonts w:hint="eastAsia"/>
                  <w:b/>
                </w:rPr>
                <w:lastRenderedPageBreak/>
                <w:t>命令</w:t>
              </w:r>
            </w:ins>
          </w:p>
        </w:tc>
        <w:tc>
          <w:tcPr>
            <w:tcW w:w="1418" w:type="dxa"/>
            <w:shd w:val="clear" w:color="auto" w:fill="AEAAAA" w:themeFill="background2" w:themeFillShade="BF"/>
          </w:tcPr>
          <w:p w:rsidR="00212DDB" w:rsidRPr="00531615" w:rsidRDefault="00212DDB" w:rsidP="00212DDB">
            <w:pPr>
              <w:jc w:val="center"/>
              <w:rPr>
                <w:ins w:id="2334" w:author="Zhang, Carol (MSHA)" w:date="2019-08-21T13:14:00Z"/>
                <w:b/>
              </w:rPr>
            </w:pPr>
            <w:ins w:id="2335" w:author="Zhang, Carol (MSHA)" w:date="2019-08-21T13:14:00Z">
              <w:r>
                <w:rPr>
                  <w:rFonts w:hint="eastAsia"/>
                  <w:b/>
                </w:rPr>
                <w:t>命令</w:t>
              </w:r>
              <w:r w:rsidRPr="00531615">
                <w:rPr>
                  <w:rFonts w:hint="eastAsia"/>
                  <w:b/>
                </w:rPr>
                <w:t>ID</w:t>
              </w:r>
            </w:ins>
          </w:p>
        </w:tc>
        <w:tc>
          <w:tcPr>
            <w:tcW w:w="1213" w:type="dxa"/>
            <w:shd w:val="clear" w:color="auto" w:fill="AEAAAA" w:themeFill="background2" w:themeFillShade="BF"/>
          </w:tcPr>
          <w:p w:rsidR="00212DDB" w:rsidRDefault="00212DDB" w:rsidP="00212DDB">
            <w:pPr>
              <w:jc w:val="center"/>
              <w:rPr>
                <w:ins w:id="2336" w:author="Zhang, Carol (MSHA)" w:date="2019-08-21T13:14:00Z"/>
                <w:b/>
              </w:rPr>
            </w:pPr>
            <w:ins w:id="2337" w:author="Zhang, Carol (MSHA)" w:date="2019-08-21T13:14:00Z">
              <w:r>
                <w:rPr>
                  <w:rFonts w:hint="eastAsia"/>
                  <w:b/>
                </w:rPr>
                <w:t>应用</w:t>
              </w:r>
            </w:ins>
          </w:p>
        </w:tc>
      </w:tr>
      <w:tr w:rsidR="00212DDB" w:rsidRPr="00531615" w:rsidTr="00212DDB">
        <w:trPr>
          <w:jc w:val="center"/>
          <w:ins w:id="233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AD36A1" w:rsidRDefault="00212DDB" w:rsidP="00212DDB">
            <w:pPr>
              <w:jc w:val="left"/>
              <w:rPr>
                <w:ins w:id="2339" w:author="Zhang, Carol (MSHA)" w:date="2019-08-21T13:14:00Z"/>
                <w:color w:val="000000"/>
                <w:sz w:val="22"/>
              </w:rPr>
            </w:pPr>
            <w:ins w:id="2340" w:author="Zhang, Carol (MSHA)" w:date="2019-08-21T13:14:00Z">
              <w:r w:rsidRPr="00AD36A1">
                <w:rPr>
                  <w:rFonts w:hint="eastAsia"/>
                  <w:color w:val="000000"/>
                  <w:sz w:val="22"/>
                </w:rPr>
                <w:t>普通</w:t>
              </w:r>
              <w:r w:rsidRPr="00AD36A1">
                <w:rPr>
                  <w:color w:val="000000"/>
                  <w:sz w:val="22"/>
                </w:rPr>
                <w:t>用户权限</w:t>
              </w:r>
            </w:ins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212DDB" w:rsidRPr="00AD36A1" w:rsidRDefault="00212DDB" w:rsidP="00212DDB">
            <w:pPr>
              <w:widowControl/>
              <w:jc w:val="center"/>
              <w:rPr>
                <w:ins w:id="234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342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0x0000~0x07FFF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343" w:author="Zhang, Carol (MSHA)" w:date="2019-08-21T13:14:00Z"/>
                <w:color w:val="000000"/>
                <w:sz w:val="22"/>
              </w:rPr>
            </w:pPr>
          </w:p>
        </w:tc>
      </w:tr>
      <w:tr w:rsidR="00212DDB" w:rsidRPr="00531615" w:rsidTr="00212DDB">
        <w:trPr>
          <w:jc w:val="center"/>
          <w:ins w:id="234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2345" w:author="Zhang, Carol (MSHA)" w:date="2019-08-21T13:14:00Z"/>
                <w:color w:val="0000FF"/>
                <w:u w:val="single"/>
              </w:rPr>
            </w:pPr>
            <w:ins w:id="2346" w:author="Zhang, Carol (MSHA)" w:date="2019-08-21T13:14:00Z">
              <w:r w:rsidRPr="00525EFC">
                <w:rPr>
                  <w:color w:val="0000FF"/>
                  <w:u w:val="single"/>
                </w:rPr>
                <w:fldChar w:fldCharType="begin"/>
              </w:r>
              <w:r w:rsidRPr="00525EFC">
                <w:rPr>
                  <w:color w:val="0000FF"/>
                  <w:u w:val="single"/>
                </w:rPr>
                <w:instrText xml:space="preserve"> </w:instrText>
              </w:r>
              <w:r w:rsidRPr="00525EFC">
                <w:rPr>
                  <w:rFonts w:hint="eastAsia"/>
                  <w:color w:val="0000FF"/>
                  <w:u w:val="single"/>
                </w:rPr>
                <w:instrText>REF _Ref492645473 \n \h</w:instrText>
              </w:r>
              <w:r w:rsidRPr="00525EFC">
                <w:rPr>
                  <w:color w:val="0000FF"/>
                  <w:u w:val="single"/>
                </w:rPr>
                <w:instrText xml:space="preserve">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25EFC">
              <w:rPr>
                <w:color w:val="0000FF"/>
                <w:u w:val="single"/>
              </w:rPr>
            </w:r>
            <w:ins w:id="2347" w:author="Zhang, Carol (MSHA)" w:date="2019-08-21T13:14:00Z">
              <w:r w:rsidRPr="00525EFC">
                <w:rPr>
                  <w:color w:val="0000FF"/>
                  <w:u w:val="single"/>
                </w:rPr>
                <w:fldChar w:fldCharType="separate"/>
              </w:r>
            </w:ins>
            <w:ins w:id="2348" w:author="Zhang, Carol (MSHA)" w:date="2019-12-11T16:14:00Z">
              <w:r w:rsidR="00B2321A">
                <w:rPr>
                  <w:color w:val="0000FF"/>
                  <w:u w:val="single"/>
                </w:rPr>
                <w:t>3.1</w:t>
              </w:r>
            </w:ins>
            <w:ins w:id="2349" w:author="Zhang, Carol (MSHA)" w:date="2019-08-21T13:14:00Z">
              <w:r w:rsidRPr="00525EFC">
                <w:rPr>
                  <w:color w:val="0000FF"/>
                  <w:u w:val="single"/>
                </w:rPr>
                <w:fldChar w:fldCharType="end"/>
              </w:r>
              <w:r w:rsidRPr="00525EFC">
                <w:rPr>
                  <w:color w:val="0000FF"/>
                  <w:u w:val="single"/>
                </w:rPr>
                <w:fldChar w:fldCharType="begin"/>
              </w:r>
              <w:r w:rsidRPr="00525EFC">
                <w:rPr>
                  <w:color w:val="0000FF"/>
                  <w:u w:val="single"/>
                </w:rPr>
                <w:instrText xml:space="preserve"> REF _Ref492645473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25EFC">
              <w:rPr>
                <w:color w:val="0000FF"/>
                <w:u w:val="single"/>
              </w:rPr>
            </w:r>
            <w:ins w:id="2350" w:author="Zhang, Carol (MSHA)" w:date="2019-08-21T13:14:00Z">
              <w:r w:rsidRPr="00525EFC">
                <w:rPr>
                  <w:color w:val="0000FF"/>
                  <w:u w:val="single"/>
                </w:rPr>
                <w:fldChar w:fldCharType="separate"/>
              </w:r>
            </w:ins>
            <w:ins w:id="2351" w:author="Zhang, Carol (MSHA)" w:date="2019-12-11T16:14:00Z">
              <w:r w:rsidR="00B2321A" w:rsidRPr="00B2321A">
                <w:rPr>
                  <w:color w:val="0000FF"/>
                  <w:u w:val="single"/>
                  <w:rPrChange w:id="2352" w:author="Zhang, Carol (MSHA)" w:date="2019-12-11T16:14:00Z">
                    <w:rPr/>
                  </w:rPrChange>
                </w:rPr>
                <w:t>GET_PRODUCTID</w:t>
              </w:r>
            </w:ins>
            <w:ins w:id="2353" w:author="Zhang, Carol (MSHA)" w:date="2019-08-21T13:14:00Z">
              <w:r w:rsidRPr="00525EFC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212DDB" w:rsidRDefault="00212DDB" w:rsidP="00212DDB">
            <w:pPr>
              <w:widowControl/>
              <w:jc w:val="center"/>
              <w:rPr>
                <w:ins w:id="235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35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356" w:author="Zhang, Carol (MSHA)" w:date="2019-08-21T13:14:00Z"/>
                <w:color w:val="000000"/>
                <w:sz w:val="22"/>
              </w:rPr>
            </w:pPr>
          </w:p>
        </w:tc>
      </w:tr>
      <w:tr w:rsidR="00212DDB" w:rsidRPr="00531615" w:rsidTr="00212DDB">
        <w:trPr>
          <w:jc w:val="center"/>
          <w:ins w:id="235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31615" w:rsidRDefault="00212DDB" w:rsidP="00212DDB">
            <w:pPr>
              <w:jc w:val="left"/>
              <w:rPr>
                <w:ins w:id="2358" w:author="Zhang, Carol (MSHA)" w:date="2019-08-21T13:14:00Z"/>
                <w:color w:val="0000FF"/>
                <w:u w:val="single"/>
              </w:rPr>
            </w:pPr>
            <w:ins w:id="235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_Ref488932650 \n \h  \* MERGEFORMAT </w:instrText>
              </w:r>
            </w:ins>
            <w:r>
              <w:rPr>
                <w:color w:val="0000FF"/>
                <w:u w:val="single"/>
              </w:rPr>
            </w:r>
            <w:ins w:id="23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61" w:author="Zhang, Carol (MSHA)" w:date="2019-12-11T16:14:00Z">
              <w:r w:rsidR="00B2321A">
                <w:rPr>
                  <w:color w:val="0000FF"/>
                  <w:u w:val="single"/>
                </w:rPr>
                <w:t>3.2</w:t>
              </w:r>
            </w:ins>
            <w:ins w:id="236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_Ref488932650 \h  \* MERGEFORMAT </w:instrText>
              </w:r>
            </w:ins>
            <w:r>
              <w:rPr>
                <w:color w:val="0000FF"/>
                <w:u w:val="single"/>
              </w:rPr>
            </w:r>
            <w:ins w:id="236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64" w:author="Zhang, Carol (MSHA)" w:date="2019-12-11T16:14:00Z">
              <w:r w:rsidR="00B2321A" w:rsidRPr="00B2321A">
                <w:rPr>
                  <w:color w:val="0000FF"/>
                  <w:u w:val="single"/>
                  <w:rPrChange w:id="2365" w:author="Zhang, Carol (MSHA)" w:date="2019-12-11T16:14:00Z">
                    <w:rPr/>
                  </w:rPrChange>
                </w:rPr>
                <w:t>INVALID_COMMAND</w:t>
              </w:r>
            </w:ins>
            <w:ins w:id="236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212DDB" w:rsidRDefault="00212DDB" w:rsidP="00212DDB">
            <w:pPr>
              <w:widowControl/>
              <w:jc w:val="center"/>
              <w:rPr>
                <w:ins w:id="2367" w:author="Zhang, Carol (MSHA)" w:date="2019-08-21T13:14:00Z"/>
                <w:rFonts w:ascii="Calibri" w:hAnsi="Calibri"/>
                <w:color w:val="000000"/>
                <w:sz w:val="22"/>
              </w:rPr>
            </w:pPr>
            <w:ins w:id="2368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51335" w:rsidRDefault="00212DDB" w:rsidP="00212DDB">
            <w:pPr>
              <w:jc w:val="center"/>
              <w:rPr>
                <w:ins w:id="2369" w:author="Zhang, Carol (MSHA)" w:date="2019-08-21T13:14:00Z"/>
                <w:color w:val="000000"/>
                <w:sz w:val="22"/>
              </w:rPr>
            </w:pPr>
          </w:p>
        </w:tc>
      </w:tr>
      <w:tr w:rsidR="00212DDB" w:rsidRPr="00531615" w:rsidTr="00212DDB">
        <w:trPr>
          <w:jc w:val="center"/>
          <w:ins w:id="237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371" w:author="Zhang, Carol (MSHA)" w:date="2019-08-21T13:14:00Z"/>
                <w:color w:val="0000FF"/>
                <w:u w:val="single"/>
              </w:rPr>
            </w:pPr>
            <w:ins w:id="237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_Ref454292036 \n \h  \* MERGEFORMAT </w:instrText>
              </w:r>
            </w:ins>
            <w:r>
              <w:rPr>
                <w:color w:val="0000FF"/>
                <w:u w:val="single"/>
              </w:rPr>
            </w:r>
            <w:ins w:id="23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74" w:author="Zhang, Carol (MSHA)" w:date="2019-12-11T16:14:00Z">
              <w:r w:rsidR="00B2321A">
                <w:rPr>
                  <w:color w:val="0000FF"/>
                  <w:u w:val="single"/>
                </w:rPr>
                <w:t>3.3</w:t>
              </w:r>
            </w:ins>
            <w:ins w:id="23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_Ref454292036 \h  \* MERGEFORMAT </w:instrText>
              </w:r>
            </w:ins>
            <w:r>
              <w:rPr>
                <w:color w:val="0000FF"/>
                <w:u w:val="single"/>
              </w:rPr>
            </w:r>
            <w:ins w:id="237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77" w:author="Zhang, Carol (MSHA)" w:date="2019-12-11T16:14:00Z">
              <w:r w:rsidR="00B2321A" w:rsidRPr="00B2321A">
                <w:rPr>
                  <w:color w:val="0000FF"/>
                  <w:u w:val="single"/>
                  <w:rPrChange w:id="2378" w:author="Zhang, Carol (MSHA)" w:date="2019-12-11T16:14:00Z">
                    <w:rPr/>
                  </w:rPrChange>
                </w:rPr>
                <w:t>SEND_FILE_START</w:t>
              </w:r>
            </w:ins>
            <w:ins w:id="23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38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38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382" w:author="Zhang, Carol (MSHA)" w:date="2019-08-21T13:14:00Z"/>
              </w:rPr>
            </w:pPr>
            <w:ins w:id="2383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</w:ins>
          </w:p>
        </w:tc>
      </w:tr>
      <w:tr w:rsidR="00212DDB" w:rsidTr="00212DDB">
        <w:trPr>
          <w:jc w:val="center"/>
          <w:ins w:id="238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31615" w:rsidRDefault="00212DDB" w:rsidP="00212DDB">
            <w:pPr>
              <w:jc w:val="left"/>
              <w:rPr>
                <w:ins w:id="2385" w:author="Zhang, Carol (MSHA)" w:date="2019-08-21T13:14:00Z"/>
                <w:color w:val="0000FF"/>
                <w:u w:val="single"/>
              </w:rPr>
            </w:pPr>
            <w:ins w:id="238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_Ref454292049 \n \h  \* MERGEFORMAT </w:instrText>
              </w:r>
            </w:ins>
            <w:r>
              <w:rPr>
                <w:color w:val="0000FF"/>
                <w:u w:val="single"/>
              </w:rPr>
            </w:r>
            <w:ins w:id="23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88" w:author="Zhang, Carol (MSHA)" w:date="2019-12-11T16:14:00Z">
              <w:r w:rsidR="00B2321A">
                <w:rPr>
                  <w:color w:val="0000FF"/>
                  <w:u w:val="single"/>
                </w:rPr>
                <w:t>3.4</w:t>
              </w:r>
            </w:ins>
            <w:ins w:id="23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_Ref454292049 \h  \* MERGEFORMAT </w:instrText>
              </w:r>
            </w:ins>
            <w:r>
              <w:rPr>
                <w:color w:val="0000FF"/>
                <w:u w:val="single"/>
              </w:rPr>
            </w:r>
            <w:ins w:id="23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391" w:author="Zhang, Carol (MSHA)" w:date="2019-12-11T16:14:00Z">
              <w:r w:rsidR="00B2321A" w:rsidRPr="00B2321A">
                <w:rPr>
                  <w:color w:val="0000FF"/>
                  <w:u w:val="single"/>
                  <w:rPrChange w:id="2392" w:author="Zhang, Carol (MSHA)" w:date="2019-12-11T16:14:00Z">
                    <w:rPr/>
                  </w:rPrChange>
                </w:rPr>
                <w:t>SEND_FILE_PACKAGE</w:t>
              </w:r>
            </w:ins>
            <w:ins w:id="23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39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39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396" w:author="Zhang, Carol (MSHA)" w:date="2019-08-21T13:14:00Z"/>
              </w:rPr>
            </w:pPr>
            <w:ins w:id="2397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</w:ins>
          </w:p>
        </w:tc>
      </w:tr>
      <w:tr w:rsidR="00212DDB" w:rsidTr="00212DDB">
        <w:trPr>
          <w:jc w:val="center"/>
          <w:ins w:id="239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31615" w:rsidRDefault="00212DDB" w:rsidP="00212DDB">
            <w:pPr>
              <w:jc w:val="left"/>
              <w:rPr>
                <w:ins w:id="2399" w:author="Zhang, Carol (MSHA)" w:date="2019-08-21T13:14:00Z"/>
                <w:color w:val="0000FF"/>
                <w:u w:val="single"/>
              </w:rPr>
            </w:pPr>
            <w:ins w:id="240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_Ref454292052 \n \h  \* MERGEFORMAT </w:instrText>
              </w:r>
            </w:ins>
            <w:r>
              <w:rPr>
                <w:color w:val="0000FF"/>
                <w:u w:val="single"/>
              </w:rPr>
            </w:r>
            <w:ins w:id="24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02" w:author="Zhang, Carol (MSHA)" w:date="2019-12-11T16:14:00Z">
              <w:r w:rsidR="00B2321A">
                <w:rPr>
                  <w:color w:val="0000FF"/>
                  <w:u w:val="single"/>
                </w:rPr>
                <w:t>3.5</w:t>
              </w:r>
            </w:ins>
            <w:ins w:id="24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_Ref454292052 \h  \* MERGEFORMAT </w:instrText>
              </w:r>
            </w:ins>
            <w:r>
              <w:rPr>
                <w:color w:val="0000FF"/>
                <w:u w:val="single"/>
              </w:rPr>
            </w:r>
            <w:ins w:id="240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05" w:author="Zhang, Carol (MSHA)" w:date="2019-12-11T16:14:00Z">
              <w:r w:rsidR="00B2321A" w:rsidRPr="00B2321A">
                <w:rPr>
                  <w:color w:val="0000FF"/>
                  <w:u w:val="single"/>
                  <w:rPrChange w:id="2406" w:author="Zhang, Carol (MSHA)" w:date="2019-12-11T16:14:00Z">
                    <w:rPr/>
                  </w:rPrChange>
                </w:rPr>
                <w:t>SEND_FILE_COMPLETED</w:t>
              </w:r>
            </w:ins>
            <w:ins w:id="24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0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0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10" w:author="Zhang, Carol (MSHA)" w:date="2019-08-21T13:14:00Z"/>
              </w:rPr>
            </w:pPr>
            <w:ins w:id="2411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</w:ins>
          </w:p>
        </w:tc>
      </w:tr>
      <w:tr w:rsidR="00212DDB" w:rsidTr="00212DDB">
        <w:trPr>
          <w:jc w:val="center"/>
          <w:ins w:id="241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31615" w:rsidRDefault="00212DDB" w:rsidP="00212DDB">
            <w:pPr>
              <w:jc w:val="left"/>
              <w:rPr>
                <w:ins w:id="2413" w:author="Zhang, Carol (MSHA)" w:date="2019-08-21T13:14:00Z"/>
                <w:color w:val="0000FF"/>
                <w:u w:val="single"/>
              </w:rPr>
            </w:pPr>
            <w:ins w:id="241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_Ref483213781 \n \h  \* MERGEFORMAT </w:instrText>
              </w:r>
            </w:ins>
            <w:r>
              <w:rPr>
                <w:color w:val="0000FF"/>
                <w:u w:val="single"/>
              </w:rPr>
            </w:r>
            <w:ins w:id="24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16" w:author="Zhang, Carol (MSHA)" w:date="2019-12-11T16:14:00Z">
              <w:r w:rsidR="00B2321A">
                <w:rPr>
                  <w:color w:val="0000FF"/>
                  <w:u w:val="single"/>
                </w:rPr>
                <w:t>3.6</w:t>
              </w:r>
            </w:ins>
            <w:ins w:id="24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_Ref483213781 \h  \* MERGEFORMAT </w:instrText>
              </w:r>
            </w:ins>
            <w:r>
              <w:rPr>
                <w:color w:val="0000FF"/>
                <w:u w:val="single"/>
              </w:rPr>
            </w:r>
            <w:ins w:id="241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19" w:author="Zhang, Carol (MSHA)" w:date="2019-12-11T16:14:00Z">
              <w:r w:rsidR="00B2321A" w:rsidRPr="00B2321A">
                <w:rPr>
                  <w:color w:val="0000FF"/>
                  <w:u w:val="single"/>
                  <w:rPrChange w:id="2420" w:author="Zhang, Carol (MSHA)" w:date="2019-12-11T16:14:00Z">
                    <w:rPr/>
                  </w:rPrChange>
                </w:rPr>
                <w:t>GET_FIRMWARE_VERSION</w:t>
              </w:r>
            </w:ins>
            <w:ins w:id="24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2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24" w:author="Zhang, Carol (MSHA)" w:date="2019-08-21T13:14:00Z"/>
              </w:rPr>
            </w:pPr>
            <w:ins w:id="2425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  <w:r>
                <w:rPr>
                  <w:color w:val="000000"/>
                  <w:sz w:val="22"/>
                </w:rPr>
                <w:t>/GPA/</w:t>
              </w:r>
              <w:r>
                <w:rPr>
                  <w:rFonts w:hint="eastAsia"/>
                  <w:color w:val="000000"/>
                  <w:sz w:val="22"/>
                </w:rPr>
                <w:t xml:space="preserve"> FCT</w:t>
              </w:r>
            </w:ins>
          </w:p>
        </w:tc>
      </w:tr>
      <w:tr w:rsidR="00212DDB" w:rsidTr="00212DDB">
        <w:trPr>
          <w:jc w:val="center"/>
          <w:ins w:id="242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31615" w:rsidRDefault="00212DDB" w:rsidP="00212DDB">
            <w:pPr>
              <w:jc w:val="left"/>
              <w:rPr>
                <w:ins w:id="2427" w:author="Zhang, Carol (MSHA)" w:date="2019-08-21T13:14:00Z"/>
                <w:color w:val="0000FF"/>
                <w:u w:val="single"/>
              </w:rPr>
            </w:pPr>
            <w:ins w:id="242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_Ref483213791 \n \h  \* MERGEFORMAT </w:instrText>
              </w:r>
            </w:ins>
            <w:r>
              <w:rPr>
                <w:color w:val="0000FF"/>
                <w:u w:val="single"/>
              </w:rPr>
            </w:r>
            <w:ins w:id="24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30" w:author="Zhang, Carol (MSHA)" w:date="2019-12-11T16:14:00Z">
              <w:r w:rsidR="00B2321A">
                <w:rPr>
                  <w:color w:val="0000FF"/>
                  <w:u w:val="single"/>
                </w:rPr>
                <w:t>3.7</w:t>
              </w:r>
            </w:ins>
            <w:ins w:id="24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_Ref483213791 \h  \* MERGEFORMAT </w:instrText>
              </w:r>
            </w:ins>
            <w:r>
              <w:rPr>
                <w:color w:val="0000FF"/>
                <w:u w:val="single"/>
              </w:rPr>
            </w:r>
            <w:ins w:id="24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33" w:author="Zhang, Carol (MSHA)" w:date="2019-12-11T16:14:00Z">
              <w:r w:rsidR="00B2321A" w:rsidRPr="00B2321A">
                <w:rPr>
                  <w:color w:val="0000FF"/>
                  <w:u w:val="single"/>
                  <w:rPrChange w:id="2434" w:author="Zhang, Carol (MSHA)" w:date="2019-12-11T16:14:00Z">
                    <w:rPr/>
                  </w:rPrChange>
                </w:rPr>
                <w:t>GET_CURRENT_MODE</w:t>
              </w:r>
            </w:ins>
            <w:ins w:id="24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3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3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38" w:author="Zhang, Carol (MSHA)" w:date="2019-08-21T13:14:00Z"/>
              </w:rPr>
            </w:pPr>
            <w:ins w:id="2439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  <w:r>
                <w:rPr>
                  <w:color w:val="000000"/>
                  <w:sz w:val="22"/>
                </w:rPr>
                <w:t>/GPA</w:t>
              </w:r>
            </w:ins>
          </w:p>
        </w:tc>
      </w:tr>
      <w:tr w:rsidR="00212DDB" w:rsidTr="00212DDB">
        <w:trPr>
          <w:jc w:val="center"/>
          <w:ins w:id="244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441" w:author="Zhang, Carol (MSHA)" w:date="2019-08-21T13:14:00Z"/>
                <w:color w:val="0000FF"/>
                <w:u w:val="single"/>
              </w:rPr>
            </w:pPr>
            <w:ins w:id="244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_Ref489965484 \n \h  \* MERGEFORMAT </w:instrText>
              </w:r>
            </w:ins>
            <w:r>
              <w:rPr>
                <w:color w:val="0000FF"/>
                <w:u w:val="single"/>
              </w:rPr>
            </w:r>
            <w:ins w:id="24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44" w:author="Zhang, Carol (MSHA)" w:date="2019-12-11T16:14:00Z">
              <w:r w:rsidR="00B2321A">
                <w:rPr>
                  <w:color w:val="0000FF"/>
                  <w:u w:val="single"/>
                </w:rPr>
                <w:t>3.8</w:t>
              </w:r>
            </w:ins>
            <w:ins w:id="244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_Ref489965484 \h  \* MERGEFORMAT </w:instrText>
              </w:r>
            </w:ins>
            <w:r>
              <w:rPr>
                <w:color w:val="0000FF"/>
                <w:u w:val="single"/>
              </w:rPr>
            </w:r>
            <w:ins w:id="244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47" w:author="Zhang, Carol (MSHA)" w:date="2019-12-11T16:14:00Z">
              <w:r w:rsidR="00B2321A" w:rsidRPr="00B2321A">
                <w:rPr>
                  <w:color w:val="0000FF"/>
                  <w:u w:val="single"/>
                  <w:rPrChange w:id="2448" w:author="Zhang, Carol (MSHA)" w:date="2019-12-11T16:14:00Z">
                    <w:rPr/>
                  </w:rPrChange>
                </w:rPr>
                <w:t>RESET_PUMPMODE</w:t>
              </w:r>
            </w:ins>
            <w:ins w:id="24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5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5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52" w:author="Zhang, Carol (MSHA)" w:date="2019-08-21T13:14:00Z"/>
              </w:rPr>
            </w:pPr>
            <w:ins w:id="2453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</w:ins>
          </w:p>
        </w:tc>
      </w:tr>
      <w:tr w:rsidR="00212DDB" w:rsidTr="00212DDB">
        <w:trPr>
          <w:jc w:val="center"/>
          <w:ins w:id="245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455" w:author="Zhang, Carol (MSHA)" w:date="2019-08-21T13:14:00Z"/>
                <w:color w:val="0000FF"/>
                <w:u w:val="single"/>
              </w:rPr>
            </w:pPr>
            <w:ins w:id="245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_Ref483314909 \n \h  \* MERGEFORMAT </w:instrText>
              </w:r>
            </w:ins>
            <w:r>
              <w:rPr>
                <w:color w:val="0000FF"/>
                <w:u w:val="single"/>
              </w:rPr>
            </w:r>
            <w:ins w:id="24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58" w:author="Zhang, Carol (MSHA)" w:date="2019-12-11T16:14:00Z">
              <w:r w:rsidR="00B2321A">
                <w:rPr>
                  <w:color w:val="0000FF"/>
                  <w:u w:val="single"/>
                </w:rPr>
                <w:t>3.9</w:t>
              </w:r>
            </w:ins>
            <w:ins w:id="245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_Ref483314909 \h  \* MERGEFORMAT </w:instrText>
              </w:r>
            </w:ins>
            <w:r>
              <w:rPr>
                <w:color w:val="0000FF"/>
                <w:u w:val="single"/>
              </w:rPr>
            </w:r>
            <w:ins w:id="24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61" w:author="Zhang, Carol (MSHA)" w:date="2019-12-11T16:14:00Z">
              <w:r w:rsidR="00B2321A" w:rsidRPr="00B2321A">
                <w:rPr>
                  <w:color w:val="0000FF"/>
                  <w:u w:val="single"/>
                  <w:rPrChange w:id="2462" w:author="Zhang, Carol (MSHA)" w:date="2019-12-11T16:14:00Z">
                    <w:rPr/>
                  </w:rPrChange>
                </w:rPr>
                <w:t>GET_SERIAL_NUMBER</w:t>
              </w:r>
            </w:ins>
            <w:ins w:id="24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6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6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66" w:author="Zhang, Carol (MSHA)" w:date="2019-08-21T13:14:00Z"/>
              </w:rPr>
            </w:pPr>
            <w:ins w:id="2467" w:author="Zhang, Carol (MSHA)" w:date="2019-08-21T13:14:00Z">
              <w:r>
                <w:t>GPA/GBA</w:t>
              </w:r>
            </w:ins>
          </w:p>
        </w:tc>
      </w:tr>
      <w:tr w:rsidR="00212DDB" w:rsidTr="00212DDB">
        <w:trPr>
          <w:jc w:val="center"/>
          <w:ins w:id="246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469" w:author="Zhang, Carol (MSHA)" w:date="2019-08-21T13:14:00Z"/>
                <w:color w:val="0000FF"/>
                <w:u w:val="single"/>
              </w:rPr>
            </w:pPr>
            <w:ins w:id="247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_Ref490052074 \n \h  \* MERGEFORMAT </w:instrText>
              </w:r>
            </w:ins>
            <w:r>
              <w:rPr>
                <w:color w:val="0000FF"/>
                <w:u w:val="single"/>
              </w:rPr>
            </w:r>
            <w:ins w:id="247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72" w:author="Zhang, Carol (MSHA)" w:date="2019-12-11T16:14:00Z">
              <w:r w:rsidR="00B2321A">
                <w:rPr>
                  <w:color w:val="0000FF"/>
                  <w:u w:val="single"/>
                </w:rPr>
                <w:t>3.10</w:t>
              </w:r>
            </w:ins>
            <w:ins w:id="247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_Ref490052074 \h  \* MERGEFORMAT </w:instrText>
              </w:r>
            </w:ins>
            <w:r>
              <w:rPr>
                <w:color w:val="0000FF"/>
                <w:u w:val="single"/>
              </w:rPr>
            </w:r>
            <w:ins w:id="247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75" w:author="Zhang, Carol (MSHA)" w:date="2019-12-11T16:14:00Z">
              <w:r w:rsidR="00B2321A" w:rsidRPr="00B2321A">
                <w:rPr>
                  <w:color w:val="0000FF"/>
                  <w:u w:val="single"/>
                  <w:rPrChange w:id="2476" w:author="Zhang, Carol (MSHA)" w:date="2019-12-11T16:14:00Z">
                    <w:rPr/>
                  </w:rPrChange>
                </w:rPr>
                <w:t>GET_SUPPORTED_MAX_FILE_SIZE</w:t>
              </w:r>
            </w:ins>
            <w:ins w:id="24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350C6F" w:rsidRDefault="00212DDB" w:rsidP="00212DDB">
            <w:pPr>
              <w:widowControl/>
              <w:jc w:val="center"/>
              <w:rPr>
                <w:ins w:id="247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247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0x0009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480" w:author="Zhang, Carol (MSHA)" w:date="2019-08-21T13:14:00Z"/>
              </w:rPr>
            </w:pPr>
            <w:ins w:id="2481" w:author="Zhang, Carol (MSHA)" w:date="2019-08-21T13:14:00Z">
              <w:r w:rsidRPr="00F33A92">
                <w:rPr>
                  <w:color w:val="000000"/>
                  <w:sz w:val="22"/>
                </w:rPr>
                <w:t>GUA</w:t>
              </w:r>
            </w:ins>
          </w:p>
        </w:tc>
      </w:tr>
      <w:tr w:rsidR="00212DDB" w:rsidTr="00212DDB">
        <w:trPr>
          <w:jc w:val="center"/>
          <w:ins w:id="248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483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widowControl/>
              <w:jc w:val="center"/>
              <w:rPr>
                <w:ins w:id="2484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485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248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487" w:author="Zhang, Carol (MSHA)" w:date="2019-08-21T13:14:00Z"/>
                <w:color w:val="0000FF"/>
                <w:u w:val="single"/>
              </w:rPr>
            </w:pPr>
            <w:ins w:id="248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_Ref454288979 \n \h  \* MERGEFORMAT </w:instrText>
              </w:r>
            </w:ins>
            <w:r>
              <w:rPr>
                <w:color w:val="0000FF"/>
                <w:u w:val="single"/>
              </w:rPr>
            </w:r>
            <w:ins w:id="248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90" w:author="Zhang, Carol (MSHA)" w:date="2019-12-11T16:14:00Z">
              <w:r w:rsidR="00B2321A">
                <w:rPr>
                  <w:color w:val="0000FF"/>
                  <w:u w:val="single"/>
                </w:rPr>
                <w:t>3.11</w:t>
              </w:r>
            </w:ins>
            <w:ins w:id="24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_Ref454288979 \h  \* MERGEFORMAT </w:instrText>
              </w:r>
            </w:ins>
            <w:r>
              <w:rPr>
                <w:color w:val="0000FF"/>
                <w:u w:val="single"/>
              </w:rPr>
            </w:r>
            <w:ins w:id="249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493" w:author="Zhang, Carol (MSHA)" w:date="2019-12-11T16:14:00Z">
              <w:r w:rsidR="00B2321A" w:rsidRPr="00B2321A">
                <w:rPr>
                  <w:color w:val="0000FF"/>
                  <w:u w:val="single"/>
                  <w:rPrChange w:id="2494" w:author="Zhang, Carol (MSHA)" w:date="2019-12-11T16:14:00Z">
                    <w:rPr/>
                  </w:rPrChange>
                </w:rPr>
                <w:t>GET_PUMP_ALARM</w:t>
              </w:r>
            </w:ins>
            <w:ins w:id="249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212DDB" w:rsidRPr="00BA5C9F" w:rsidRDefault="00212DDB" w:rsidP="00212DDB">
            <w:pPr>
              <w:jc w:val="center"/>
              <w:rPr>
                <w:ins w:id="2496" w:author="Zhang, Carol (MSHA)" w:date="2019-08-21T13:14:00Z"/>
                <w:color w:val="000000"/>
                <w:sz w:val="22"/>
              </w:rPr>
            </w:pPr>
            <w:ins w:id="2497" w:author="Zhang, Carol (MSHA)" w:date="2019-08-21T13:14:00Z">
              <w:r w:rsidRPr="00BA5C9F">
                <w:rPr>
                  <w:color w:val="000000"/>
                  <w:sz w:val="22"/>
                </w:rPr>
                <w:t>0x0100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2498" w:author="Zhang, Carol (MSHA)" w:date="2019-08-21T13:14:00Z"/>
                <w:sz w:val="16"/>
                <w:szCs w:val="16"/>
              </w:rPr>
            </w:pPr>
            <w:ins w:id="2499" w:author="Zhang, Carol (MSHA)" w:date="2019-08-21T13:14:00Z">
              <w:r w:rsidRPr="00461B88">
                <w:rPr>
                  <w:sz w:val="16"/>
                  <w:szCs w:val="16"/>
                </w:rPr>
                <w:t>GPA/GBA,</w:t>
              </w:r>
              <w:r>
                <w:rPr>
                  <w:sz w:val="16"/>
                  <w:szCs w:val="16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250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01" w:author="Zhang, Carol (MSHA)" w:date="2019-08-21T13:14:00Z"/>
                <w:color w:val="0000FF"/>
                <w:u w:val="single"/>
              </w:rPr>
            </w:pPr>
            <w:ins w:id="250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_Ref459909116 \n \h </w:instrText>
              </w:r>
            </w:ins>
            <w:r>
              <w:rPr>
                <w:color w:val="0000FF"/>
                <w:u w:val="single"/>
              </w:rPr>
            </w:r>
            <w:ins w:id="250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04" w:author="Zhang, Carol (MSHA)" w:date="2019-12-11T16:14:00Z">
              <w:r w:rsidR="00B2321A">
                <w:rPr>
                  <w:color w:val="0000FF"/>
                  <w:u w:val="single"/>
                </w:rPr>
                <w:t>3.12</w:t>
              </w:r>
            </w:ins>
            <w:ins w:id="25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_Ref459909116 \h  \* MERGEFORMAT </w:instrText>
              </w:r>
            </w:ins>
            <w:r>
              <w:rPr>
                <w:color w:val="0000FF"/>
                <w:u w:val="single"/>
              </w:rPr>
            </w:r>
            <w:ins w:id="250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07" w:author="Zhang, Carol (MSHA)" w:date="2019-12-11T16:14:00Z">
              <w:r w:rsidR="00B2321A" w:rsidRPr="00B2321A">
                <w:rPr>
                  <w:color w:val="0000FF"/>
                  <w:u w:val="single"/>
                  <w:rPrChange w:id="2508" w:author="Zhang, Carol (MSHA)" w:date="2019-12-11T16:14:00Z">
                    <w:rPr/>
                  </w:rPrChange>
                </w:rPr>
                <w:t>GET_KVO</w:t>
              </w:r>
            </w:ins>
            <w:ins w:id="250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10" w:author="Zhang, Carol (MSHA)" w:date="2019-08-21T13:14:00Z"/>
                <w:color w:val="000000"/>
                <w:sz w:val="22"/>
              </w:rPr>
            </w:pPr>
            <w:ins w:id="2511" w:author="Zhang, Carol (MSHA)" w:date="2019-08-21T13:14:00Z">
              <w:r w:rsidRPr="00BA5C9F">
                <w:rPr>
                  <w:color w:val="000000"/>
                  <w:sz w:val="22"/>
                </w:rPr>
                <w:t>0x0101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12" w:author="Zhang, Carol (MSHA)" w:date="2019-08-21T13:14:00Z"/>
              </w:rPr>
            </w:pPr>
            <w:ins w:id="2513" w:author="Zhang, Carol (MSHA)" w:date="2019-08-21T13:14:00Z">
              <w:r w:rsidRPr="00FA07F7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1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15" w:author="Zhang, Carol (MSHA)" w:date="2019-08-21T13:14:00Z"/>
                <w:color w:val="0000FF"/>
                <w:u w:val="single"/>
              </w:rPr>
            </w:pPr>
            <w:ins w:id="251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_Ref476669956 \n \h  \* MERGEFORMAT </w:instrText>
              </w:r>
            </w:ins>
            <w:r>
              <w:rPr>
                <w:color w:val="0000FF"/>
                <w:u w:val="single"/>
              </w:rPr>
            </w:r>
            <w:ins w:id="251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18" w:author="Zhang, Carol (MSHA)" w:date="2019-12-11T16:14:00Z">
              <w:r w:rsidR="00B2321A">
                <w:rPr>
                  <w:color w:val="0000FF"/>
                  <w:u w:val="single"/>
                </w:rPr>
                <w:t>3.13</w:t>
              </w:r>
            </w:ins>
            <w:ins w:id="251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_Ref476669956 \h  \* MERGEFORMAT </w:instrText>
              </w:r>
            </w:ins>
            <w:r>
              <w:rPr>
                <w:color w:val="0000FF"/>
                <w:u w:val="single"/>
              </w:rPr>
            </w:r>
            <w:ins w:id="252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21" w:author="Zhang, Carol (MSHA)" w:date="2019-12-11T16:14:00Z">
              <w:r w:rsidR="00B2321A" w:rsidRPr="00B2321A">
                <w:rPr>
                  <w:color w:val="0000FF"/>
                  <w:u w:val="single"/>
                  <w:rPrChange w:id="2522" w:author="Zhang, Carol (MSHA)" w:date="2019-12-11T16:14:00Z">
                    <w:rPr/>
                  </w:rPrChange>
                </w:rPr>
                <w:t>GET_DATE_TIME</w:t>
              </w:r>
            </w:ins>
            <w:ins w:id="252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24" w:author="Zhang, Carol (MSHA)" w:date="2019-08-21T13:14:00Z"/>
                <w:color w:val="000000"/>
                <w:sz w:val="22"/>
              </w:rPr>
            </w:pPr>
            <w:ins w:id="2525" w:author="Zhang, Carol (MSHA)" w:date="2019-08-21T13:14:00Z">
              <w:r w:rsidRPr="00BA5C9F">
                <w:rPr>
                  <w:color w:val="000000"/>
                  <w:sz w:val="22"/>
                </w:rPr>
                <w:t>0x0102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26" w:author="Zhang, Carol (MSHA)" w:date="2019-08-21T13:14:00Z"/>
              </w:rPr>
            </w:pPr>
            <w:ins w:id="2527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2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29" w:author="Zhang, Carol (MSHA)" w:date="2019-08-21T13:14:00Z"/>
                <w:color w:val="0000FF"/>
                <w:u w:val="single"/>
              </w:rPr>
            </w:pPr>
            <w:ins w:id="253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_Ref485220031 \n \h  \* MERGEFORMAT </w:instrText>
              </w:r>
            </w:ins>
            <w:r>
              <w:rPr>
                <w:color w:val="0000FF"/>
                <w:u w:val="single"/>
              </w:rPr>
            </w:r>
            <w:ins w:id="25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32" w:author="Zhang, Carol (MSHA)" w:date="2019-12-11T16:14:00Z">
              <w:r w:rsidR="00B2321A">
                <w:rPr>
                  <w:color w:val="0000FF"/>
                  <w:u w:val="single"/>
                </w:rPr>
                <w:t>3.14</w:t>
              </w:r>
            </w:ins>
            <w:ins w:id="253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_Ref485220031 \h  \* MERGEFORMAT </w:instrText>
              </w:r>
            </w:ins>
            <w:r>
              <w:rPr>
                <w:color w:val="0000FF"/>
                <w:u w:val="single"/>
              </w:rPr>
            </w:r>
            <w:ins w:id="253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35" w:author="Zhang, Carol (MSHA)" w:date="2019-12-11T16:14:00Z">
              <w:r w:rsidR="00B2321A" w:rsidRPr="00B2321A">
                <w:rPr>
                  <w:color w:val="0000FF"/>
                  <w:u w:val="single"/>
                  <w:rPrChange w:id="2536" w:author="Zhang, Carol (MSHA)" w:date="2019-12-11T16:14:00Z">
                    <w:rPr/>
                  </w:rPrChange>
                </w:rPr>
                <w:t>GET_OCCLUSION_LEVEL</w:t>
              </w:r>
            </w:ins>
            <w:ins w:id="253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38" w:author="Zhang, Carol (MSHA)" w:date="2019-08-21T13:14:00Z"/>
                <w:color w:val="000000"/>
                <w:sz w:val="22"/>
              </w:rPr>
            </w:pPr>
            <w:ins w:id="2539" w:author="Zhang, Carol (MSHA)" w:date="2019-08-21T13:14:00Z">
              <w:r w:rsidRPr="00BA5C9F">
                <w:rPr>
                  <w:color w:val="000000"/>
                  <w:sz w:val="22"/>
                </w:rPr>
                <w:t>0x0103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40" w:author="Zhang, Carol (MSHA)" w:date="2019-08-21T13:14:00Z"/>
              </w:rPr>
            </w:pPr>
            <w:ins w:id="2541" w:author="Zhang, Carol (MSHA)" w:date="2019-08-21T13:14:00Z">
              <w:r w:rsidRPr="00FA07F7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4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43" w:author="Zhang, Carol (MSHA)" w:date="2019-08-21T13:14:00Z"/>
                <w:color w:val="0000FF"/>
                <w:u w:val="single"/>
              </w:rPr>
            </w:pPr>
            <w:ins w:id="254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_Ref485643485 \n \h  \* MERGEFORMAT </w:instrText>
              </w:r>
            </w:ins>
            <w:r>
              <w:rPr>
                <w:color w:val="0000FF"/>
                <w:u w:val="single"/>
              </w:rPr>
            </w:r>
            <w:ins w:id="25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46" w:author="Zhang, Carol (MSHA)" w:date="2019-12-11T16:14:00Z">
              <w:r w:rsidR="00B2321A">
                <w:rPr>
                  <w:color w:val="0000FF"/>
                  <w:u w:val="single"/>
                </w:rPr>
                <w:t>3.15</w:t>
              </w:r>
            </w:ins>
            <w:ins w:id="25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_Ref485643485 \h  \* MERGEFORMAT </w:instrText>
              </w:r>
            </w:ins>
            <w:r>
              <w:rPr>
                <w:color w:val="0000FF"/>
                <w:u w:val="single"/>
              </w:rPr>
            </w:r>
            <w:ins w:id="254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49" w:author="Zhang, Carol (MSHA)" w:date="2019-12-11T16:14:00Z">
              <w:r w:rsidR="00B2321A" w:rsidRPr="00B2321A">
                <w:rPr>
                  <w:color w:val="0000FF"/>
                  <w:u w:val="single"/>
                  <w:rPrChange w:id="2550" w:author="Zhang, Carol (MSHA)" w:date="2019-12-11T16:14:00Z">
                    <w:rPr/>
                  </w:rPrChange>
                </w:rPr>
                <w:t>GET_MAINTENANCE_DATE_TIME</w:t>
              </w:r>
            </w:ins>
            <w:ins w:id="25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52" w:author="Zhang, Carol (MSHA)" w:date="2019-08-21T13:14:00Z"/>
                <w:color w:val="000000"/>
                <w:sz w:val="22"/>
              </w:rPr>
            </w:pPr>
            <w:ins w:id="2553" w:author="Zhang, Carol (MSHA)" w:date="2019-08-21T13:14:00Z">
              <w:r w:rsidRPr="00BA5C9F">
                <w:rPr>
                  <w:color w:val="000000"/>
                  <w:sz w:val="22"/>
                </w:rPr>
                <w:t>0x0104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54" w:author="Zhang, Carol (MSHA)" w:date="2019-08-21T13:14:00Z"/>
              </w:rPr>
            </w:pPr>
            <w:ins w:id="2555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5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57" w:author="Zhang, Carol (MSHA)" w:date="2019-08-21T13:14:00Z"/>
                <w:color w:val="0000FF"/>
                <w:u w:val="single"/>
              </w:rPr>
            </w:pPr>
            <w:ins w:id="255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_Ref485652475 \n \h  \* MERGEFORMAT </w:instrText>
              </w:r>
            </w:ins>
            <w:r>
              <w:rPr>
                <w:color w:val="0000FF"/>
                <w:u w:val="single"/>
              </w:rPr>
            </w:r>
            <w:ins w:id="25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60" w:author="Zhang, Carol (MSHA)" w:date="2019-12-11T16:14:00Z">
              <w:r w:rsidR="00B2321A">
                <w:rPr>
                  <w:color w:val="0000FF"/>
                  <w:u w:val="single"/>
                </w:rPr>
                <w:t>3.16</w:t>
              </w:r>
            </w:ins>
            <w:ins w:id="25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_Ref485652475 \h  \* MERGEFORMAT </w:instrText>
              </w:r>
            </w:ins>
            <w:r>
              <w:rPr>
                <w:color w:val="0000FF"/>
                <w:u w:val="single"/>
              </w:rPr>
            </w:r>
            <w:ins w:id="256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63" w:author="Zhang, Carol (MSHA)" w:date="2019-12-11T16:14:00Z">
              <w:r w:rsidR="00B2321A" w:rsidRPr="00B2321A">
                <w:rPr>
                  <w:color w:val="0000FF"/>
                  <w:u w:val="single"/>
                  <w:rPrChange w:id="2564" w:author="Zhang, Carol (MSHA)" w:date="2019-12-11T16:14:00Z">
                    <w:rPr/>
                  </w:rPrChange>
                </w:rPr>
                <w:t>GET_MAINTENANCE_PERIOD</w:t>
              </w:r>
            </w:ins>
            <w:ins w:id="25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66" w:author="Zhang, Carol (MSHA)" w:date="2019-08-21T13:14:00Z"/>
                <w:color w:val="000000"/>
                <w:sz w:val="22"/>
              </w:rPr>
            </w:pPr>
            <w:ins w:id="2567" w:author="Zhang, Carol (MSHA)" w:date="2019-08-21T13:14:00Z">
              <w:r w:rsidRPr="00BA5C9F">
                <w:rPr>
                  <w:color w:val="000000"/>
                  <w:sz w:val="22"/>
                </w:rPr>
                <w:t>0x0105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68" w:author="Zhang, Carol (MSHA)" w:date="2019-08-21T13:14:00Z"/>
              </w:rPr>
            </w:pPr>
            <w:ins w:id="2569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7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71" w:author="Zhang, Carol (MSHA)" w:date="2019-08-21T13:14:00Z"/>
                <w:color w:val="0000FF"/>
                <w:u w:val="single"/>
              </w:rPr>
            </w:pPr>
            <w:ins w:id="257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_Ref486322686 \n \h  \* MERGEFORMAT </w:instrText>
              </w:r>
            </w:ins>
            <w:r>
              <w:rPr>
                <w:color w:val="0000FF"/>
                <w:u w:val="single"/>
              </w:rPr>
            </w:r>
            <w:ins w:id="25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74" w:author="Zhang, Carol (MSHA)" w:date="2019-12-11T16:14:00Z">
              <w:r w:rsidR="00B2321A">
                <w:rPr>
                  <w:color w:val="0000FF"/>
                  <w:u w:val="single"/>
                </w:rPr>
                <w:t>3.17</w:t>
              </w:r>
            </w:ins>
            <w:ins w:id="25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_Ref486322686 \h  \* MERGEFORMAT </w:instrText>
              </w:r>
            </w:ins>
            <w:r>
              <w:rPr>
                <w:color w:val="0000FF"/>
                <w:u w:val="single"/>
              </w:rPr>
            </w:r>
            <w:ins w:id="257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77" w:author="Zhang, Carol (MSHA)" w:date="2019-12-11T16:14:00Z">
              <w:r w:rsidR="00B2321A" w:rsidRPr="00B2321A">
                <w:rPr>
                  <w:color w:val="0000FF"/>
                  <w:u w:val="single"/>
                  <w:rPrChange w:id="2578" w:author="Zhang, Carol (MSHA)" w:date="2019-12-11T16:14:00Z">
                    <w:rPr/>
                  </w:rPrChange>
                </w:rPr>
                <w:t>GET_ALARM_VOLUME</w:t>
              </w:r>
            </w:ins>
            <w:ins w:id="25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80" w:author="Zhang, Carol (MSHA)" w:date="2019-08-21T13:14:00Z"/>
                <w:color w:val="000000"/>
                <w:sz w:val="22"/>
              </w:rPr>
            </w:pPr>
            <w:ins w:id="2581" w:author="Zhang, Carol (MSHA)" w:date="2019-08-21T13:14:00Z">
              <w:r w:rsidRPr="00BA5C9F">
                <w:rPr>
                  <w:color w:val="000000"/>
                  <w:sz w:val="22"/>
                </w:rPr>
                <w:t>0x0106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82" w:author="Zhang, Carol (MSHA)" w:date="2019-08-21T13:14:00Z"/>
              </w:rPr>
            </w:pPr>
            <w:ins w:id="2583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8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585" w:author="Zhang, Carol (MSHA)" w:date="2019-08-21T13:14:00Z"/>
                <w:color w:val="0000FF"/>
                <w:u w:val="single"/>
              </w:rPr>
            </w:pPr>
            <w:ins w:id="258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_Ref486322720 \n \h  \* MERGEFORMAT </w:instrText>
              </w:r>
            </w:ins>
            <w:r>
              <w:rPr>
                <w:color w:val="0000FF"/>
                <w:u w:val="single"/>
              </w:rPr>
            </w:r>
            <w:ins w:id="25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88" w:author="Zhang, Carol (MSHA)" w:date="2019-12-11T16:14:00Z">
              <w:r w:rsidR="00B2321A">
                <w:rPr>
                  <w:color w:val="0000FF"/>
                  <w:u w:val="single"/>
                </w:rPr>
                <w:t>3.18</w:t>
              </w:r>
            </w:ins>
            <w:ins w:id="25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_Ref486322720 \h  \* MERGEFORMAT </w:instrText>
              </w:r>
            </w:ins>
            <w:r>
              <w:rPr>
                <w:color w:val="0000FF"/>
                <w:u w:val="single"/>
              </w:rPr>
            </w:r>
            <w:ins w:id="25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591" w:author="Zhang, Carol (MSHA)" w:date="2019-12-11T16:14:00Z">
              <w:r w:rsidR="00B2321A" w:rsidRPr="00B2321A">
                <w:rPr>
                  <w:color w:val="0000FF"/>
                  <w:u w:val="single"/>
                  <w:rPrChange w:id="2592" w:author="Zhang, Carol (MSHA)" w:date="2019-12-11T16:14:00Z">
                    <w:rPr/>
                  </w:rPrChange>
                </w:rPr>
                <w:t>GET_</w:t>
              </w:r>
              <w:r w:rsidR="00B2321A" w:rsidRPr="00B2321A">
                <w:rPr>
                  <w:color w:val="0000FF"/>
                  <w:u w:val="single"/>
                  <w:rPrChange w:id="2593" w:author="Zhang, Carol (MSHA)" w:date="2019-12-11T16:14:00Z">
                    <w:rPr>
                      <w:lang w:val="en"/>
                    </w:rPr>
                  </w:rPrChange>
                </w:rPr>
                <w:t>BRIGHTNESS</w:t>
              </w:r>
            </w:ins>
            <w:ins w:id="259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595" w:author="Zhang, Carol (MSHA)" w:date="2019-08-21T13:14:00Z"/>
                <w:color w:val="000000"/>
                <w:sz w:val="22"/>
              </w:rPr>
            </w:pPr>
            <w:ins w:id="2596" w:author="Zhang, Carol (MSHA)" w:date="2019-08-21T13:14:00Z">
              <w:r w:rsidRPr="00BA5C9F">
                <w:rPr>
                  <w:color w:val="000000"/>
                  <w:sz w:val="22"/>
                </w:rPr>
                <w:t>0x0107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597" w:author="Zhang, Carol (MSHA)" w:date="2019-08-21T13:14:00Z"/>
              </w:rPr>
            </w:pPr>
            <w:ins w:id="2598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59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00" w:author="Zhang, Carol (MSHA)" w:date="2019-08-21T13:14:00Z"/>
                <w:color w:val="0000FF"/>
                <w:u w:val="single"/>
              </w:rPr>
            </w:pPr>
            <w:ins w:id="260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_Ref486322756 \n \h  \* MERGEFORMAT </w:instrText>
              </w:r>
            </w:ins>
            <w:r>
              <w:rPr>
                <w:color w:val="0000FF"/>
                <w:u w:val="single"/>
              </w:rPr>
            </w:r>
            <w:ins w:id="260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03" w:author="Zhang, Carol (MSHA)" w:date="2019-12-11T16:14:00Z">
              <w:r w:rsidR="00B2321A">
                <w:rPr>
                  <w:color w:val="0000FF"/>
                  <w:u w:val="single"/>
                </w:rPr>
                <w:t>3.19</w:t>
              </w:r>
            </w:ins>
            <w:ins w:id="260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_Ref486322756 \h  \* MERGEFORMAT </w:instrText>
              </w:r>
            </w:ins>
            <w:r>
              <w:rPr>
                <w:color w:val="0000FF"/>
                <w:u w:val="single"/>
              </w:rPr>
            </w:r>
            <w:ins w:id="26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06" w:author="Zhang, Carol (MSHA)" w:date="2019-12-11T16:14:00Z">
              <w:r w:rsidR="00B2321A" w:rsidRPr="00B2321A">
                <w:rPr>
                  <w:color w:val="0000FF"/>
                  <w:u w:val="single"/>
                  <w:rPrChange w:id="2607" w:author="Zhang, Carol (MSHA)" w:date="2019-12-11T16:14:00Z">
                    <w:rPr/>
                  </w:rPrChange>
                </w:rPr>
                <w:t>GET_NIGHTMODE_PERIOD</w:t>
              </w:r>
            </w:ins>
            <w:ins w:id="260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09" w:author="Zhang, Carol (MSHA)" w:date="2019-08-21T13:14:00Z"/>
                <w:color w:val="000000"/>
                <w:sz w:val="22"/>
              </w:rPr>
            </w:pPr>
            <w:ins w:id="2610" w:author="Zhang, Carol (MSHA)" w:date="2019-08-21T13:14:00Z">
              <w:r w:rsidRPr="00BA5C9F">
                <w:rPr>
                  <w:color w:val="000000"/>
                  <w:sz w:val="22"/>
                </w:rPr>
                <w:t>0x0108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2611" w:author="Zhang, Carol (MSHA)" w:date="2019-08-21T13:14:00Z"/>
                <w:sz w:val="18"/>
                <w:szCs w:val="18"/>
              </w:rPr>
            </w:pPr>
            <w:ins w:id="2612" w:author="Zhang, Carol (MSHA)" w:date="2019-08-21T13:14:00Z">
              <w:r w:rsidRPr="00461B88">
                <w:rPr>
                  <w:sz w:val="18"/>
                  <w:szCs w:val="18"/>
                </w:rPr>
                <w:t>GPA,</w:t>
              </w:r>
              <w:r w:rsidRPr="00461B88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1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14" w:author="Zhang, Carol (MSHA)" w:date="2019-08-21T13:14:00Z"/>
                <w:color w:val="0000FF"/>
                <w:u w:val="single"/>
              </w:rPr>
            </w:pPr>
            <w:ins w:id="261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_Ref486581858 \n \h  \* MERGEFORMAT </w:instrText>
              </w:r>
            </w:ins>
            <w:r>
              <w:rPr>
                <w:color w:val="0000FF"/>
                <w:u w:val="single"/>
              </w:rPr>
            </w:r>
            <w:ins w:id="261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17" w:author="Zhang, Carol (MSHA)" w:date="2019-12-11T16:14:00Z">
              <w:r w:rsidR="00B2321A">
                <w:rPr>
                  <w:color w:val="0000FF"/>
                  <w:u w:val="single"/>
                </w:rPr>
                <w:t>3.20</w:t>
              </w:r>
            </w:ins>
            <w:ins w:id="261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_Ref486581858 \h  \* MERGEFORMAT </w:instrText>
              </w:r>
            </w:ins>
            <w:r>
              <w:rPr>
                <w:color w:val="0000FF"/>
                <w:u w:val="single"/>
              </w:rPr>
            </w:r>
            <w:ins w:id="26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20" w:author="Zhang, Carol (MSHA)" w:date="2019-12-11T16:14:00Z">
              <w:r w:rsidR="00B2321A" w:rsidRPr="00B2321A">
                <w:rPr>
                  <w:color w:val="0000FF"/>
                  <w:u w:val="single"/>
                  <w:rPrChange w:id="2621" w:author="Zhang, Carol (MSHA)" w:date="2019-12-11T16:14:00Z">
                    <w:rPr/>
                  </w:rPrChange>
                </w:rPr>
                <w:t>GET_</w:t>
              </w:r>
              <w:r w:rsidR="00B2321A" w:rsidRPr="00B2321A">
                <w:rPr>
                  <w:color w:val="0000FF"/>
                  <w:u w:val="single"/>
                  <w:rPrChange w:id="2622" w:author="Zhang, Carol (MSHA)" w:date="2019-12-11T16:14:00Z">
                    <w:rPr>
                      <w:rStyle w:val="shorttext"/>
                      <w:lang w:val="en"/>
                    </w:rPr>
                  </w:rPrChange>
                </w:rPr>
                <w:t>PUMP</w:t>
              </w:r>
              <w:r w:rsidR="00B2321A" w:rsidRPr="00B2321A">
                <w:rPr>
                  <w:color w:val="0000FF"/>
                  <w:u w:val="single"/>
                  <w:rPrChange w:id="2623" w:author="Zhang, Carol (MSHA)" w:date="2019-12-11T16:14:00Z">
                    <w:rPr/>
                  </w:rPrChange>
                </w:rPr>
                <w:t>_LANGUAGE</w:t>
              </w:r>
            </w:ins>
            <w:ins w:id="262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25" w:author="Zhang, Carol (MSHA)" w:date="2019-08-21T13:14:00Z"/>
                <w:color w:val="000000"/>
                <w:sz w:val="22"/>
              </w:rPr>
            </w:pPr>
            <w:ins w:id="2626" w:author="Zhang, Carol (MSHA)" w:date="2019-08-21T13:14:00Z">
              <w:r w:rsidRPr="00BA5C9F">
                <w:rPr>
                  <w:color w:val="000000"/>
                  <w:sz w:val="22"/>
                </w:rPr>
                <w:t>0x0109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27" w:author="Zhang, Carol (MSHA)" w:date="2019-08-21T13:14:00Z"/>
              </w:rPr>
            </w:pPr>
            <w:ins w:id="2628" w:author="Zhang, Carol (MSHA)" w:date="2019-08-21T13:14:00Z">
              <w:r w:rsidRPr="00FA07F7">
                <w:t>GPA</w:t>
              </w:r>
              <w:r w:rsidRPr="00AC6C74">
                <w:rPr>
                  <w:sz w:val="18"/>
                  <w:szCs w:val="18"/>
                </w:rPr>
                <w:t>,</w:t>
              </w:r>
              <w:r w:rsidRPr="00AC6C74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2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30" w:author="Zhang, Carol (MSHA)" w:date="2019-08-21T13:14:00Z"/>
                <w:color w:val="0000FF"/>
                <w:u w:val="single"/>
              </w:rPr>
            </w:pPr>
            <w:ins w:id="263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_Ref487708504 \n \h  \* MERGEFORMAT </w:instrText>
              </w:r>
            </w:ins>
            <w:r>
              <w:rPr>
                <w:color w:val="0000FF"/>
                <w:u w:val="single"/>
              </w:rPr>
            </w:r>
            <w:ins w:id="26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33" w:author="Zhang, Carol (MSHA)" w:date="2019-12-11T16:14:00Z">
              <w:r w:rsidR="00B2321A">
                <w:rPr>
                  <w:color w:val="0000FF"/>
                  <w:u w:val="single"/>
                </w:rPr>
                <w:t>3.21</w:t>
              </w:r>
            </w:ins>
            <w:ins w:id="263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_Ref487708504 \h  \* MERGEFORMAT </w:instrText>
              </w:r>
            </w:ins>
            <w:r>
              <w:rPr>
                <w:color w:val="0000FF"/>
                <w:u w:val="single"/>
              </w:rPr>
            </w:r>
            <w:ins w:id="263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36" w:author="Zhang, Carol (MSHA)" w:date="2019-12-11T16:14:00Z">
              <w:r w:rsidR="00B2321A" w:rsidRPr="00B2321A">
                <w:rPr>
                  <w:color w:val="0000FF"/>
                  <w:u w:val="single"/>
                  <w:rPrChange w:id="2637" w:author="Zhang, Carol (MSHA)" w:date="2019-12-11T16:14:00Z">
                    <w:rPr/>
                  </w:rPrChange>
                </w:rPr>
                <w:t>GET_LOG_TOTAL_NUM</w:t>
              </w:r>
            </w:ins>
            <w:ins w:id="263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39" w:author="Zhang, Carol (MSHA)" w:date="2019-08-21T13:14:00Z"/>
                <w:color w:val="000000"/>
                <w:sz w:val="22"/>
              </w:rPr>
            </w:pPr>
            <w:ins w:id="2640" w:author="Zhang, Carol (MSHA)" w:date="2019-08-21T13:14:00Z">
              <w:r w:rsidRPr="00BA5C9F">
                <w:rPr>
                  <w:color w:val="000000"/>
                  <w:sz w:val="22"/>
                </w:rPr>
                <w:t>0x010A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41" w:author="Zhang, Carol (MSHA)" w:date="2019-08-21T13:14:00Z"/>
              </w:rPr>
            </w:pPr>
            <w:ins w:id="2642" w:author="Zhang, Carol (MSHA)" w:date="2019-08-21T13:14:00Z">
              <w:r w:rsidRPr="00FA07F7">
                <w:t>GPA</w:t>
              </w:r>
              <w: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4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44" w:author="Zhang, Carol (MSHA)" w:date="2019-08-21T13:14:00Z"/>
                <w:color w:val="0000FF"/>
                <w:u w:val="single"/>
              </w:rPr>
            </w:pPr>
            <w:ins w:id="264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_Ref487708529 \n \h  \* MERGEFORMAT </w:instrText>
              </w:r>
            </w:ins>
            <w:r>
              <w:rPr>
                <w:color w:val="0000FF"/>
                <w:u w:val="single"/>
              </w:rPr>
            </w:r>
            <w:ins w:id="264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47" w:author="Zhang, Carol (MSHA)" w:date="2019-12-11T16:14:00Z">
              <w:r w:rsidR="00B2321A">
                <w:rPr>
                  <w:color w:val="0000FF"/>
                  <w:u w:val="single"/>
                </w:rPr>
                <w:t>3.22</w:t>
              </w:r>
            </w:ins>
            <w:ins w:id="264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_Ref487708529 \h  \* MERGEFORMAT </w:instrText>
              </w:r>
            </w:ins>
            <w:r>
              <w:rPr>
                <w:color w:val="0000FF"/>
                <w:u w:val="single"/>
              </w:rPr>
            </w:r>
            <w:ins w:id="264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50" w:author="Zhang, Carol (MSHA)" w:date="2019-12-11T16:14:00Z">
              <w:r w:rsidR="00B2321A" w:rsidRPr="00B2321A">
                <w:rPr>
                  <w:color w:val="0000FF"/>
                  <w:u w:val="single"/>
                  <w:rPrChange w:id="2651" w:author="Zhang, Carol (MSHA)" w:date="2019-12-11T16:14:00Z">
                    <w:rPr/>
                  </w:rPrChange>
                </w:rPr>
                <w:t>GET_LOG</w:t>
              </w:r>
            </w:ins>
            <w:ins w:id="265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53" w:author="Zhang, Carol (MSHA)" w:date="2019-08-21T13:14:00Z"/>
                <w:color w:val="000000"/>
                <w:sz w:val="22"/>
              </w:rPr>
            </w:pPr>
            <w:ins w:id="2654" w:author="Zhang, Carol (MSHA)" w:date="2019-08-21T13:14:00Z">
              <w:r w:rsidRPr="00BA5C9F">
                <w:rPr>
                  <w:color w:val="000000"/>
                  <w:sz w:val="22"/>
                </w:rPr>
                <w:t>0x010B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55" w:author="Zhang, Carol (MSHA)" w:date="2019-08-21T13:14:00Z"/>
              </w:rPr>
            </w:pPr>
            <w:ins w:id="2656" w:author="Zhang, Carol (MSHA)" w:date="2019-08-21T13:14:00Z">
              <w:r w:rsidRPr="00FA07F7">
                <w:t>GPA</w:t>
              </w:r>
              <w: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5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58" w:author="Zhang, Carol (MSHA)" w:date="2019-08-21T13:14:00Z"/>
                <w:color w:val="0000FF"/>
                <w:u w:val="single"/>
              </w:rPr>
            </w:pPr>
            <w:ins w:id="265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_Ref493773250 \n \h  \* MERGEFORMAT </w:instrText>
              </w:r>
            </w:ins>
            <w:r>
              <w:rPr>
                <w:color w:val="0000FF"/>
                <w:u w:val="single"/>
              </w:rPr>
            </w:r>
            <w:ins w:id="26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61" w:author="Zhang, Carol (MSHA)" w:date="2019-12-11T16:14:00Z">
              <w:r w:rsidR="00B2321A">
                <w:rPr>
                  <w:color w:val="0000FF"/>
                  <w:u w:val="single"/>
                </w:rPr>
                <w:t>3.23</w:t>
              </w:r>
            </w:ins>
            <w:ins w:id="266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_Ref493773250 \h  \* MERGEFORMAT </w:instrText>
              </w:r>
            </w:ins>
            <w:r>
              <w:rPr>
                <w:color w:val="0000FF"/>
                <w:u w:val="single"/>
              </w:rPr>
            </w:r>
            <w:ins w:id="266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64" w:author="Zhang, Carol (MSHA)" w:date="2019-12-11T16:14:00Z">
              <w:r w:rsidR="00B2321A" w:rsidRPr="00B2321A">
                <w:rPr>
                  <w:color w:val="0000FF"/>
                  <w:u w:val="single"/>
                  <w:rPrChange w:id="2665" w:author="Zhang, Carol (MSHA)" w:date="2019-12-11T16:14:00Z">
                    <w:rPr/>
                  </w:rPrChange>
                </w:rPr>
                <w:t>GET_POWER_STATUS</w:t>
              </w:r>
            </w:ins>
            <w:ins w:id="266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67" w:author="Zhang, Carol (MSHA)" w:date="2019-08-21T13:14:00Z"/>
                <w:color w:val="000000"/>
                <w:sz w:val="22"/>
              </w:rPr>
            </w:pPr>
            <w:ins w:id="2668" w:author="Zhang, Carol (MSHA)" w:date="2019-08-21T13:14:00Z">
              <w:r w:rsidRPr="00BA5C9F">
                <w:rPr>
                  <w:color w:val="000000"/>
                  <w:sz w:val="22"/>
                </w:rPr>
                <w:t>0x010C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69" w:author="Zhang, Carol (MSHA)" w:date="2019-08-21T13:14:00Z"/>
              </w:rPr>
            </w:pPr>
            <w:ins w:id="2670" w:author="Zhang, Carol (MSHA)" w:date="2019-08-21T13:14:00Z">
              <w:r w:rsidRPr="00FA07F7">
                <w:t>GPA</w:t>
              </w:r>
              <w:r>
                <w:t>/GBA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7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tabs>
                <w:tab w:val="left" w:pos="622"/>
              </w:tabs>
              <w:jc w:val="left"/>
              <w:rPr>
                <w:ins w:id="2672" w:author="Zhang, Carol (MSHA)" w:date="2019-08-21T13:14:00Z"/>
                <w:color w:val="0000FF"/>
                <w:u w:val="single"/>
              </w:rPr>
            </w:pPr>
            <w:ins w:id="267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_Ref487110637 \n \h  \* MERGEFORMAT </w:instrText>
              </w:r>
            </w:ins>
            <w:r>
              <w:rPr>
                <w:color w:val="0000FF"/>
                <w:u w:val="single"/>
              </w:rPr>
            </w:r>
            <w:ins w:id="267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75" w:author="Zhang, Carol (MSHA)" w:date="2019-12-11T16:14:00Z">
              <w:r w:rsidR="00B2321A">
                <w:rPr>
                  <w:color w:val="0000FF"/>
                  <w:u w:val="single"/>
                </w:rPr>
                <w:t>3.24</w:t>
              </w:r>
            </w:ins>
            <w:ins w:id="267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_Ref487110637 \h  \* MERGEFORMAT </w:instrText>
              </w:r>
            </w:ins>
            <w:r>
              <w:rPr>
                <w:color w:val="0000FF"/>
                <w:u w:val="single"/>
              </w:rPr>
            </w:r>
            <w:ins w:id="267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78" w:author="Zhang, Carol (MSHA)" w:date="2019-12-11T16:14:00Z">
              <w:r w:rsidR="00B2321A" w:rsidRPr="00B2321A">
                <w:rPr>
                  <w:color w:val="0000FF"/>
                  <w:u w:val="single"/>
                  <w:rPrChange w:id="2679" w:author="Zhang, Carol (MSHA)" w:date="2019-12-11T16:14:00Z">
                    <w:rPr/>
                  </w:rPrChange>
                </w:rPr>
                <w:t>GET_SENSOR_STATUS</w:t>
              </w:r>
            </w:ins>
            <w:ins w:id="268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81" w:author="Zhang, Carol (MSHA)" w:date="2019-08-21T13:14:00Z"/>
                <w:color w:val="000000"/>
                <w:sz w:val="22"/>
              </w:rPr>
            </w:pPr>
            <w:ins w:id="2682" w:author="Zhang, Carol (MSHA)" w:date="2019-08-21T13:14:00Z">
              <w:r w:rsidRPr="00BA5C9F">
                <w:rPr>
                  <w:color w:val="000000"/>
                  <w:sz w:val="22"/>
                </w:rPr>
                <w:t>0x010D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83" w:author="Zhang, Carol (MSHA)" w:date="2019-08-21T13:14:00Z"/>
              </w:rPr>
            </w:pPr>
            <w:ins w:id="2684" w:author="Zhang, Carol (MSHA)" w:date="2019-08-21T13:14:00Z">
              <w:r w:rsidRPr="00FA07F7">
                <w:t>GPA</w:t>
              </w:r>
              <w:r w:rsidRPr="00E47022">
                <w:rPr>
                  <w:sz w:val="18"/>
                  <w:szCs w:val="18"/>
                </w:rPr>
                <w:t>,</w:t>
              </w:r>
              <w:r w:rsidRPr="00E47022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8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686" w:author="Zhang, Carol (MSHA)" w:date="2019-08-21T13:14:00Z"/>
                <w:color w:val="0000FF"/>
                <w:u w:val="single"/>
              </w:rPr>
            </w:pPr>
            <w:ins w:id="268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_Ref487467144 \n \h  \* MERGEFORMAT </w:instrText>
              </w:r>
            </w:ins>
            <w:r>
              <w:rPr>
                <w:color w:val="0000FF"/>
                <w:u w:val="single"/>
              </w:rPr>
            </w:r>
            <w:ins w:id="268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89" w:author="Zhang, Carol (MSHA)" w:date="2019-12-11T16:14:00Z">
              <w:r w:rsidR="00B2321A">
                <w:rPr>
                  <w:color w:val="0000FF"/>
                  <w:u w:val="single"/>
                </w:rPr>
                <w:t>3.25</w:t>
              </w:r>
            </w:ins>
            <w:ins w:id="269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_Ref487467144 \h  \* MERGEFORMAT </w:instrText>
              </w:r>
            </w:ins>
            <w:r>
              <w:rPr>
                <w:color w:val="0000FF"/>
                <w:u w:val="single"/>
              </w:rPr>
            </w:r>
            <w:ins w:id="269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692" w:author="Zhang, Carol (MSHA)" w:date="2019-12-11T16:14:00Z">
              <w:r w:rsidR="00B2321A" w:rsidRPr="00B2321A">
                <w:rPr>
                  <w:color w:val="0000FF"/>
                  <w:u w:val="single"/>
                  <w:rPrChange w:id="2693" w:author="Zhang, Carol (MSHA)" w:date="2019-12-11T16:14:00Z">
                    <w:rPr/>
                  </w:rPrChange>
                </w:rPr>
                <w:t>GET_INFUSION_MODE</w:t>
              </w:r>
            </w:ins>
            <w:ins w:id="269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695" w:author="Zhang, Carol (MSHA)" w:date="2019-08-21T13:14:00Z"/>
                <w:color w:val="000000"/>
                <w:sz w:val="22"/>
              </w:rPr>
            </w:pPr>
            <w:ins w:id="2696" w:author="Zhang, Carol (MSHA)" w:date="2019-08-21T13:14:00Z">
              <w:r w:rsidRPr="00BA5C9F">
                <w:rPr>
                  <w:color w:val="000000"/>
                  <w:sz w:val="22"/>
                </w:rPr>
                <w:t>0x010E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697" w:author="Zhang, Carol (MSHA)" w:date="2019-08-21T13:14:00Z"/>
              </w:rPr>
            </w:pPr>
            <w:ins w:id="2698" w:author="Zhang, Carol (MSHA)" w:date="2019-08-21T13:14:00Z">
              <w:r w:rsidRPr="00FA07F7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69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00" w:author="Zhang, Carol (MSHA)" w:date="2019-08-21T13:14:00Z"/>
                <w:color w:val="0000FF"/>
                <w:u w:val="single"/>
              </w:rPr>
            </w:pPr>
            <w:ins w:id="270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_Ref487467179 \n \h  \* MERGEFORMAT </w:instrText>
              </w:r>
            </w:ins>
            <w:r>
              <w:rPr>
                <w:color w:val="0000FF"/>
                <w:u w:val="single"/>
              </w:rPr>
            </w:r>
            <w:ins w:id="270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03" w:author="Zhang, Carol (MSHA)" w:date="2019-12-11T16:14:00Z">
              <w:r w:rsidR="00B2321A">
                <w:rPr>
                  <w:color w:val="0000FF"/>
                  <w:u w:val="single"/>
                </w:rPr>
                <w:t>3.26</w:t>
              </w:r>
            </w:ins>
            <w:ins w:id="270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_Ref487467179 \h  \* MERGEFORMAT </w:instrText>
              </w:r>
            </w:ins>
            <w:r>
              <w:rPr>
                <w:color w:val="0000FF"/>
                <w:u w:val="single"/>
              </w:rPr>
            </w:r>
            <w:ins w:id="27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06" w:author="Zhang, Carol (MSHA)" w:date="2019-12-11T16:14:00Z">
              <w:r w:rsidR="00B2321A" w:rsidRPr="00B2321A">
                <w:rPr>
                  <w:color w:val="0000FF"/>
                  <w:u w:val="single"/>
                  <w:rPrChange w:id="2707" w:author="Zhang, Carol (MSHA)" w:date="2019-12-11T16:14:00Z">
                    <w:rPr/>
                  </w:rPrChange>
                </w:rPr>
                <w:t>GET_BRAND</w:t>
              </w:r>
            </w:ins>
            <w:ins w:id="270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09" w:author="Zhang, Carol (MSHA)" w:date="2019-08-21T13:14:00Z"/>
                <w:color w:val="000000"/>
                <w:sz w:val="22"/>
              </w:rPr>
            </w:pPr>
            <w:ins w:id="2710" w:author="Zhang, Carol (MSHA)" w:date="2019-08-21T13:14:00Z">
              <w:r w:rsidRPr="00BA5C9F">
                <w:rPr>
                  <w:color w:val="000000"/>
                  <w:sz w:val="22"/>
                </w:rPr>
                <w:t>0x010F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11" w:author="Zhang, Carol (MSHA)" w:date="2019-08-21T13:14:00Z"/>
              </w:rPr>
            </w:pPr>
            <w:ins w:id="2712" w:author="Zhang, Carol (MSHA)" w:date="2019-08-21T13:14:00Z">
              <w:r w:rsidRPr="00FA07F7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71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14" w:author="Zhang, Carol (MSHA)" w:date="2019-08-21T13:14:00Z"/>
                <w:color w:val="0000FF"/>
                <w:u w:val="single"/>
              </w:rPr>
            </w:pPr>
            <w:ins w:id="271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_Ref487467220 \n \h  \* MERGEFORMAT </w:instrText>
              </w:r>
            </w:ins>
            <w:r>
              <w:rPr>
                <w:color w:val="0000FF"/>
                <w:u w:val="single"/>
              </w:rPr>
            </w:r>
            <w:ins w:id="271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17" w:author="Zhang, Carol (MSHA)" w:date="2019-12-11T16:14:00Z">
              <w:r w:rsidR="00B2321A">
                <w:rPr>
                  <w:color w:val="0000FF"/>
                  <w:u w:val="single"/>
                </w:rPr>
                <w:t>3.27</w:t>
              </w:r>
            </w:ins>
            <w:ins w:id="271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_Ref487467220 \h  \* MERGEFORMAT </w:instrText>
              </w:r>
            </w:ins>
            <w:r>
              <w:rPr>
                <w:color w:val="0000FF"/>
                <w:u w:val="single"/>
              </w:rPr>
            </w:r>
            <w:ins w:id="27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20" w:author="Zhang, Carol (MSHA)" w:date="2019-12-11T16:14:00Z">
              <w:r w:rsidR="00B2321A" w:rsidRPr="00B2321A">
                <w:rPr>
                  <w:color w:val="0000FF"/>
                  <w:u w:val="single"/>
                  <w:rPrChange w:id="2721" w:author="Zhang, Carol (MSHA)" w:date="2019-12-11T16:14:00Z">
                    <w:rPr/>
                  </w:rPrChange>
                </w:rPr>
                <w:t>GET_DOSE_UINT</w:t>
              </w:r>
            </w:ins>
            <w:ins w:id="272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23" w:author="Zhang, Carol (MSHA)" w:date="2019-08-21T13:14:00Z"/>
                <w:color w:val="000000"/>
                <w:sz w:val="22"/>
              </w:rPr>
            </w:pPr>
            <w:ins w:id="2724" w:author="Zhang, Carol (MSHA)" w:date="2019-08-21T13:14:00Z">
              <w:r w:rsidRPr="00BA5C9F">
                <w:rPr>
                  <w:color w:val="000000"/>
                  <w:sz w:val="22"/>
                </w:rPr>
                <w:t>0x0110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25" w:author="Zhang, Carol (MSHA)" w:date="2019-08-21T13:14:00Z"/>
              </w:rPr>
            </w:pPr>
            <w:ins w:id="2726" w:author="Zhang, Carol (MSHA)" w:date="2019-08-21T13:14:00Z">
              <w:r w:rsidRPr="00FA07F7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72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28" w:author="Zhang, Carol (MSHA)" w:date="2019-08-21T13:14:00Z"/>
                <w:color w:val="0000FF"/>
                <w:u w:val="single"/>
              </w:rPr>
            </w:pPr>
            <w:ins w:id="272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_Ref488245017 \n \h  \* MERGEFORMAT </w:instrText>
              </w:r>
            </w:ins>
            <w:r>
              <w:rPr>
                <w:color w:val="0000FF"/>
                <w:u w:val="single"/>
              </w:rPr>
            </w:r>
            <w:ins w:id="273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31" w:author="Zhang, Carol (MSHA)" w:date="2019-12-11T16:14:00Z">
              <w:r w:rsidR="00B2321A">
                <w:rPr>
                  <w:color w:val="0000FF"/>
                  <w:u w:val="single"/>
                </w:rPr>
                <w:t>3.28</w:t>
              </w:r>
            </w:ins>
            <w:ins w:id="273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_Ref488245017 \h  \* MERGEFORMAT </w:instrText>
              </w:r>
            </w:ins>
            <w:r>
              <w:rPr>
                <w:color w:val="0000FF"/>
                <w:u w:val="single"/>
              </w:rPr>
            </w:r>
            <w:ins w:id="273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34" w:author="Zhang, Carol (MSHA)" w:date="2019-12-11T16:14:00Z">
              <w:r w:rsidR="00B2321A" w:rsidRPr="00B2321A">
                <w:rPr>
                  <w:color w:val="0000FF"/>
                  <w:u w:val="single"/>
                  <w:rPrChange w:id="2735" w:author="Zhang, Carol (MSHA)" w:date="2019-12-11T16:14:00Z">
                    <w:rPr/>
                  </w:rPrChange>
                </w:rPr>
                <w:t>GET_CURRENT_DRUG</w:t>
              </w:r>
            </w:ins>
            <w:ins w:id="273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37" w:author="Zhang, Carol (MSHA)" w:date="2019-08-21T13:14:00Z"/>
                <w:color w:val="000000"/>
                <w:sz w:val="22"/>
              </w:rPr>
            </w:pPr>
            <w:ins w:id="2738" w:author="Zhang, Carol (MSHA)" w:date="2019-08-21T13:14:00Z">
              <w:r w:rsidRPr="00BA5C9F">
                <w:rPr>
                  <w:color w:val="000000"/>
                  <w:sz w:val="22"/>
                </w:rPr>
                <w:t>0x0111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39" w:author="Zhang, Carol (MSHA)" w:date="2019-08-21T13:14:00Z"/>
              </w:rPr>
            </w:pPr>
            <w:ins w:id="2740" w:author="Zhang, Carol (MSHA)" w:date="2019-08-21T13:14:00Z">
              <w:r w:rsidRPr="00FA07F7">
                <w:t>GPA</w:t>
              </w:r>
              <w:r w:rsidRPr="00A12401">
                <w:rPr>
                  <w:sz w:val="16"/>
                  <w:szCs w:val="16"/>
                </w:rPr>
                <w:t>,</w:t>
              </w:r>
              <w:r>
                <w:rPr>
                  <w:sz w:val="16"/>
                  <w:szCs w:val="16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274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42" w:author="Zhang, Carol (MSHA)" w:date="2019-08-21T13:14:00Z"/>
                <w:color w:val="0000FF"/>
                <w:u w:val="single"/>
              </w:rPr>
            </w:pPr>
            <w:ins w:id="274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_Ref488245038 \n \h  \* MERGEFORMAT </w:instrText>
              </w:r>
            </w:ins>
            <w:r>
              <w:rPr>
                <w:color w:val="0000FF"/>
                <w:u w:val="single"/>
              </w:rPr>
            </w:r>
            <w:ins w:id="274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45" w:author="Zhang, Carol (MSHA)" w:date="2019-12-11T16:14:00Z">
              <w:r w:rsidR="00B2321A">
                <w:rPr>
                  <w:color w:val="0000FF"/>
                  <w:u w:val="single"/>
                </w:rPr>
                <w:t>3.29</w:t>
              </w:r>
            </w:ins>
            <w:ins w:id="274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_Ref488245038 \h  \* MERGEFORMAT </w:instrText>
              </w:r>
            </w:ins>
            <w:r>
              <w:rPr>
                <w:color w:val="0000FF"/>
                <w:u w:val="single"/>
              </w:rPr>
            </w:r>
            <w:ins w:id="27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48" w:author="Zhang, Carol (MSHA)" w:date="2019-12-11T16:14:00Z">
              <w:r w:rsidR="00B2321A" w:rsidRPr="00B2321A">
                <w:rPr>
                  <w:color w:val="0000FF"/>
                  <w:u w:val="single"/>
                  <w:rPrChange w:id="2749" w:author="Zhang, Carol (MSHA)" w:date="2019-12-11T16:14:00Z">
                    <w:rPr/>
                  </w:rPrChange>
                </w:rPr>
                <w:t>GET_INFUSION_PARAMETER</w:t>
              </w:r>
            </w:ins>
            <w:ins w:id="275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51" w:author="Zhang, Carol (MSHA)" w:date="2019-08-21T13:14:00Z"/>
                <w:color w:val="000000"/>
                <w:sz w:val="22"/>
              </w:rPr>
            </w:pPr>
            <w:ins w:id="2752" w:author="Zhang, Carol (MSHA)" w:date="2019-08-21T13:14:00Z">
              <w:r w:rsidRPr="00BA5C9F">
                <w:rPr>
                  <w:color w:val="000000"/>
                  <w:sz w:val="22"/>
                </w:rPr>
                <w:t>0x0112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53" w:author="Zhang, Carol (MSHA)" w:date="2019-08-21T13:14:00Z"/>
              </w:rPr>
            </w:pPr>
            <w:ins w:id="2754" w:author="Zhang, Carol (MSHA)" w:date="2019-08-21T13:14:00Z">
              <w:r w:rsidRPr="00FA07F7">
                <w:t>GPA</w:t>
              </w:r>
              <w:r w:rsidRPr="00CD14AC">
                <w:rPr>
                  <w:sz w:val="18"/>
                  <w:szCs w:val="18"/>
                </w:rPr>
                <w:t>,</w:t>
              </w:r>
              <w:r w:rsidRPr="00CD14AC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75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56" w:author="Zhang, Carol (MSHA)" w:date="2019-08-21T13:14:00Z"/>
                <w:color w:val="0000FF"/>
                <w:u w:val="single"/>
              </w:rPr>
            </w:pPr>
            <w:ins w:id="275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_Ref485220010 \n \h  \* MERGEFORMAT </w:instrText>
              </w:r>
            </w:ins>
            <w:r>
              <w:rPr>
                <w:color w:val="0000FF"/>
                <w:u w:val="single"/>
              </w:rPr>
            </w:r>
            <w:ins w:id="275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59" w:author="Zhang, Carol (MSHA)" w:date="2019-12-11T16:14:00Z">
              <w:r w:rsidR="00B2321A">
                <w:rPr>
                  <w:color w:val="0000FF"/>
                  <w:u w:val="single"/>
                </w:rPr>
                <w:t>3.30</w:t>
              </w:r>
            </w:ins>
            <w:ins w:id="276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_Ref485220010 \h  \* MERGEFORMAT </w:instrText>
              </w:r>
            </w:ins>
            <w:r>
              <w:rPr>
                <w:color w:val="0000FF"/>
                <w:u w:val="single"/>
              </w:rPr>
            </w:r>
            <w:ins w:id="276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62" w:author="Zhang, Carol (MSHA)" w:date="2019-12-11T16:14:00Z">
              <w:r w:rsidR="00B2321A" w:rsidRPr="00B2321A">
                <w:rPr>
                  <w:color w:val="0000FF"/>
                  <w:u w:val="single"/>
                  <w:rPrChange w:id="2763" w:author="Zhang, Carol (MSHA)" w:date="2019-12-11T16:14:00Z">
                    <w:rPr/>
                  </w:rPrChange>
                </w:rPr>
                <w:t>GET_BATTERY_ALARM_DURATION</w:t>
              </w:r>
            </w:ins>
            <w:ins w:id="276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65" w:author="Zhang, Carol (MSHA)" w:date="2019-08-21T13:14:00Z"/>
                <w:color w:val="000000"/>
                <w:sz w:val="22"/>
              </w:rPr>
            </w:pPr>
            <w:ins w:id="2766" w:author="Zhang, Carol (MSHA)" w:date="2019-08-21T13:14:00Z">
              <w:r w:rsidRPr="00BA5C9F">
                <w:rPr>
                  <w:color w:val="000000"/>
                  <w:sz w:val="22"/>
                </w:rPr>
                <w:t>0x0113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67" w:author="Zhang, Carol (MSHA)" w:date="2019-08-21T13:14:00Z"/>
              </w:rPr>
            </w:pPr>
            <w:ins w:id="2768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76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70" w:author="Zhang, Carol (MSHA)" w:date="2019-08-21T13:14:00Z"/>
                <w:color w:val="0000FF"/>
                <w:u w:val="single"/>
              </w:rPr>
            </w:pPr>
            <w:ins w:id="277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_Ref489965200 \n \h  \* MERGEFORMAT </w:instrText>
              </w:r>
            </w:ins>
            <w:r>
              <w:rPr>
                <w:color w:val="0000FF"/>
                <w:u w:val="single"/>
              </w:rPr>
            </w:r>
            <w:ins w:id="277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73" w:author="Zhang, Carol (MSHA)" w:date="2019-12-11T16:14:00Z">
              <w:r w:rsidR="00B2321A">
                <w:rPr>
                  <w:color w:val="0000FF"/>
                  <w:u w:val="single"/>
                </w:rPr>
                <w:t>3.31</w:t>
              </w:r>
            </w:ins>
            <w:ins w:id="277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_Ref489965200 \h  \* MERGEFORMAT </w:instrText>
              </w:r>
            </w:ins>
            <w:r>
              <w:rPr>
                <w:color w:val="0000FF"/>
                <w:u w:val="single"/>
              </w:rPr>
            </w:r>
            <w:ins w:id="277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76" w:author="Zhang, Carol (MSHA)" w:date="2019-12-11T16:14:00Z">
              <w:r w:rsidR="00B2321A" w:rsidRPr="00B2321A">
                <w:rPr>
                  <w:color w:val="0000FF"/>
                  <w:u w:val="single"/>
                  <w:rPrChange w:id="2777" w:author="Zhang, Carol (MSHA)" w:date="2019-12-11T16:14:00Z">
                    <w:rPr/>
                  </w:rPrChange>
                </w:rPr>
                <w:t>GET_LOCK_PASSWORD</w:t>
              </w:r>
            </w:ins>
            <w:ins w:id="277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79" w:author="Zhang, Carol (MSHA)" w:date="2019-08-21T13:14:00Z"/>
                <w:color w:val="000000"/>
                <w:sz w:val="22"/>
              </w:rPr>
            </w:pPr>
            <w:ins w:id="2780" w:author="Zhang, Carol (MSHA)" w:date="2019-08-21T13:14:00Z">
              <w:r w:rsidRPr="00BA5C9F">
                <w:rPr>
                  <w:color w:val="000000"/>
                  <w:sz w:val="22"/>
                </w:rPr>
                <w:t>0x0116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781" w:author="Zhang, Carol (MSHA)" w:date="2019-08-21T13:14:00Z"/>
              </w:rPr>
            </w:pPr>
            <w:ins w:id="2782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78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84" w:author="Zhang, Carol (MSHA)" w:date="2019-08-21T13:14:00Z"/>
                <w:color w:val="0000FF"/>
                <w:u w:val="single"/>
              </w:rPr>
            </w:pPr>
            <w:ins w:id="278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_Ref489965221 \n \h  \* MERGEFORMAT </w:instrText>
              </w:r>
            </w:ins>
            <w:r>
              <w:rPr>
                <w:color w:val="0000FF"/>
                <w:u w:val="single"/>
              </w:rPr>
            </w:r>
            <w:ins w:id="278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87" w:author="Zhang, Carol (MSHA)" w:date="2019-12-11T16:14:00Z">
              <w:r w:rsidR="00B2321A">
                <w:rPr>
                  <w:color w:val="0000FF"/>
                  <w:u w:val="single"/>
                </w:rPr>
                <w:t>3.32</w:t>
              </w:r>
            </w:ins>
            <w:ins w:id="278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 w:rsidDel="00617427"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_Ref16250252 \h  \* MERGEFORMAT </w:instrText>
              </w:r>
            </w:ins>
            <w:r>
              <w:rPr>
                <w:color w:val="0000FF"/>
                <w:u w:val="single"/>
              </w:rPr>
            </w:r>
            <w:ins w:id="278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790" w:author="Zhang, Carol (MSHA)" w:date="2019-12-11T16:14:00Z">
              <w:r w:rsidR="00B2321A" w:rsidRPr="00B2321A">
                <w:rPr>
                  <w:color w:val="0000FF"/>
                  <w:u w:val="single"/>
                  <w:rPrChange w:id="2791" w:author="Zhang, Carol (MSHA)" w:date="2019-12-11T16:14:00Z">
                    <w:rPr/>
                  </w:rPrChange>
                </w:rPr>
                <w:t>GET_SWITCH_STATUS</w:t>
              </w:r>
            </w:ins>
            <w:ins w:id="279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793" w:author="Zhang, Carol (MSHA)" w:date="2019-08-21T13:14:00Z"/>
                <w:color w:val="000000"/>
                <w:sz w:val="22"/>
              </w:rPr>
            </w:pPr>
            <w:ins w:id="2794" w:author="Zhang, Carol (MSHA)" w:date="2019-08-21T13:14:00Z">
              <w:r w:rsidRPr="00BA5C9F">
                <w:rPr>
                  <w:color w:val="000000"/>
                  <w:sz w:val="22"/>
                </w:rPr>
                <w:t>0x0117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2795" w:author="Zhang, Carol (MSHA)" w:date="2019-08-21T13:14:00Z"/>
                <w:sz w:val="18"/>
                <w:szCs w:val="18"/>
              </w:rPr>
            </w:pPr>
            <w:ins w:id="2796" w:author="Zhang, Carol (MSHA)" w:date="2019-08-21T13:14:00Z">
              <w:r w:rsidRPr="00461B88">
                <w:rPr>
                  <w:sz w:val="18"/>
                  <w:szCs w:val="18"/>
                </w:rPr>
                <w:t>GPA,</w:t>
              </w:r>
              <w:r w:rsidRPr="00461B88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79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798" w:author="Zhang, Carol (MSHA)" w:date="2019-08-21T13:14:00Z"/>
                <w:color w:val="0000FF"/>
                <w:u w:val="single"/>
              </w:rPr>
            </w:pPr>
            <w:ins w:id="279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_Ref489965262 \n \h  \* MERGEFORMAT </w:instrText>
              </w:r>
            </w:ins>
            <w:r>
              <w:rPr>
                <w:color w:val="0000FF"/>
                <w:u w:val="single"/>
              </w:rPr>
            </w:r>
            <w:ins w:id="280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01" w:author="Zhang, Carol (MSHA)" w:date="2019-12-11T16:14:00Z">
              <w:r w:rsidR="00B2321A">
                <w:rPr>
                  <w:color w:val="0000FF"/>
                  <w:u w:val="single"/>
                </w:rPr>
                <w:t>3.33</w:t>
              </w:r>
            </w:ins>
            <w:ins w:id="280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_Ref489965262 \h  \* MERGEFORMAT </w:instrText>
              </w:r>
            </w:ins>
            <w:r>
              <w:rPr>
                <w:color w:val="0000FF"/>
                <w:u w:val="single"/>
              </w:rPr>
            </w:r>
            <w:ins w:id="280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04" w:author="Zhang, Carol (MSHA)" w:date="2019-12-11T16:14:00Z">
              <w:r w:rsidR="00B2321A" w:rsidRPr="00B2321A">
                <w:rPr>
                  <w:color w:val="0000FF"/>
                  <w:u w:val="single"/>
                  <w:rPrChange w:id="2805" w:author="Zhang, Carol (MSHA)" w:date="2019-12-11T16:14:00Z">
                    <w:rPr/>
                  </w:rPrChange>
                </w:rPr>
                <w:t>GET_COMPLETE_INFUSION_ALARM_TIME</w:t>
              </w:r>
            </w:ins>
            <w:ins w:id="280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07" w:author="Zhang, Carol (MSHA)" w:date="2019-08-21T13:14:00Z"/>
                <w:color w:val="000000"/>
                <w:sz w:val="22"/>
              </w:rPr>
            </w:pPr>
            <w:ins w:id="2808" w:author="Zhang, Carol (MSHA)" w:date="2019-08-21T13:14:00Z">
              <w:r w:rsidRPr="00BA5C9F">
                <w:rPr>
                  <w:color w:val="000000"/>
                  <w:sz w:val="22"/>
                </w:rPr>
                <w:t>0x0118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09" w:author="Zhang, Carol (MSHA)" w:date="2019-08-21T13:14:00Z"/>
              </w:rPr>
            </w:pPr>
            <w:ins w:id="2810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81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2812" w:author="Zhang, Carol (MSHA)" w:date="2019-08-21T13:14:00Z"/>
                <w:color w:val="0000FF"/>
                <w:u w:val="single"/>
              </w:rPr>
            </w:pPr>
            <w:ins w:id="281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_Ref494205493 \n \h  \* MERGEFORMAT </w:instrText>
              </w:r>
            </w:ins>
            <w:r>
              <w:rPr>
                <w:color w:val="0000FF"/>
                <w:u w:val="single"/>
              </w:rPr>
            </w:r>
            <w:ins w:id="281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15" w:author="Zhang, Carol (MSHA)" w:date="2019-12-11T16:14:00Z">
              <w:r w:rsidR="00B2321A">
                <w:rPr>
                  <w:color w:val="0000FF"/>
                  <w:u w:val="single"/>
                </w:rPr>
                <w:t>3.34</w:t>
              </w:r>
            </w:ins>
            <w:ins w:id="281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_Ref494205493 \h  \* MERGEFORMAT </w:instrText>
              </w:r>
            </w:ins>
            <w:r>
              <w:rPr>
                <w:color w:val="0000FF"/>
                <w:u w:val="single"/>
              </w:rPr>
            </w:r>
            <w:ins w:id="281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18" w:author="Zhang, Carol (MSHA)" w:date="2019-12-11T16:14:00Z">
              <w:r w:rsidR="00B2321A" w:rsidRPr="00B2321A">
                <w:rPr>
                  <w:color w:val="0000FF"/>
                  <w:u w:val="single"/>
                  <w:rPrChange w:id="2819" w:author="Zhang, Carol (MSHA)" w:date="2019-12-11T16:14:00Z">
                    <w:rPr/>
                  </w:rPrChange>
                </w:rPr>
                <w:t>GET_ALARM_SOUND_TYPE</w:t>
              </w:r>
            </w:ins>
            <w:ins w:id="282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21" w:author="Zhang, Carol (MSHA)" w:date="2019-08-21T13:14:00Z"/>
                <w:color w:val="000000"/>
                <w:sz w:val="22"/>
              </w:rPr>
            </w:pPr>
            <w:ins w:id="2822" w:author="Zhang, Carol (MSHA)" w:date="2019-08-21T13:14:00Z">
              <w:r w:rsidRPr="00BA5C9F">
                <w:rPr>
                  <w:color w:val="000000"/>
                  <w:sz w:val="22"/>
                </w:rPr>
                <w:t>0x0119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23" w:author="Zhang, Carol (MSHA)" w:date="2019-08-21T13:14:00Z"/>
              </w:rPr>
            </w:pPr>
            <w:ins w:id="2824" w:author="Zhang, Carol (MSHA)" w:date="2019-08-21T13:14:00Z">
              <w:r w:rsidRPr="00FA07F7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282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26" w:author="Zhang, Carol (MSHA)" w:date="2019-08-21T13:14:00Z"/>
                <w:color w:val="0000FF"/>
                <w:u w:val="single"/>
              </w:rPr>
            </w:pPr>
            <w:ins w:id="282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_Ref489965311 \n \h  \* MERGEFORMAT </w:instrText>
              </w:r>
            </w:ins>
            <w:r>
              <w:rPr>
                <w:color w:val="0000FF"/>
                <w:u w:val="single"/>
              </w:rPr>
            </w:r>
            <w:ins w:id="282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29" w:author="Zhang, Carol (MSHA)" w:date="2019-12-11T16:14:00Z">
              <w:r w:rsidR="00B2321A">
                <w:rPr>
                  <w:color w:val="0000FF"/>
                  <w:u w:val="single"/>
                </w:rPr>
                <w:t>3.35</w:t>
              </w:r>
            </w:ins>
            <w:ins w:id="283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_Ref489965311 \h  \* MERGEFORMAT </w:instrText>
              </w:r>
            </w:ins>
            <w:r>
              <w:rPr>
                <w:color w:val="0000FF"/>
                <w:u w:val="single"/>
              </w:rPr>
            </w:r>
            <w:ins w:id="28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32" w:author="Zhang, Carol (MSHA)" w:date="2019-12-11T16:14:00Z">
              <w:r w:rsidR="00B2321A" w:rsidRPr="00B2321A">
                <w:rPr>
                  <w:color w:val="0000FF"/>
                  <w:u w:val="single"/>
                  <w:rPrChange w:id="2833" w:author="Zhang, Carol (MSHA)" w:date="2019-12-11T16:14:00Z">
                    <w:rPr/>
                  </w:rPrChange>
                </w:rPr>
                <w:t>GET_CUSTOMBRAND_CALIPARA</w:t>
              </w:r>
            </w:ins>
            <w:ins w:id="283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35" w:author="Zhang, Carol (MSHA)" w:date="2019-08-21T13:14:00Z"/>
                <w:color w:val="000000"/>
                <w:sz w:val="22"/>
              </w:rPr>
            </w:pPr>
            <w:ins w:id="2836" w:author="Zhang, Carol (MSHA)" w:date="2019-08-21T13:14:00Z">
              <w:r w:rsidRPr="00BA5C9F">
                <w:rPr>
                  <w:color w:val="000000"/>
                  <w:sz w:val="22"/>
                </w:rPr>
                <w:t>0x011A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37" w:author="Zhang, Carol (MSHA)" w:date="2019-08-21T13:14:00Z"/>
              </w:rPr>
            </w:pPr>
            <w:ins w:id="2838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83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40" w:author="Zhang, Carol (MSHA)" w:date="2019-08-21T13:14:00Z"/>
                <w:color w:val="0000FF"/>
                <w:u w:val="single"/>
              </w:rPr>
            </w:pPr>
            <w:ins w:id="284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_Ref490138169 \n \h  \* MERGEFORMAT </w:instrText>
              </w:r>
            </w:ins>
            <w:r>
              <w:rPr>
                <w:color w:val="0000FF"/>
                <w:u w:val="single"/>
              </w:rPr>
            </w:r>
            <w:ins w:id="284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43" w:author="Zhang, Carol (MSHA)" w:date="2019-12-11T16:14:00Z">
              <w:r w:rsidR="00B2321A">
                <w:rPr>
                  <w:color w:val="0000FF"/>
                  <w:u w:val="single"/>
                </w:rPr>
                <w:t>3.36</w:t>
              </w:r>
            </w:ins>
            <w:ins w:id="284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_Ref490138169 \h  \* MERGEFORMAT </w:instrText>
              </w:r>
            </w:ins>
            <w:r>
              <w:rPr>
                <w:color w:val="0000FF"/>
                <w:u w:val="single"/>
              </w:rPr>
            </w:r>
            <w:ins w:id="28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46" w:author="Zhang, Carol (MSHA)" w:date="2019-12-11T16:14:00Z">
              <w:r w:rsidR="00B2321A" w:rsidRPr="00B2321A">
                <w:rPr>
                  <w:color w:val="0000FF"/>
                  <w:u w:val="single"/>
                  <w:rPrChange w:id="2847" w:author="Zhang, Carol (MSHA)" w:date="2019-12-11T16:14:00Z">
                    <w:rPr/>
                  </w:rPrChange>
                </w:rPr>
                <w:t>GET_PRESELECTON_BRAND</w:t>
              </w:r>
            </w:ins>
            <w:ins w:id="284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49" w:author="Zhang, Carol (MSHA)" w:date="2019-08-21T13:14:00Z"/>
                <w:color w:val="000000"/>
                <w:sz w:val="22"/>
              </w:rPr>
            </w:pPr>
            <w:ins w:id="2850" w:author="Zhang, Carol (MSHA)" w:date="2019-08-21T13:14:00Z">
              <w:r w:rsidRPr="00BA5C9F">
                <w:rPr>
                  <w:color w:val="000000"/>
                  <w:sz w:val="22"/>
                </w:rPr>
                <w:t>0x011B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51" w:author="Zhang, Carol (MSHA)" w:date="2019-08-21T13:14:00Z"/>
              </w:rPr>
            </w:pPr>
            <w:ins w:id="2852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85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54" w:author="Zhang, Carol (MSHA)" w:date="2019-08-21T13:14:00Z"/>
                <w:color w:val="0000FF"/>
                <w:u w:val="single"/>
              </w:rPr>
            </w:pPr>
            <w:ins w:id="285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_Ref490212378 \n \h  \* MERGEFORMAT </w:instrText>
              </w:r>
            </w:ins>
            <w:r>
              <w:rPr>
                <w:color w:val="0000FF"/>
                <w:u w:val="single"/>
              </w:rPr>
            </w:r>
            <w:ins w:id="285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57" w:author="Zhang, Carol (MSHA)" w:date="2019-12-11T16:14:00Z">
              <w:r w:rsidR="00B2321A">
                <w:rPr>
                  <w:color w:val="0000FF"/>
                  <w:u w:val="single"/>
                </w:rPr>
                <w:t>3.37</w:t>
              </w:r>
            </w:ins>
            <w:ins w:id="285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_Ref490212378 \h  \* MERGEFORMAT </w:instrText>
              </w:r>
            </w:ins>
            <w:r>
              <w:rPr>
                <w:color w:val="0000FF"/>
                <w:u w:val="single"/>
              </w:rPr>
            </w:r>
            <w:ins w:id="28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60" w:author="Zhang, Carol (MSHA)" w:date="2019-12-11T16:14:00Z">
              <w:r w:rsidR="00B2321A" w:rsidRPr="00B2321A">
                <w:rPr>
                  <w:color w:val="0000FF"/>
                  <w:u w:val="single"/>
                  <w:rPrChange w:id="2861" w:author="Zhang, Carol (MSHA)" w:date="2019-12-11T16:14:00Z">
                    <w:rPr/>
                  </w:rPrChange>
                </w:rPr>
                <w:t>GET_CALI_CUSTOM_BRAND</w:t>
              </w:r>
            </w:ins>
            <w:ins w:id="286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63" w:author="Zhang, Carol (MSHA)" w:date="2019-08-21T13:14:00Z"/>
                <w:color w:val="000000"/>
                <w:sz w:val="22"/>
              </w:rPr>
            </w:pPr>
            <w:ins w:id="2864" w:author="Zhang, Carol (MSHA)" w:date="2019-08-21T13:14:00Z">
              <w:r w:rsidRPr="00BA5C9F">
                <w:rPr>
                  <w:color w:val="000000"/>
                  <w:sz w:val="22"/>
                </w:rPr>
                <w:t>0x011C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65" w:author="Zhang, Carol (MSHA)" w:date="2019-08-21T13:14:00Z"/>
              </w:rPr>
            </w:pPr>
            <w:ins w:id="2866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86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68" w:author="Zhang, Carol (MSHA)" w:date="2019-08-21T13:14:00Z"/>
                <w:color w:val="0000FF"/>
                <w:u w:val="single"/>
              </w:rPr>
            </w:pPr>
            <w:ins w:id="2869" w:author="Zhang, Carol (MSHA)" w:date="2019-08-21T13:14:00Z">
              <w:r>
                <w:rPr>
                  <w:color w:val="0000FF"/>
                  <w:u w:val="single"/>
                </w:rPr>
                <w:lastRenderedPageBreak/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_Ref490212385 \n \h  \* MERGEFORMAT </w:instrText>
              </w:r>
            </w:ins>
            <w:r>
              <w:rPr>
                <w:color w:val="0000FF"/>
                <w:u w:val="single"/>
              </w:rPr>
            </w:r>
            <w:ins w:id="287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71" w:author="Zhang, Carol (MSHA)" w:date="2019-12-11T16:14:00Z">
              <w:r w:rsidR="00B2321A">
                <w:rPr>
                  <w:color w:val="0000FF"/>
                  <w:u w:val="single"/>
                </w:rPr>
                <w:t>3.38</w:t>
              </w:r>
            </w:ins>
            <w:ins w:id="287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_Ref490212385 \h  \* MERGEFORMAT </w:instrText>
              </w:r>
            </w:ins>
            <w:r>
              <w:rPr>
                <w:color w:val="0000FF"/>
                <w:u w:val="single"/>
              </w:rPr>
            </w:r>
            <w:ins w:id="28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74" w:author="Zhang, Carol (MSHA)" w:date="2019-12-11T16:14:00Z">
              <w:r w:rsidR="00B2321A" w:rsidRPr="00B2321A">
                <w:rPr>
                  <w:color w:val="0000FF"/>
                  <w:u w:val="single"/>
                  <w:rPrChange w:id="2875" w:author="Zhang, Carol (MSHA)" w:date="2019-12-11T16:14:00Z">
                    <w:rPr/>
                  </w:rPrChange>
                </w:rPr>
                <w:t>GET_ALARMTYPE_PASSWORD</w:t>
              </w:r>
            </w:ins>
            <w:ins w:id="287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77" w:author="Zhang, Carol (MSHA)" w:date="2019-08-21T13:14:00Z"/>
                <w:color w:val="000000"/>
                <w:sz w:val="22"/>
              </w:rPr>
            </w:pPr>
            <w:ins w:id="2878" w:author="Zhang, Carol (MSHA)" w:date="2019-08-21T13:14:00Z">
              <w:r w:rsidRPr="00BA5C9F">
                <w:rPr>
                  <w:color w:val="000000"/>
                  <w:sz w:val="22"/>
                </w:rPr>
                <w:t>0x011D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79" w:author="Zhang, Carol (MSHA)" w:date="2019-08-21T13:14:00Z"/>
              </w:rPr>
            </w:pPr>
            <w:ins w:id="2880" w:author="Zhang, Carol (MSHA)" w:date="2019-08-21T13:14:00Z">
              <w:r w:rsidRPr="00FA07F7">
                <w:t>GPA</w:t>
              </w:r>
            </w:ins>
          </w:p>
        </w:tc>
      </w:tr>
      <w:tr w:rsidR="00212DDB" w:rsidTr="00212DDB">
        <w:trPr>
          <w:jc w:val="center"/>
          <w:ins w:id="288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82" w:author="Zhang, Carol (MSHA)" w:date="2019-08-21T13:14:00Z"/>
                <w:color w:val="0000FF"/>
                <w:u w:val="single"/>
              </w:rPr>
            </w:pPr>
            <w:ins w:id="288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_Ref492485097 \n \h  \* MERGEFORMAT </w:instrText>
              </w:r>
            </w:ins>
            <w:r>
              <w:rPr>
                <w:color w:val="0000FF"/>
                <w:u w:val="single"/>
              </w:rPr>
            </w:r>
            <w:ins w:id="288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85" w:author="Zhang, Carol (MSHA)" w:date="2019-12-11T16:14:00Z">
              <w:r w:rsidR="00B2321A">
                <w:rPr>
                  <w:color w:val="0000FF"/>
                  <w:u w:val="single"/>
                </w:rPr>
                <w:t>3.39</w:t>
              </w:r>
            </w:ins>
            <w:ins w:id="288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_Ref492485097 \h  \* MERGEFORMAT </w:instrText>
              </w:r>
            </w:ins>
            <w:r>
              <w:rPr>
                <w:color w:val="0000FF"/>
                <w:u w:val="single"/>
              </w:rPr>
            </w:r>
            <w:ins w:id="28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88" w:author="Zhang, Carol (MSHA)" w:date="2019-12-11T16:14:00Z">
              <w:r w:rsidR="00B2321A" w:rsidRPr="00B2321A">
                <w:rPr>
                  <w:color w:val="0000FF"/>
                  <w:u w:val="single"/>
                  <w:rPrChange w:id="2889" w:author="Zhang, Carol (MSHA)" w:date="2019-12-11T16:14:00Z">
                    <w:rPr/>
                  </w:rPrChange>
                </w:rPr>
                <w:t>GET_INFUSING_PARAMETER_OF_MODE</w:t>
              </w:r>
            </w:ins>
            <w:ins w:id="289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891" w:author="Zhang, Carol (MSHA)" w:date="2019-08-21T13:14:00Z"/>
                <w:color w:val="000000"/>
                <w:sz w:val="22"/>
              </w:rPr>
            </w:pPr>
            <w:ins w:id="2892" w:author="Zhang, Carol (MSHA)" w:date="2019-08-21T13:14:00Z">
              <w:r w:rsidRPr="00BA5C9F">
                <w:rPr>
                  <w:color w:val="000000"/>
                  <w:sz w:val="22"/>
                </w:rPr>
                <w:t>0x011E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893" w:author="Zhang, Carol (MSHA)" w:date="2019-08-21T13:14:00Z"/>
              </w:rPr>
            </w:pPr>
            <w:ins w:id="2894" w:author="Zhang, Carol (MSHA)" w:date="2019-08-21T13:14:00Z">
              <w:r w:rsidRPr="00FA07F7">
                <w:t>GPA</w:t>
              </w:r>
              <w:r>
                <w:rPr>
                  <w:rFonts w:hint="eastAsia"/>
                  <w:sz w:val="16"/>
                  <w:szCs w:val="16"/>
                </w:rPr>
                <w:t>,</w:t>
              </w:r>
              <w:r w:rsidRPr="0009718A">
                <w:rPr>
                  <w:sz w:val="16"/>
                  <w:szCs w:val="16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289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896" w:author="Zhang, Carol (MSHA)" w:date="2019-08-21T13:14:00Z"/>
                <w:color w:val="0000FF"/>
                <w:u w:val="single"/>
              </w:rPr>
            </w:pPr>
            <w:ins w:id="289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_Ref509837467 \n \h </w:instrText>
              </w:r>
            </w:ins>
            <w:r>
              <w:rPr>
                <w:color w:val="0000FF"/>
                <w:u w:val="single"/>
              </w:rPr>
            </w:r>
            <w:ins w:id="289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899" w:author="Zhang, Carol (MSHA)" w:date="2019-12-11T16:14:00Z">
              <w:r w:rsidR="00B2321A">
                <w:rPr>
                  <w:color w:val="0000FF"/>
                  <w:u w:val="single"/>
                </w:rPr>
                <w:t>3.40</w:t>
              </w:r>
            </w:ins>
            <w:ins w:id="290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_Ref509837467 \h  \* MERGEFORMAT </w:instrText>
              </w:r>
            </w:ins>
            <w:r>
              <w:rPr>
                <w:color w:val="0000FF"/>
                <w:u w:val="single"/>
              </w:rPr>
            </w:r>
            <w:ins w:id="29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02" w:author="Zhang, Carol (MSHA)" w:date="2019-12-11T16:14:00Z">
              <w:r w:rsidR="00B2321A" w:rsidRPr="00B2321A">
                <w:rPr>
                  <w:color w:val="0000FF"/>
                  <w:u w:val="single"/>
                  <w:rPrChange w:id="2903" w:author="Zhang, Carol (MSHA)" w:date="2019-12-11T16:14:00Z">
                    <w:rPr/>
                  </w:rPrChange>
                </w:rPr>
                <w:t>GET_SYSTEM_STATUS</w:t>
              </w:r>
            </w:ins>
            <w:ins w:id="290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BA5C9F" w:rsidRDefault="00212DDB" w:rsidP="00212DDB">
            <w:pPr>
              <w:jc w:val="center"/>
              <w:rPr>
                <w:ins w:id="2905" w:author="Zhang, Carol (MSHA)" w:date="2019-08-21T13:14:00Z"/>
                <w:color w:val="000000"/>
                <w:sz w:val="22"/>
              </w:rPr>
            </w:pPr>
            <w:ins w:id="2906" w:author="Zhang, Carol (MSHA)" w:date="2019-08-21T13:14:00Z">
              <w:r>
                <w:rPr>
                  <w:color w:val="000000"/>
                  <w:sz w:val="22"/>
                </w:rPr>
                <w:t>0x011F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2907" w:author="Zhang, Carol (MSHA)" w:date="2019-08-21T13:14:00Z"/>
                <w:sz w:val="16"/>
                <w:szCs w:val="16"/>
              </w:rPr>
            </w:pPr>
            <w:ins w:id="2908" w:author="Zhang, Carol (MSHA)" w:date="2019-08-21T13:14:00Z">
              <w:r w:rsidRPr="00461B88">
                <w:rPr>
                  <w:sz w:val="16"/>
                  <w:szCs w:val="16"/>
                </w:rPr>
                <w:t>INFUSYS</w:t>
              </w:r>
              <w:r>
                <w:rPr>
                  <w:rFonts w:hint="eastAsia"/>
                  <w:sz w:val="16"/>
                  <w:szCs w:val="16"/>
                </w:rPr>
                <w:t>,</w:t>
              </w:r>
              <w:r w:rsidRPr="00461B88">
                <w:rPr>
                  <w:sz w:val="16"/>
                  <w:szCs w:val="16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290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10" w:author="Zhang, Carol (MSHA)" w:date="2019-08-21T13:14:00Z"/>
                <w:color w:val="0000FF"/>
                <w:u w:val="single"/>
              </w:rPr>
            </w:pPr>
            <w:ins w:id="291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_Ref512441188 \n \h  \* MERGEFORMAT </w:instrText>
              </w:r>
            </w:ins>
            <w:r>
              <w:rPr>
                <w:color w:val="0000FF"/>
                <w:u w:val="single"/>
              </w:rPr>
            </w:r>
            <w:ins w:id="291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13" w:author="Zhang, Carol (MSHA)" w:date="2019-12-11T16:14:00Z">
              <w:r w:rsidR="00B2321A">
                <w:rPr>
                  <w:color w:val="0000FF"/>
                  <w:u w:val="single"/>
                </w:rPr>
                <w:t>3.41</w:t>
              </w:r>
            </w:ins>
            <w:ins w:id="291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_Ref512441188 \h  \* MERGEFORMAT </w:instrText>
              </w:r>
            </w:ins>
            <w:r>
              <w:rPr>
                <w:color w:val="0000FF"/>
                <w:u w:val="single"/>
              </w:rPr>
            </w:r>
            <w:ins w:id="29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16" w:author="Zhang, Carol (MSHA)" w:date="2019-12-11T16:14:00Z">
              <w:r w:rsidR="00B2321A" w:rsidRPr="00B2321A">
                <w:rPr>
                  <w:color w:val="0000FF"/>
                  <w:u w:val="single"/>
                  <w:rPrChange w:id="2917" w:author="Zhang, Carol (MSHA)" w:date="2019-12-11T16:14:00Z">
                    <w:rPr/>
                  </w:rPrChange>
                </w:rPr>
                <w:t>GET_BRAND_COUNT</w:t>
              </w:r>
            </w:ins>
            <w:ins w:id="291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919" w:author="Zhang, Carol (MSHA)" w:date="2019-08-21T13:14:00Z"/>
                <w:color w:val="000000"/>
                <w:sz w:val="22"/>
              </w:rPr>
            </w:pPr>
            <w:ins w:id="2920" w:author="Zhang, Carol (MSHA)" w:date="2019-08-21T13:14:00Z">
              <w:r w:rsidRPr="0099421E">
                <w:rPr>
                  <w:color w:val="000000"/>
                  <w:sz w:val="22"/>
                </w:rPr>
                <w:t>0x0120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2921" w:author="Zhang, Carol (MSHA)" w:date="2019-08-21T13:14:00Z"/>
                <w:sz w:val="18"/>
                <w:szCs w:val="18"/>
              </w:rPr>
            </w:pPr>
            <w:ins w:id="2922" w:author="Zhang, Carol (MSHA)" w:date="2019-08-21T13:14:00Z">
              <w:r w:rsidRPr="00461B88">
                <w:rPr>
                  <w:sz w:val="18"/>
                  <w:szCs w:val="18"/>
                </w:rPr>
                <w:t>GPA</w:t>
              </w:r>
              <w:r w:rsidRPr="00461B88">
                <w:rPr>
                  <w:rFonts w:hint="eastAsia"/>
                  <w:sz w:val="18"/>
                  <w:szCs w:val="18"/>
                </w:rPr>
                <w:t>，</w:t>
              </w:r>
              <w:r w:rsidRPr="00461B88">
                <w:rPr>
                  <w:sz w:val="18"/>
                  <w:szCs w:val="18"/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2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24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925" w:author="Zhang, Carol (MSHA)" w:date="2019-08-21T13:14:00Z"/>
                <w:color w:val="000000"/>
                <w:sz w:val="22"/>
              </w:rPr>
            </w:pPr>
            <w:ins w:id="2926" w:author="Zhang, Carol (MSHA)" w:date="2019-08-21T13:14:00Z">
              <w:r w:rsidRPr="002A16EF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927" w:author="Zhang, Carol (MSHA)" w:date="2019-08-21T13:14:00Z"/>
              </w:rPr>
            </w:pPr>
          </w:p>
        </w:tc>
      </w:tr>
      <w:tr w:rsidR="00212DDB" w:rsidTr="00212DDB">
        <w:trPr>
          <w:jc w:val="center"/>
          <w:ins w:id="292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29" w:author="Zhang, Carol (MSHA)" w:date="2019-08-21T13:14:00Z"/>
                <w:color w:val="0000FF"/>
                <w:u w:val="single"/>
              </w:rPr>
            </w:pPr>
            <w:ins w:id="293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_Ref512441211 \n \h  \* MERGEFORMAT </w:instrText>
              </w:r>
            </w:ins>
            <w:r>
              <w:rPr>
                <w:color w:val="0000FF"/>
                <w:u w:val="single"/>
              </w:rPr>
            </w:r>
            <w:ins w:id="29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32" w:author="Zhang, Carol (MSHA)" w:date="2019-12-11T16:14:00Z">
              <w:r w:rsidR="00B2321A">
                <w:rPr>
                  <w:color w:val="0000FF"/>
                  <w:u w:val="single"/>
                </w:rPr>
                <w:t>3.42</w:t>
              </w:r>
            </w:ins>
            <w:ins w:id="293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_Ref512441211 \h  \* MERGEFORMAT </w:instrText>
              </w:r>
            </w:ins>
            <w:r>
              <w:rPr>
                <w:color w:val="0000FF"/>
                <w:u w:val="single"/>
              </w:rPr>
            </w:r>
            <w:ins w:id="293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35" w:author="Zhang, Carol (MSHA)" w:date="2019-12-11T16:14:00Z">
              <w:r w:rsidR="00B2321A" w:rsidRPr="00B2321A">
                <w:rPr>
                  <w:color w:val="0000FF"/>
                  <w:u w:val="single"/>
                  <w:rPrChange w:id="2936" w:author="Zhang, Carol (MSHA)" w:date="2019-12-11T16:14:00Z">
                    <w:rPr/>
                  </w:rPrChange>
                </w:rPr>
                <w:t>GET_ALARM_COUNT</w:t>
              </w:r>
            </w:ins>
            <w:ins w:id="293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938" w:author="Zhang, Carol (MSHA)" w:date="2019-08-21T13:14:00Z"/>
                <w:color w:val="000000"/>
                <w:sz w:val="22"/>
              </w:rPr>
            </w:pPr>
            <w:ins w:id="2939" w:author="Zhang, Carol (MSHA)" w:date="2019-08-21T13:14:00Z">
              <w:r w:rsidRPr="002A16EF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940" w:author="Zhang, Carol (MSHA)" w:date="2019-08-21T13:14:00Z"/>
              </w:rPr>
            </w:pPr>
            <w:ins w:id="2941" w:author="Zhang, Carol (MSHA)" w:date="2019-08-21T13:14:00Z">
              <w:r w:rsidRPr="00FF73E0">
                <w:rPr>
                  <w:sz w:val="18"/>
                  <w:szCs w:val="18"/>
                </w:rPr>
                <w:t>GPA</w:t>
              </w:r>
              <w:r w:rsidRPr="00FF73E0">
                <w:rPr>
                  <w:rFonts w:hint="eastAsia"/>
                  <w:sz w:val="18"/>
                  <w:szCs w:val="18"/>
                </w:rPr>
                <w:t>，</w:t>
              </w:r>
              <w:r w:rsidRPr="00FF73E0">
                <w:rPr>
                  <w:sz w:val="18"/>
                  <w:szCs w:val="18"/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4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43" w:author="Zhang, Carol (MSHA)" w:date="2019-08-21T13:14:00Z"/>
                <w:color w:val="0000FF"/>
                <w:u w:val="single"/>
              </w:rPr>
            </w:pPr>
            <w:ins w:id="294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_Ref512441233 \n \h  \* MERGEFORMAT </w:instrText>
              </w:r>
            </w:ins>
            <w:r>
              <w:rPr>
                <w:color w:val="0000FF"/>
                <w:u w:val="single"/>
              </w:rPr>
            </w:r>
            <w:ins w:id="29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46" w:author="Zhang, Carol (MSHA)" w:date="2019-12-11T16:14:00Z">
              <w:r w:rsidR="00B2321A">
                <w:rPr>
                  <w:color w:val="0000FF"/>
                  <w:u w:val="single"/>
                </w:rPr>
                <w:t>3.43</w:t>
              </w:r>
            </w:ins>
            <w:ins w:id="29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_Ref512441233 \h  \* MERGEFORMAT </w:instrText>
              </w:r>
            </w:ins>
            <w:r>
              <w:rPr>
                <w:color w:val="0000FF"/>
                <w:u w:val="single"/>
              </w:rPr>
            </w:r>
            <w:ins w:id="294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49" w:author="Zhang, Carol (MSHA)" w:date="2019-12-11T16:14:00Z">
              <w:r w:rsidR="00B2321A" w:rsidRPr="00B2321A">
                <w:rPr>
                  <w:color w:val="0000FF"/>
                  <w:u w:val="single"/>
                  <w:rPrChange w:id="2950" w:author="Zhang, Carol (MSHA)" w:date="2019-12-11T16:14:00Z">
                    <w:rPr/>
                  </w:rPrChange>
                </w:rPr>
                <w:t>GET_ALARM_NAME</w:t>
              </w:r>
            </w:ins>
            <w:ins w:id="29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2952" w:author="Zhang, Carol (MSHA)" w:date="2019-08-21T13:14:00Z"/>
                <w:color w:val="000000"/>
                <w:sz w:val="22"/>
              </w:rPr>
            </w:pPr>
            <w:ins w:id="2953" w:author="Zhang, Carol (MSHA)" w:date="2019-08-21T13:14:00Z">
              <w:r w:rsidRPr="002A16EF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2954" w:author="Zhang, Carol (MSHA)" w:date="2019-08-21T13:14:00Z"/>
              </w:rPr>
            </w:pPr>
            <w:ins w:id="2955" w:author="Zhang, Carol (MSHA)" w:date="2019-08-21T13:14:00Z">
              <w:r w:rsidRPr="00FF73E0">
                <w:rPr>
                  <w:sz w:val="18"/>
                  <w:szCs w:val="18"/>
                </w:rPr>
                <w:t>GPA</w:t>
              </w:r>
              <w:r w:rsidRPr="00FF73E0">
                <w:rPr>
                  <w:rFonts w:hint="eastAsia"/>
                  <w:sz w:val="18"/>
                  <w:szCs w:val="18"/>
                </w:rPr>
                <w:t>，</w:t>
              </w:r>
              <w:r w:rsidRPr="00FF73E0">
                <w:rPr>
                  <w:sz w:val="18"/>
                  <w:szCs w:val="18"/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5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57" w:author="Zhang, Carol (MSHA)" w:date="2019-08-21T13:14:00Z"/>
                <w:color w:val="0000FF"/>
                <w:u w:val="single"/>
              </w:rPr>
            </w:pPr>
            <w:ins w:id="295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_Ref519865428 \n \h </w:instrText>
              </w:r>
            </w:ins>
            <w:r>
              <w:rPr>
                <w:color w:val="0000FF"/>
                <w:u w:val="single"/>
              </w:rPr>
            </w:r>
            <w:ins w:id="29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60" w:author="Zhang, Carol (MSHA)" w:date="2019-12-11T16:14:00Z">
              <w:r w:rsidR="00B2321A">
                <w:rPr>
                  <w:color w:val="0000FF"/>
                  <w:u w:val="single"/>
                </w:rPr>
                <w:t>3.44</w:t>
              </w:r>
            </w:ins>
            <w:ins w:id="29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_Ref519865428 \h  \* MERGEFORMAT </w:instrText>
              </w:r>
            </w:ins>
            <w:r>
              <w:rPr>
                <w:color w:val="0000FF"/>
                <w:u w:val="single"/>
              </w:rPr>
            </w:r>
            <w:ins w:id="296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63" w:author="Zhang, Carol (MSHA)" w:date="2019-12-11T16:14:00Z">
              <w:r w:rsidR="00B2321A" w:rsidRPr="00B2321A">
                <w:rPr>
                  <w:color w:val="0000FF"/>
                  <w:u w:val="single"/>
                  <w:rPrChange w:id="2964" w:author="Zhang, Carol (MSHA)" w:date="2019-12-11T16:14:00Z">
                    <w:rPr/>
                  </w:rPrChange>
                </w:rPr>
                <w:t>GET_TUBE_PRECISION_CALIBRATION_STATUS</w:t>
              </w:r>
            </w:ins>
            <w:ins w:id="29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2A16EF" w:rsidRDefault="00212DDB" w:rsidP="00212DDB">
            <w:pPr>
              <w:jc w:val="center"/>
              <w:rPr>
                <w:ins w:id="2966" w:author="Zhang, Carol (MSHA)" w:date="2019-08-21T13:14:00Z"/>
                <w:color w:val="000000"/>
                <w:sz w:val="22"/>
              </w:rPr>
            </w:pPr>
            <w:ins w:id="2967" w:author="Zhang, Carol (MSHA)" w:date="2019-08-21T13:14:00Z">
              <w:r w:rsidRPr="002A16EF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6D7811" w:rsidRDefault="00212DDB" w:rsidP="00212DDB">
            <w:pPr>
              <w:rPr>
                <w:ins w:id="2968" w:author="Zhang, Carol (MSHA)" w:date="2019-08-21T13:14:00Z"/>
              </w:rPr>
            </w:pPr>
            <w:ins w:id="2969" w:author="Zhang, Carol (MSHA)" w:date="2019-08-21T13:14:00Z">
              <w:r w:rsidRPr="00461B88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7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71" w:author="Zhang, Carol (MSHA)" w:date="2019-08-21T13:14:00Z"/>
                <w:color w:val="0000FF"/>
                <w:u w:val="single"/>
              </w:rPr>
            </w:pPr>
            <w:ins w:id="297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_Ref520469791 \n \h  \* MERGEFORMAT </w:instrText>
              </w:r>
            </w:ins>
            <w:r>
              <w:rPr>
                <w:color w:val="0000FF"/>
                <w:u w:val="single"/>
              </w:rPr>
            </w:r>
            <w:ins w:id="29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74" w:author="Zhang, Carol (MSHA)" w:date="2019-12-11T16:14:00Z">
              <w:r w:rsidR="00B2321A">
                <w:rPr>
                  <w:color w:val="0000FF"/>
                  <w:u w:val="single"/>
                </w:rPr>
                <w:t>3.45</w:t>
              </w:r>
            </w:ins>
            <w:ins w:id="29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_Ref520469791 \h  \* MERGEFORMAT </w:instrText>
              </w:r>
            </w:ins>
            <w:r>
              <w:rPr>
                <w:color w:val="0000FF"/>
                <w:u w:val="single"/>
              </w:rPr>
            </w:r>
            <w:ins w:id="297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77" w:author="Zhang, Carol (MSHA)" w:date="2019-12-11T16:14:00Z">
              <w:r w:rsidR="00B2321A" w:rsidRPr="00B2321A">
                <w:rPr>
                  <w:color w:val="0000FF"/>
                  <w:u w:val="single"/>
                  <w:rPrChange w:id="2978" w:author="Zhang, Carol (MSHA)" w:date="2019-12-11T16:14:00Z">
                    <w:rPr/>
                  </w:rPrChange>
                </w:rPr>
                <w:t>GET_REGION_COUNT</w:t>
              </w:r>
            </w:ins>
            <w:ins w:id="29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2A16EF" w:rsidRDefault="00212DDB" w:rsidP="00212DDB">
            <w:pPr>
              <w:jc w:val="center"/>
              <w:rPr>
                <w:ins w:id="2980" w:author="Zhang, Carol (MSHA)" w:date="2019-08-21T13:14:00Z"/>
                <w:color w:val="000000"/>
                <w:sz w:val="22"/>
              </w:rPr>
            </w:pPr>
            <w:ins w:id="2981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A6590" w:rsidRDefault="00212DDB" w:rsidP="00212DDB">
            <w:pPr>
              <w:rPr>
                <w:ins w:id="2982" w:author="Zhang, Carol (MSHA)" w:date="2019-08-21T13:14:00Z"/>
                <w:highlight w:val="yellow"/>
              </w:rPr>
            </w:pPr>
            <w:ins w:id="2983" w:author="Zhang, Carol (MSHA)" w:date="2019-08-21T13:14:00Z">
              <w:r w:rsidRPr="004D69B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8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85" w:author="Zhang, Carol (MSHA)" w:date="2019-08-21T13:14:00Z"/>
                <w:color w:val="0000FF"/>
                <w:u w:val="single"/>
              </w:rPr>
            </w:pPr>
            <w:ins w:id="298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_Ref520469800 \n \h  \* MERGEFORMAT </w:instrText>
              </w:r>
            </w:ins>
            <w:r>
              <w:rPr>
                <w:color w:val="0000FF"/>
                <w:u w:val="single"/>
              </w:rPr>
            </w:r>
            <w:ins w:id="29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88" w:author="Zhang, Carol (MSHA)" w:date="2019-12-11T16:14:00Z">
              <w:r w:rsidR="00B2321A">
                <w:rPr>
                  <w:color w:val="0000FF"/>
                  <w:u w:val="single"/>
                </w:rPr>
                <w:t>3.46</w:t>
              </w:r>
            </w:ins>
            <w:ins w:id="29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_Ref520469800 \h  \* MERGEFORMAT </w:instrText>
              </w:r>
            </w:ins>
            <w:r>
              <w:rPr>
                <w:color w:val="0000FF"/>
                <w:u w:val="single"/>
              </w:rPr>
            </w:r>
            <w:ins w:id="29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2991" w:author="Zhang, Carol (MSHA)" w:date="2019-12-11T16:14:00Z">
              <w:r w:rsidR="00B2321A" w:rsidRPr="00B2321A">
                <w:rPr>
                  <w:color w:val="0000FF"/>
                  <w:u w:val="single"/>
                  <w:rPrChange w:id="2992" w:author="Zhang, Carol (MSHA)" w:date="2019-12-11T16:14:00Z">
                    <w:rPr/>
                  </w:rPrChange>
                </w:rPr>
                <w:t>GET_REGION_NAME</w:t>
              </w:r>
            </w:ins>
            <w:ins w:id="29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2A16EF" w:rsidRDefault="00212DDB" w:rsidP="00212DDB">
            <w:pPr>
              <w:jc w:val="center"/>
              <w:rPr>
                <w:ins w:id="2994" w:author="Zhang, Carol (MSHA)" w:date="2019-08-21T13:14:00Z"/>
                <w:color w:val="000000"/>
                <w:sz w:val="22"/>
              </w:rPr>
            </w:pPr>
            <w:ins w:id="2995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A6590" w:rsidRDefault="00212DDB" w:rsidP="00212DDB">
            <w:pPr>
              <w:rPr>
                <w:ins w:id="2996" w:author="Zhang, Carol (MSHA)" w:date="2019-08-21T13:14:00Z"/>
                <w:highlight w:val="yellow"/>
              </w:rPr>
            </w:pPr>
            <w:ins w:id="2997" w:author="Zhang, Carol (MSHA)" w:date="2019-08-21T13:14:00Z">
              <w:r w:rsidRPr="004D69B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299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2999" w:author="Zhang, Carol (MSHA)" w:date="2019-08-21T13:14:00Z"/>
                <w:color w:val="0000FF"/>
                <w:u w:val="single"/>
              </w:rPr>
            </w:pPr>
            <w:ins w:id="300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_Ref520469809 \n \h  \* MERGEFORMAT </w:instrText>
              </w:r>
            </w:ins>
            <w:r>
              <w:rPr>
                <w:color w:val="0000FF"/>
                <w:u w:val="single"/>
              </w:rPr>
            </w:r>
            <w:ins w:id="30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02" w:author="Zhang, Carol (MSHA)" w:date="2019-12-11T16:14:00Z">
              <w:r w:rsidR="00B2321A">
                <w:rPr>
                  <w:color w:val="0000FF"/>
                  <w:u w:val="single"/>
                </w:rPr>
                <w:t>3.47</w:t>
              </w:r>
            </w:ins>
            <w:ins w:id="30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_Ref520469809 \h  \* MERGEFORMAT </w:instrText>
              </w:r>
            </w:ins>
            <w:r>
              <w:rPr>
                <w:color w:val="0000FF"/>
                <w:u w:val="single"/>
              </w:rPr>
            </w:r>
            <w:ins w:id="300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05" w:author="Zhang, Carol (MSHA)" w:date="2019-12-11T16:14:00Z">
              <w:r w:rsidR="00B2321A" w:rsidRPr="00B2321A">
                <w:rPr>
                  <w:color w:val="0000FF"/>
                  <w:u w:val="single"/>
                  <w:rPrChange w:id="3006" w:author="Zhang, Carol (MSHA)" w:date="2019-12-11T16:14:00Z">
                    <w:rPr/>
                  </w:rPrChange>
                </w:rPr>
                <w:t>GET_LANGUAN_NAME</w:t>
              </w:r>
            </w:ins>
            <w:ins w:id="30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2A16EF" w:rsidRDefault="00212DDB" w:rsidP="00212DDB">
            <w:pPr>
              <w:jc w:val="center"/>
              <w:rPr>
                <w:ins w:id="3008" w:author="Zhang, Carol (MSHA)" w:date="2019-08-21T13:14:00Z"/>
                <w:color w:val="000000"/>
                <w:sz w:val="22"/>
              </w:rPr>
            </w:pPr>
            <w:ins w:id="3009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A6590" w:rsidRDefault="00212DDB" w:rsidP="00212DDB">
            <w:pPr>
              <w:rPr>
                <w:ins w:id="3010" w:author="Zhang, Carol (MSHA)" w:date="2019-08-21T13:14:00Z"/>
                <w:highlight w:val="yellow"/>
              </w:rPr>
            </w:pPr>
            <w:ins w:id="3011" w:author="Zhang, Carol (MSHA)" w:date="2019-08-21T13:14:00Z">
              <w:r w:rsidRPr="004D69B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1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13" w:author="Zhang, Carol (MSHA)" w:date="2019-08-21T13:14:00Z"/>
                <w:color w:val="0000FF"/>
                <w:u w:val="single"/>
              </w:rPr>
            </w:pPr>
            <w:ins w:id="301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_Ref1043378 \n \h  \* MERGEFORMAT </w:instrText>
              </w:r>
            </w:ins>
            <w:r>
              <w:rPr>
                <w:color w:val="0000FF"/>
                <w:u w:val="single"/>
              </w:rPr>
            </w:r>
            <w:ins w:id="30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16" w:author="Zhang, Carol (MSHA)" w:date="2019-12-11T16:14:00Z">
              <w:r w:rsidR="00B2321A">
                <w:rPr>
                  <w:color w:val="0000FF"/>
                  <w:u w:val="single"/>
                </w:rPr>
                <w:t>3.48</w:t>
              </w:r>
            </w:ins>
            <w:ins w:id="30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_Ref1043378 \h  \* MERGEFORMAT </w:instrText>
              </w:r>
            </w:ins>
            <w:r>
              <w:rPr>
                <w:color w:val="0000FF"/>
                <w:u w:val="single"/>
              </w:rPr>
            </w:r>
            <w:ins w:id="301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19" w:author="Zhang, Carol (MSHA)" w:date="2019-12-11T16:14:00Z">
              <w:r w:rsidR="00B2321A" w:rsidRPr="00B2321A">
                <w:rPr>
                  <w:color w:val="0000FF"/>
                  <w:u w:val="single"/>
                  <w:rPrChange w:id="3020" w:author="Zhang, Carol (MSHA)" w:date="2019-12-11T16:14:00Z">
                    <w:rPr/>
                  </w:rPrChange>
                </w:rPr>
                <w:t>GET_NIGHT_MODE_ALARM_VOLUME</w:t>
              </w:r>
            </w:ins>
            <w:ins w:id="30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22" w:author="Zhang, Carol (MSHA)" w:date="2019-08-21T13:14:00Z"/>
                <w:color w:val="000000"/>
                <w:sz w:val="22"/>
              </w:rPr>
            </w:pPr>
            <w:ins w:id="3023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D69BB" w:rsidRDefault="00212DDB" w:rsidP="00212DDB">
            <w:pPr>
              <w:rPr>
                <w:ins w:id="3024" w:author="Zhang, Carol (MSHA)" w:date="2019-08-21T13:14:00Z"/>
                <w:highlight w:val="yellow"/>
              </w:rPr>
            </w:pPr>
            <w:ins w:id="3025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2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27" w:author="Zhang, Carol (MSHA)" w:date="2019-08-21T13:14:00Z"/>
                <w:color w:val="0000FF"/>
                <w:u w:val="single"/>
              </w:rPr>
            </w:pPr>
            <w:ins w:id="302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_Ref1043401 \n \h  \* MERGEFORMAT </w:instrText>
              </w:r>
            </w:ins>
            <w:r>
              <w:rPr>
                <w:color w:val="0000FF"/>
                <w:u w:val="single"/>
              </w:rPr>
            </w:r>
            <w:ins w:id="30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30" w:author="Zhang, Carol (MSHA)" w:date="2019-12-11T16:14:00Z">
              <w:r w:rsidR="00B2321A">
                <w:rPr>
                  <w:color w:val="0000FF"/>
                  <w:u w:val="single"/>
                </w:rPr>
                <w:t>3.49</w:t>
              </w:r>
            </w:ins>
            <w:ins w:id="30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_Ref1043401 \h  \* MERGEFORMAT </w:instrText>
              </w:r>
            </w:ins>
            <w:r>
              <w:rPr>
                <w:color w:val="0000FF"/>
                <w:u w:val="single"/>
              </w:rPr>
            </w:r>
            <w:ins w:id="30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33" w:author="Zhang, Carol (MSHA)" w:date="2019-12-11T16:14:00Z">
              <w:r w:rsidR="00B2321A" w:rsidRPr="00B2321A">
                <w:rPr>
                  <w:color w:val="0000FF"/>
                  <w:u w:val="single"/>
                  <w:rPrChange w:id="3034" w:author="Zhang, Carol (MSHA)" w:date="2019-12-11T16:14:00Z">
                    <w:rPr/>
                  </w:rPrChange>
                </w:rPr>
                <w:t>GET_NIGHT_MODE_BRIGHTNESS</w:t>
              </w:r>
            </w:ins>
            <w:ins w:id="30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36" w:author="Zhang, Carol (MSHA)" w:date="2019-08-21T13:14:00Z"/>
                <w:color w:val="000000"/>
                <w:sz w:val="22"/>
              </w:rPr>
            </w:pPr>
            <w:ins w:id="3037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D69BB" w:rsidRDefault="00212DDB" w:rsidP="00212DDB">
            <w:pPr>
              <w:rPr>
                <w:ins w:id="3038" w:author="Zhang, Carol (MSHA)" w:date="2019-08-21T13:14:00Z"/>
                <w:highlight w:val="yellow"/>
              </w:rPr>
            </w:pPr>
            <w:ins w:id="3039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4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41" w:author="Zhang, Carol (MSHA)" w:date="2019-08-21T13:14:00Z"/>
                <w:color w:val="0000FF"/>
                <w:u w:val="single"/>
              </w:rPr>
            </w:pPr>
            <w:ins w:id="304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_Ref4078258 \n \h </w:instrText>
              </w:r>
            </w:ins>
            <w:r>
              <w:rPr>
                <w:color w:val="0000FF"/>
                <w:u w:val="single"/>
              </w:rPr>
            </w:r>
            <w:ins w:id="30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44" w:author="Zhang, Carol (MSHA)" w:date="2019-12-11T16:14:00Z">
              <w:r w:rsidR="00B2321A">
                <w:rPr>
                  <w:color w:val="0000FF"/>
                  <w:u w:val="single"/>
                </w:rPr>
                <w:t>3.50</w:t>
              </w:r>
            </w:ins>
            <w:ins w:id="304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_Ref4078258 \h  \* MERGEFORMAT </w:instrText>
              </w:r>
            </w:ins>
            <w:r>
              <w:rPr>
                <w:color w:val="0000FF"/>
                <w:u w:val="single"/>
              </w:rPr>
            </w:r>
            <w:ins w:id="304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47" w:author="Zhang, Carol (MSHA)" w:date="2019-12-11T16:14:00Z">
              <w:r w:rsidR="00B2321A" w:rsidRPr="00B2321A">
                <w:rPr>
                  <w:color w:val="0000FF"/>
                  <w:u w:val="single"/>
                  <w:rPrChange w:id="3048" w:author="Zhang, Carol (MSHA)" w:date="2019-12-11T16:14:00Z">
                    <w:rPr/>
                  </w:rPrChange>
                </w:rPr>
                <w:t>GET_SECONDARY_INFUSION_COMPLETE_SETTING</w:t>
              </w:r>
            </w:ins>
            <w:ins w:id="30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50" w:author="Zhang, Carol (MSHA)" w:date="2019-08-21T13:14:00Z"/>
                <w:color w:val="000000"/>
                <w:sz w:val="22"/>
              </w:rPr>
            </w:pPr>
            <w:ins w:id="3051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A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052" w:author="Zhang, Carol (MSHA)" w:date="2019-08-21T13:14:00Z"/>
                <w:highlight w:val="yellow"/>
              </w:rPr>
            </w:pPr>
            <w:ins w:id="3053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5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55" w:author="Zhang, Carol (MSHA)" w:date="2019-08-21T13:14:00Z"/>
                <w:color w:val="0000FF"/>
                <w:u w:val="single"/>
              </w:rPr>
            </w:pPr>
            <w:ins w:id="305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_Ref7353627 \n \h </w:instrText>
              </w:r>
            </w:ins>
            <w:r>
              <w:rPr>
                <w:color w:val="0000FF"/>
                <w:u w:val="single"/>
              </w:rPr>
            </w:r>
            <w:ins w:id="30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58" w:author="Zhang, Carol (MSHA)" w:date="2019-12-11T16:14:00Z">
              <w:r w:rsidR="00B2321A">
                <w:rPr>
                  <w:color w:val="0000FF"/>
                  <w:u w:val="single"/>
                </w:rPr>
                <w:t>3.51</w:t>
              </w:r>
            </w:ins>
            <w:ins w:id="305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_Ref7353627 \h  \* MERGEFORMAT </w:instrText>
              </w:r>
            </w:ins>
            <w:r>
              <w:rPr>
                <w:color w:val="0000FF"/>
                <w:u w:val="single"/>
              </w:rPr>
            </w:r>
            <w:ins w:id="30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61" w:author="Zhang, Carol (MSHA)" w:date="2019-12-11T16:14:00Z">
              <w:r w:rsidR="00B2321A" w:rsidRPr="00B2321A">
                <w:rPr>
                  <w:color w:val="0000FF"/>
                  <w:u w:val="single"/>
                  <w:rPrChange w:id="3062" w:author="Zhang, Carol (MSHA)" w:date="2019-12-11T16:14:00Z">
                    <w:rPr/>
                  </w:rPrChange>
                </w:rPr>
                <w:t>GET_TUBE_SIZE</w:t>
              </w:r>
            </w:ins>
            <w:ins w:id="30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64" w:author="Zhang, Carol (MSHA)" w:date="2019-08-21T13:14:00Z"/>
                <w:color w:val="000000"/>
                <w:sz w:val="22"/>
              </w:rPr>
            </w:pPr>
            <w:ins w:id="3065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B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066" w:author="Zhang, Carol (MSHA)" w:date="2019-08-21T13:14:00Z"/>
                <w:highlight w:val="yellow"/>
              </w:rPr>
            </w:pPr>
            <w:ins w:id="3067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6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69" w:author="Zhang, Carol (MSHA)" w:date="2019-08-21T13:14:00Z"/>
                <w:color w:val="0000FF"/>
                <w:u w:val="single"/>
              </w:rPr>
            </w:pPr>
            <w:ins w:id="307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_Ref12365289 \n \h </w:instrText>
              </w:r>
            </w:ins>
            <w:r>
              <w:rPr>
                <w:color w:val="0000FF"/>
                <w:u w:val="single"/>
              </w:rPr>
            </w:r>
            <w:ins w:id="307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72" w:author="Zhang, Carol (MSHA)" w:date="2019-12-11T16:14:00Z">
              <w:r w:rsidR="00B2321A">
                <w:rPr>
                  <w:color w:val="0000FF"/>
                  <w:u w:val="single"/>
                </w:rPr>
                <w:t>3.52</w:t>
              </w:r>
            </w:ins>
            <w:ins w:id="307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_Ref12365289 \h  \* MERGEFORMAT </w:instrText>
              </w:r>
            </w:ins>
            <w:r>
              <w:rPr>
                <w:color w:val="0000FF"/>
                <w:u w:val="single"/>
              </w:rPr>
            </w:r>
            <w:ins w:id="307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75" w:author="Zhang, Carol (MSHA)" w:date="2019-12-11T16:14:00Z">
              <w:r w:rsidR="00B2321A" w:rsidRPr="00B2321A">
                <w:rPr>
                  <w:color w:val="0000FF"/>
                  <w:u w:val="single"/>
                  <w:rPrChange w:id="3076" w:author="Zhang, Carol (MSHA)" w:date="2019-12-11T16:14:00Z">
                    <w:rPr/>
                  </w:rPrChange>
                </w:rPr>
                <w:t>GET_DRUG_MASS_UNIT</w:t>
              </w:r>
            </w:ins>
            <w:ins w:id="30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78" w:author="Zhang, Carol (MSHA)" w:date="2019-08-21T13:14:00Z"/>
                <w:color w:val="000000"/>
                <w:sz w:val="22"/>
              </w:rPr>
            </w:pPr>
            <w:ins w:id="3079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color w:val="000000"/>
                  <w:sz w:val="22"/>
                </w:rPr>
                <w:t>C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080" w:author="Zhang, Carol (MSHA)" w:date="2019-08-21T13:14:00Z"/>
                <w:highlight w:val="yellow"/>
              </w:rPr>
            </w:pPr>
            <w:ins w:id="3081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8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083" w:author="Zhang, Carol (MSHA)" w:date="2019-08-21T13:14:00Z"/>
                <w:color w:val="0000FF"/>
                <w:u w:val="single"/>
              </w:rPr>
            </w:pPr>
            <w:ins w:id="308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_Ref12366867 \n \h </w:instrText>
              </w:r>
            </w:ins>
            <w:r>
              <w:rPr>
                <w:color w:val="0000FF"/>
                <w:u w:val="single"/>
              </w:rPr>
            </w:r>
            <w:ins w:id="308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86" w:author="Zhang, Carol (MSHA)" w:date="2019-12-11T16:14:00Z">
              <w:r w:rsidR="00B2321A">
                <w:rPr>
                  <w:color w:val="0000FF"/>
                  <w:u w:val="single"/>
                </w:rPr>
                <w:t>3.53</w:t>
              </w:r>
            </w:ins>
            <w:ins w:id="308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_Ref12366867 \h  \* MERGEFORMAT </w:instrText>
              </w:r>
            </w:ins>
            <w:r>
              <w:rPr>
                <w:color w:val="0000FF"/>
                <w:u w:val="single"/>
              </w:rPr>
            </w:r>
            <w:ins w:id="308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089" w:author="Zhang, Carol (MSHA)" w:date="2019-12-11T16:14:00Z">
              <w:r w:rsidR="00B2321A" w:rsidRPr="00B2321A">
                <w:rPr>
                  <w:color w:val="0000FF"/>
                  <w:u w:val="single"/>
                  <w:rPrChange w:id="3090" w:author="Zhang, Carol (MSHA)" w:date="2019-12-11T16:14:00Z">
                    <w:rPr/>
                  </w:rPrChange>
                </w:rPr>
                <w:t>GET_INFUSION_NEAR_COMPLETE_CRITERIA</w:t>
              </w:r>
            </w:ins>
            <w:ins w:id="30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092" w:author="Zhang, Carol (MSHA)" w:date="2019-08-21T13:14:00Z"/>
                <w:color w:val="000000"/>
                <w:sz w:val="22"/>
              </w:rPr>
            </w:pPr>
            <w:ins w:id="3093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color w:val="000000"/>
                  <w:sz w:val="22"/>
                </w:rPr>
                <w:t>D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094" w:author="Zhang, Carol (MSHA)" w:date="2019-08-21T13:14:00Z"/>
                <w:highlight w:val="yellow"/>
              </w:rPr>
            </w:pPr>
            <w:ins w:id="3095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09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682F37" w:rsidRDefault="00212DDB" w:rsidP="00212DDB">
            <w:pPr>
              <w:jc w:val="left"/>
              <w:rPr>
                <w:ins w:id="3097" w:author="Zhang, Carol (MSHA)" w:date="2019-08-21T13:14:00Z"/>
                <w:strike/>
                <w:color w:val="0000FF"/>
                <w:u w:val="single"/>
                <w:rPrChange w:id="3098" w:author="Zhang, Carol (MSHA)" w:date="2019-10-15T18:53:00Z">
                  <w:rPr>
                    <w:ins w:id="3099" w:author="Zhang, Carol (MSHA)" w:date="2019-08-21T13:14:00Z"/>
                    <w:color w:val="0000FF"/>
                    <w:u w:val="single"/>
                  </w:rPr>
                </w:rPrChange>
              </w:rPr>
            </w:pPr>
            <w:ins w:id="3100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101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begin"/>
              </w:r>
              <w:r w:rsidRPr="00682F37">
                <w:rPr>
                  <w:strike/>
                  <w:color w:val="0000FF"/>
                  <w:u w:val="single"/>
                  <w:rPrChange w:id="3102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instrText xml:space="preserve"> REF _Ref12369880 \n \h  \* MERGEFORMAT </w:instrText>
              </w:r>
            </w:ins>
            <w:r w:rsidRPr="00682F37">
              <w:rPr>
                <w:strike/>
                <w:color w:val="0000FF"/>
                <w:u w:val="single"/>
                <w:rPrChange w:id="3103" w:author="Zhang, Carol (MSHA)" w:date="2019-10-15T18:53:00Z">
                  <w:rPr>
                    <w:strike/>
                    <w:color w:val="0000FF"/>
                    <w:u w:val="single"/>
                  </w:rPr>
                </w:rPrChange>
              </w:rPr>
            </w:r>
            <w:ins w:id="3104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105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separate"/>
              </w:r>
            </w:ins>
            <w:ins w:id="3106" w:author="Zhang, Carol (MSHA)" w:date="2019-12-11T16:14:00Z">
              <w:r w:rsidR="00B2321A">
                <w:rPr>
                  <w:strike/>
                  <w:color w:val="0000FF"/>
                  <w:u w:val="single"/>
                </w:rPr>
                <w:t>3.54</w:t>
              </w:r>
            </w:ins>
            <w:ins w:id="3107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108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end"/>
              </w:r>
              <w:r w:rsidRPr="00682F37">
                <w:rPr>
                  <w:strike/>
                  <w:color w:val="0000FF"/>
                  <w:u w:val="single"/>
                  <w:rPrChange w:id="3109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begin"/>
              </w:r>
              <w:r w:rsidRPr="00682F37">
                <w:rPr>
                  <w:strike/>
                  <w:color w:val="0000FF"/>
                  <w:u w:val="single"/>
                  <w:rPrChange w:id="3110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instrText xml:space="preserve"> REF _Ref12369880 \h  \* MERGEFORMAT </w:instrText>
              </w:r>
            </w:ins>
            <w:r w:rsidRPr="00682F37">
              <w:rPr>
                <w:strike/>
                <w:color w:val="0000FF"/>
                <w:u w:val="single"/>
                <w:rPrChange w:id="3111" w:author="Zhang, Carol (MSHA)" w:date="2019-10-15T18:53:00Z">
                  <w:rPr>
                    <w:strike/>
                    <w:color w:val="0000FF"/>
                    <w:u w:val="single"/>
                  </w:rPr>
                </w:rPrChange>
              </w:rPr>
            </w:r>
            <w:ins w:id="3112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113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separate"/>
              </w:r>
            </w:ins>
            <w:ins w:id="3114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3115" w:author="Zhang, Carol (MSHA)" w:date="2019-12-11T16:14:00Z">
                    <w:rPr/>
                  </w:rPrChange>
                </w:rPr>
                <w:t>GET_AIR_DETECTION_OPTION</w:t>
              </w:r>
            </w:ins>
            <w:ins w:id="3116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117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682F37" w:rsidRDefault="00212DDB" w:rsidP="00212DDB">
            <w:pPr>
              <w:jc w:val="center"/>
              <w:rPr>
                <w:ins w:id="3118" w:author="Zhang, Carol (MSHA)" w:date="2019-08-21T13:14:00Z"/>
                <w:strike/>
                <w:color w:val="000000"/>
                <w:sz w:val="22"/>
                <w:rPrChange w:id="3119" w:author="Zhang, Carol (MSHA)" w:date="2019-10-15T18:53:00Z">
                  <w:rPr>
                    <w:ins w:id="3120" w:author="Zhang, Carol (MSHA)" w:date="2019-08-21T13:14:00Z"/>
                    <w:color w:val="000000"/>
                    <w:sz w:val="22"/>
                  </w:rPr>
                </w:rPrChange>
              </w:rPr>
            </w:pPr>
            <w:ins w:id="3121" w:author="Zhang, Carol (MSHA)" w:date="2019-08-21T13:14:00Z">
              <w:r w:rsidRPr="00682F37">
                <w:rPr>
                  <w:strike/>
                  <w:color w:val="000000"/>
                  <w:sz w:val="22"/>
                  <w:rPrChange w:id="3122" w:author="Zhang, Carol (MSHA)" w:date="2019-10-15T18:53:00Z">
                    <w:rPr>
                      <w:color w:val="000000"/>
                      <w:sz w:val="22"/>
                    </w:rPr>
                  </w:rPrChange>
                </w:rPr>
                <w:t>0x012E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123" w:author="Zhang, Carol (MSHA)" w:date="2019-08-21T13:14:00Z"/>
                <w:highlight w:val="yellow"/>
              </w:rPr>
            </w:pPr>
            <w:ins w:id="3124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12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26" w:author="Zhang, Carol (MSHA)" w:date="2019-08-21T13:14:00Z"/>
                <w:color w:val="0000FF"/>
                <w:u w:val="single"/>
              </w:rPr>
            </w:pPr>
            <w:ins w:id="312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_Ref12369884 \n \h  \* MERGEFORMAT </w:instrText>
              </w:r>
            </w:ins>
            <w:r>
              <w:rPr>
                <w:color w:val="0000FF"/>
                <w:u w:val="single"/>
              </w:rPr>
            </w:r>
            <w:ins w:id="312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29" w:author="Zhang, Carol (MSHA)" w:date="2019-12-11T16:14:00Z">
              <w:r w:rsidR="00B2321A">
                <w:rPr>
                  <w:color w:val="0000FF"/>
                  <w:u w:val="single"/>
                </w:rPr>
                <w:t>3.55</w:t>
              </w:r>
            </w:ins>
            <w:ins w:id="313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_Ref12369884 \h  \* MERGEFORMAT </w:instrText>
              </w:r>
            </w:ins>
            <w:r>
              <w:rPr>
                <w:color w:val="0000FF"/>
                <w:u w:val="single"/>
              </w:rPr>
            </w:r>
            <w:ins w:id="31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32" w:author="Zhang, Carol (MSHA)" w:date="2019-12-11T16:14:00Z">
              <w:r w:rsidR="00B2321A" w:rsidRPr="00B2321A">
                <w:rPr>
                  <w:color w:val="0000FF"/>
                  <w:u w:val="single"/>
                  <w:rPrChange w:id="3133" w:author="Zhang, Carol (MSHA)" w:date="2019-12-11T16:14:00Z">
                    <w:rPr/>
                  </w:rPrChange>
                </w:rPr>
                <w:t>GET_BUBBLE_SENSITIVITY</w:t>
              </w:r>
            </w:ins>
            <w:ins w:id="313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135" w:author="Zhang, Carol (MSHA)" w:date="2019-08-21T13:14:00Z"/>
                <w:color w:val="000000"/>
                <w:sz w:val="22"/>
              </w:rPr>
            </w:pPr>
            <w:ins w:id="3136" w:author="Zhang, Carol (MSHA)" w:date="2019-08-21T13:14:00Z">
              <w:r w:rsidRPr="00C12FE5">
                <w:rPr>
                  <w:color w:val="000000"/>
                  <w:sz w:val="22"/>
                </w:rPr>
                <w:t>0x012</w:t>
              </w:r>
              <w:r>
                <w:rPr>
                  <w:rFonts w:hint="eastAsia"/>
                  <w:color w:val="000000"/>
                  <w:sz w:val="22"/>
                </w:rPr>
                <w:t>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137" w:author="Zhang, Carol (MSHA)" w:date="2019-08-21T13:14:00Z"/>
                <w:highlight w:val="yellow"/>
              </w:rPr>
            </w:pPr>
            <w:ins w:id="3138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13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40" w:author="Zhang, Carol (MSHA)" w:date="2019-08-21T13:14:00Z"/>
                <w:color w:val="0000FF"/>
                <w:u w:val="single"/>
              </w:rPr>
            </w:pPr>
            <w:ins w:id="314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_Ref12371034 \n \h  \* MERGEFORMAT </w:instrText>
              </w:r>
            </w:ins>
            <w:r>
              <w:rPr>
                <w:color w:val="0000FF"/>
                <w:u w:val="single"/>
              </w:rPr>
            </w:r>
            <w:ins w:id="314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43" w:author="Zhang, Carol (MSHA)" w:date="2019-12-11T16:14:00Z">
              <w:r w:rsidR="00B2321A">
                <w:rPr>
                  <w:color w:val="0000FF"/>
                  <w:u w:val="single"/>
                </w:rPr>
                <w:t>3.56</w:t>
              </w:r>
            </w:ins>
            <w:ins w:id="314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_Ref12429066 \h  \* MERGEFORMAT </w:instrText>
              </w:r>
            </w:ins>
            <w:r>
              <w:rPr>
                <w:color w:val="0000FF"/>
                <w:u w:val="single"/>
              </w:rPr>
            </w:r>
            <w:ins w:id="31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46" w:author="Zhang, Carol (MSHA)" w:date="2019-12-11T16:14:00Z">
              <w:r w:rsidR="00B2321A" w:rsidRPr="00B2321A">
                <w:rPr>
                  <w:color w:val="0000FF"/>
                  <w:u w:val="single"/>
                  <w:rPrChange w:id="3147" w:author="Zhang, Carol (MSHA)" w:date="2019-12-11T16:14:00Z">
                    <w:rPr/>
                  </w:rPrChange>
                </w:rPr>
                <w:t>VERIFY_PASSCODE</w:t>
              </w:r>
            </w:ins>
            <w:ins w:id="314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149" w:author="Zhang, Carol (MSHA)" w:date="2019-08-21T13:14:00Z"/>
                <w:color w:val="000000"/>
                <w:sz w:val="22"/>
              </w:rPr>
            </w:pPr>
            <w:ins w:id="3150" w:author="Zhang, Carol (MSHA)" w:date="2019-08-21T13:14:00Z">
              <w:r w:rsidRPr="00C12FE5">
                <w:rPr>
                  <w:color w:val="000000"/>
                  <w:sz w:val="22"/>
                </w:rPr>
                <w:t>0x01</w:t>
              </w:r>
              <w:r>
                <w:rPr>
                  <w:rFonts w:hint="eastAsia"/>
                  <w:color w:val="000000"/>
                  <w:sz w:val="22"/>
                </w:rPr>
                <w:t>30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151" w:author="Zhang, Carol (MSHA)" w:date="2019-08-21T13:14:00Z"/>
                <w:highlight w:val="yellow"/>
              </w:rPr>
            </w:pPr>
            <w:ins w:id="3152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15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54" w:author="Zhang, Carol (MSHA)" w:date="2019-08-21T13:14:00Z"/>
                <w:color w:val="0000FF"/>
                <w:u w:val="single"/>
              </w:rPr>
            </w:pPr>
            <w:ins w:id="315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_Ref16250286 \n \h </w:instrText>
              </w:r>
            </w:ins>
            <w:r>
              <w:rPr>
                <w:color w:val="0000FF"/>
                <w:u w:val="single"/>
              </w:rPr>
            </w:r>
            <w:ins w:id="315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57" w:author="Zhang, Carol (MSHA)" w:date="2019-12-11T16:14:00Z">
              <w:r w:rsidR="00B2321A">
                <w:rPr>
                  <w:color w:val="0000FF"/>
                  <w:u w:val="single"/>
                </w:rPr>
                <w:t>3.57</w:t>
              </w:r>
            </w:ins>
            <w:ins w:id="315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_Ref16250286 \h  \* MERGEFORMAT </w:instrText>
              </w:r>
            </w:ins>
            <w:r>
              <w:rPr>
                <w:color w:val="0000FF"/>
                <w:u w:val="single"/>
              </w:rPr>
            </w:r>
            <w:ins w:id="31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60" w:author="Zhang, Carol (MSHA)" w:date="2019-12-11T16:14:00Z">
              <w:r w:rsidR="00B2321A" w:rsidRPr="00B2321A">
                <w:rPr>
                  <w:color w:val="0000FF"/>
                  <w:u w:val="single"/>
                  <w:rPrChange w:id="3161" w:author="Zhang, Carol (MSHA)" w:date="2019-12-11T16:14:00Z">
                    <w:rPr/>
                  </w:rPrChange>
                </w:rPr>
                <w:t>GET_BASIC_MODE_RATE_UNIT</w:t>
              </w:r>
            </w:ins>
            <w:ins w:id="316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163" w:author="Zhang, Carol (MSHA)" w:date="2019-08-21T13:14:00Z"/>
                <w:color w:val="000000"/>
                <w:sz w:val="22"/>
              </w:rPr>
            </w:pPr>
            <w:ins w:id="3164" w:author="Zhang, Carol (MSHA)" w:date="2019-08-21T13:14:00Z">
              <w:r w:rsidRPr="00C12FE5">
                <w:rPr>
                  <w:color w:val="000000"/>
                  <w:sz w:val="22"/>
                </w:rPr>
                <w:t>0x01</w:t>
              </w:r>
              <w:r>
                <w:rPr>
                  <w:rFonts w:hint="eastAsia"/>
                  <w:color w:val="000000"/>
                  <w:sz w:val="22"/>
                </w:rPr>
                <w:t>31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165" w:author="Zhang, Carol (MSHA)" w:date="2019-08-21T13:14:00Z"/>
                <w:highlight w:val="yellow"/>
              </w:rPr>
            </w:pPr>
            <w:ins w:id="3166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5F18E2" w:rsidTr="00212DDB">
        <w:trPr>
          <w:jc w:val="center"/>
          <w:ins w:id="3167" w:author="Zhang, Carol (MSHA)" w:date="2019-08-29T18:08:00Z"/>
        </w:trPr>
        <w:tc>
          <w:tcPr>
            <w:tcW w:w="5665" w:type="dxa"/>
            <w:shd w:val="clear" w:color="auto" w:fill="FBE4D5" w:themeFill="accent2" w:themeFillTint="33"/>
          </w:tcPr>
          <w:p w:rsidR="005F18E2" w:rsidRDefault="005F18E2" w:rsidP="00212DDB">
            <w:pPr>
              <w:jc w:val="left"/>
              <w:rPr>
                <w:ins w:id="3168" w:author="Zhang, Carol (MSHA)" w:date="2019-08-29T18:08:00Z"/>
                <w:color w:val="0000FF"/>
                <w:u w:val="single"/>
              </w:rPr>
            </w:pPr>
            <w:ins w:id="3169" w:author="Zhang, Carol (MSHA)" w:date="2019-08-29T18:13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_Ref17994830 \n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170" w:author="Zhang, Carol (MSHA)" w:date="2019-12-11T16:14:00Z">
              <w:r w:rsidR="00B2321A">
                <w:rPr>
                  <w:color w:val="0000FF"/>
                  <w:u w:val="single"/>
                </w:rPr>
                <w:t>3.58</w:t>
              </w:r>
            </w:ins>
            <w:ins w:id="3171" w:author="Zhang, Carol (MSHA)" w:date="2019-08-29T18:13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_Ref17994830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172" w:author="Zhang, Carol (MSHA)" w:date="2019-12-11T16:14:00Z">
              <w:r w:rsidR="00B2321A" w:rsidRPr="00B2321A">
                <w:rPr>
                  <w:color w:val="0000FF"/>
                  <w:u w:val="single"/>
                  <w:rPrChange w:id="3173" w:author="Zhang, Carol (MSHA)" w:date="2019-12-11T16:14:00Z">
                    <w:rPr/>
                  </w:rPrChange>
                </w:rPr>
                <w:t>GET_WEIGHT_UNIT</w:t>
              </w:r>
            </w:ins>
            <w:ins w:id="3174" w:author="Zhang, Carol (MSHA)" w:date="2019-08-29T18:13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5F18E2" w:rsidRPr="00C12FE5" w:rsidRDefault="005F18E2" w:rsidP="00212DDB">
            <w:pPr>
              <w:jc w:val="center"/>
              <w:rPr>
                <w:ins w:id="3175" w:author="Zhang, Carol (MSHA)" w:date="2019-08-29T18:08:00Z"/>
                <w:color w:val="000000"/>
                <w:sz w:val="22"/>
              </w:rPr>
            </w:pPr>
            <w:ins w:id="3176" w:author="Zhang, Carol (MSHA)" w:date="2019-08-29T18:13:00Z">
              <w:r w:rsidRPr="00C12FE5">
                <w:rPr>
                  <w:color w:val="000000"/>
                  <w:sz w:val="22"/>
                </w:rPr>
                <w:t>0x01</w:t>
              </w:r>
              <w:r>
                <w:rPr>
                  <w:rFonts w:hint="eastAsia"/>
                  <w:color w:val="000000"/>
                  <w:sz w:val="22"/>
                </w:rPr>
                <w:t>32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5F18E2" w:rsidRPr="00861BE4" w:rsidRDefault="005F18E2" w:rsidP="00212DDB">
            <w:pPr>
              <w:rPr>
                <w:ins w:id="3177" w:author="Zhang, Carol (MSHA)" w:date="2019-08-29T18:08:00Z"/>
                <w:highlight w:val="yellow"/>
              </w:rPr>
            </w:pPr>
            <w:ins w:id="3178" w:author="Zhang, Carol (MSHA)" w:date="2019-08-29T18:13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17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80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12FE5" w:rsidRDefault="00212DDB" w:rsidP="00212DDB">
            <w:pPr>
              <w:jc w:val="center"/>
              <w:rPr>
                <w:ins w:id="3181" w:author="Zhang, Carol (MSHA)" w:date="2019-08-21T13:14:00Z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182" w:author="Zhang, Carol (MSHA)" w:date="2019-08-21T13:14:00Z"/>
                <w:highlight w:val="yellow"/>
              </w:rPr>
            </w:pPr>
          </w:p>
        </w:tc>
      </w:tr>
      <w:tr w:rsidR="00212DDB" w:rsidTr="00212DDB">
        <w:trPr>
          <w:jc w:val="center"/>
          <w:ins w:id="3183" w:author="Zhang, Carol (MSHA)" w:date="2019-08-21T13:14:00Z"/>
        </w:trPr>
        <w:tc>
          <w:tcPr>
            <w:tcW w:w="5665" w:type="dxa"/>
            <w:shd w:val="clear" w:color="auto" w:fill="A8D08D" w:themeFill="accent6" w:themeFillTint="99"/>
          </w:tcPr>
          <w:p w:rsidR="00212DDB" w:rsidRDefault="00212DDB" w:rsidP="00212DDB">
            <w:pPr>
              <w:jc w:val="left"/>
              <w:rPr>
                <w:ins w:id="3184" w:author="Zhang, Carol (MSHA)" w:date="2019-08-21T13:14:00Z"/>
                <w:color w:val="0000FF"/>
                <w:u w:val="single"/>
              </w:rPr>
            </w:pPr>
            <w:ins w:id="3185" w:author="Zhang, Carol (MSHA)" w:date="2019-08-21T13:14:00Z">
              <w:r w:rsidRPr="00546E9E">
                <w:rPr>
                  <w:rFonts w:hint="eastAsia"/>
                  <w:color w:val="000000"/>
                  <w:sz w:val="22"/>
                </w:rPr>
                <w:t>Info</w:t>
              </w:r>
              <w:r w:rsidRPr="00546E9E">
                <w:rPr>
                  <w:color w:val="000000"/>
                  <w:sz w:val="22"/>
                </w:rPr>
                <w:t>sys</w:t>
              </w:r>
              <w:r w:rsidRPr="00546E9E">
                <w:rPr>
                  <w:color w:val="000000"/>
                  <w:sz w:val="22"/>
                </w:rPr>
                <w:t>已</w:t>
              </w:r>
              <w:r w:rsidRPr="00546E9E">
                <w:rPr>
                  <w:rFonts w:hint="eastAsia"/>
                  <w:color w:val="000000"/>
                  <w:sz w:val="22"/>
                </w:rPr>
                <w:t>占用</w:t>
              </w:r>
              <w:r>
                <w:rPr>
                  <w:rFonts w:hint="eastAsia"/>
                  <w:color w:val="000000"/>
                  <w:sz w:val="22"/>
                </w:rPr>
                <w:t>0x1000</w:t>
              </w:r>
              <w:r>
                <w:rPr>
                  <w:color w:val="000000"/>
                  <w:sz w:val="22"/>
                </w:rPr>
                <w:t>~</w:t>
              </w:r>
              <w:r>
                <w:rPr>
                  <w:rFonts w:hint="eastAsia"/>
                  <w:color w:val="000000"/>
                  <w:sz w:val="22"/>
                </w:rPr>
                <w:t>0x1005</w:t>
              </w:r>
            </w:ins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:rsidR="00212DDB" w:rsidRDefault="00212DDB" w:rsidP="00212DDB">
            <w:pPr>
              <w:jc w:val="center"/>
              <w:rPr>
                <w:ins w:id="3186" w:author="Zhang, Carol (MSHA)" w:date="2019-08-21T13:14:00Z"/>
                <w:color w:val="000000"/>
                <w:sz w:val="22"/>
              </w:rPr>
            </w:pPr>
            <w:ins w:id="3187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0x1000</w:t>
              </w:r>
              <w:r>
                <w:rPr>
                  <w:color w:val="000000"/>
                  <w:sz w:val="22"/>
                </w:rPr>
                <w:t>~</w:t>
              </w:r>
              <w:r>
                <w:rPr>
                  <w:rFonts w:hint="eastAsia"/>
                  <w:color w:val="000000"/>
                  <w:sz w:val="22"/>
                </w:rPr>
                <w:t>0x10FF</w:t>
              </w:r>
            </w:ins>
          </w:p>
        </w:tc>
        <w:tc>
          <w:tcPr>
            <w:tcW w:w="1213" w:type="dxa"/>
            <w:shd w:val="clear" w:color="auto" w:fill="A8D08D" w:themeFill="accent6" w:themeFillTint="99"/>
          </w:tcPr>
          <w:p w:rsidR="00212DDB" w:rsidRDefault="00212DDB" w:rsidP="00212DDB">
            <w:pPr>
              <w:jc w:val="center"/>
              <w:rPr>
                <w:ins w:id="3188" w:author="Zhang, Carol (MSHA)" w:date="2019-08-21T13:14:00Z"/>
                <w:color w:val="000000"/>
                <w:sz w:val="22"/>
              </w:rPr>
            </w:pPr>
            <w:ins w:id="3189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Infosys</w:t>
              </w:r>
            </w:ins>
          </w:p>
        </w:tc>
      </w:tr>
      <w:tr w:rsidR="00212DDB" w:rsidTr="00212DDB">
        <w:trPr>
          <w:jc w:val="center"/>
          <w:ins w:id="319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91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192" w:author="Zhang, Carol (MSHA)" w:date="2019-08-21T13:14:00Z"/>
                <w:color w:val="000000"/>
                <w:sz w:val="22"/>
              </w:rPr>
            </w:pPr>
            <w:ins w:id="3193" w:author="Zhang, Carol (MSHA)" w:date="2019-08-21T13:14:00Z">
              <w:r w:rsidRPr="00BF19AE">
                <w:rPr>
                  <w:color w:val="000000"/>
                  <w:sz w:val="22"/>
                </w:rPr>
                <w:t>0x2000~0x2FFF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194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319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196" w:author="Zhang, Carol (MSHA)" w:date="2019-08-21T13:14:00Z"/>
                <w:color w:val="0000FF"/>
                <w:u w:val="single"/>
              </w:rPr>
            </w:pPr>
            <w:ins w:id="319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_Ref485220066 \n \h  \* MERGEFORMAT </w:instrText>
              </w:r>
            </w:ins>
            <w:r>
              <w:rPr>
                <w:color w:val="0000FF"/>
                <w:u w:val="single"/>
              </w:rPr>
            </w:r>
            <w:ins w:id="319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199" w:author="Zhang, Carol (MSHA)" w:date="2019-12-11T16:14:00Z">
              <w:r w:rsidR="00B2321A">
                <w:rPr>
                  <w:color w:val="0000FF"/>
                  <w:u w:val="single"/>
                </w:rPr>
                <w:t>3.59</w:t>
              </w:r>
            </w:ins>
            <w:ins w:id="320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_Ref485220066 \h  \* MERGEFORMAT </w:instrText>
              </w:r>
            </w:ins>
            <w:r>
              <w:rPr>
                <w:color w:val="0000FF"/>
                <w:u w:val="single"/>
              </w:rPr>
            </w:r>
            <w:ins w:id="32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02" w:author="Zhang, Carol (MSHA)" w:date="2019-12-11T16:14:00Z">
              <w:r w:rsidR="00B2321A" w:rsidRPr="00B2321A">
                <w:rPr>
                  <w:color w:val="0000FF"/>
                  <w:u w:val="single"/>
                  <w:rPrChange w:id="3203" w:author="Zhang, Carol (MSHA)" w:date="2019-12-11T16:14:00Z">
                    <w:rPr/>
                  </w:rPrChange>
                </w:rPr>
                <w:t>SET_OCCLUSION_LEVEL</w:t>
              </w:r>
            </w:ins>
            <w:ins w:id="320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05" w:author="Zhang, Carol (MSHA)" w:date="2019-08-21T13:14:00Z"/>
                <w:color w:val="000000"/>
                <w:sz w:val="22"/>
              </w:rPr>
            </w:pPr>
            <w:ins w:id="3206" w:author="Zhang, Carol (MSHA)" w:date="2019-08-21T13:14:00Z">
              <w:r w:rsidRPr="00C57696">
                <w:rPr>
                  <w:color w:val="000000"/>
                  <w:sz w:val="22"/>
                </w:rPr>
                <w:t>0x2000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07" w:author="Zhang, Carol (MSHA)" w:date="2019-08-21T13:14:00Z"/>
              </w:rPr>
            </w:pPr>
            <w:ins w:id="3208" w:author="Zhang, Carol (MSHA)" w:date="2019-08-21T13:14:00Z">
              <w:r w:rsidRPr="00A158CA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0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210" w:author="Zhang, Carol (MSHA)" w:date="2019-08-21T13:14:00Z"/>
                <w:color w:val="0000FF"/>
                <w:u w:val="single"/>
              </w:rPr>
            </w:pPr>
            <w:ins w:id="321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_Ref485220092 \n \h  \* MERGEFORMAT </w:instrText>
              </w:r>
            </w:ins>
            <w:r>
              <w:rPr>
                <w:color w:val="0000FF"/>
                <w:u w:val="single"/>
              </w:rPr>
            </w:r>
            <w:ins w:id="321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13" w:author="Zhang, Carol (MSHA)" w:date="2019-12-11T16:14:00Z">
              <w:r w:rsidR="00B2321A">
                <w:rPr>
                  <w:color w:val="0000FF"/>
                  <w:u w:val="single"/>
                </w:rPr>
                <w:t>3.60</w:t>
              </w:r>
            </w:ins>
            <w:ins w:id="321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_Ref485220092 \h  \* MERGEFORMAT </w:instrText>
              </w:r>
            </w:ins>
            <w:r>
              <w:rPr>
                <w:color w:val="0000FF"/>
                <w:u w:val="single"/>
              </w:rPr>
            </w:r>
            <w:ins w:id="32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16" w:author="Zhang, Carol (MSHA)" w:date="2019-12-11T16:14:00Z">
              <w:r w:rsidR="00B2321A" w:rsidRPr="00B2321A">
                <w:rPr>
                  <w:color w:val="0000FF"/>
                  <w:u w:val="single"/>
                  <w:rPrChange w:id="3217" w:author="Zhang, Carol (MSHA)" w:date="2019-12-11T16:14:00Z">
                    <w:rPr/>
                  </w:rPrChange>
                </w:rPr>
                <w:t>SET_INFUSION_MODE</w:t>
              </w:r>
            </w:ins>
            <w:ins w:id="321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19" w:author="Zhang, Carol (MSHA)" w:date="2019-08-21T13:14:00Z"/>
                <w:color w:val="000000"/>
                <w:sz w:val="22"/>
              </w:rPr>
            </w:pPr>
            <w:ins w:id="3220" w:author="Zhang, Carol (MSHA)" w:date="2019-08-21T13:14:00Z">
              <w:r w:rsidRPr="00C57696">
                <w:rPr>
                  <w:color w:val="000000"/>
                  <w:sz w:val="22"/>
                </w:rPr>
                <w:t>0x2001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21" w:author="Zhang, Carol (MSHA)" w:date="2019-08-21T13:14:00Z"/>
              </w:rPr>
            </w:pPr>
            <w:ins w:id="3222" w:author="Zhang, Carol (MSHA)" w:date="2019-08-21T13:14:00Z">
              <w:r w:rsidRPr="00A158CA">
                <w:t>GPA</w:t>
              </w:r>
              <w:r>
                <w:t>/GBA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2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224" w:author="Zhang, Carol (MSHA)" w:date="2019-08-21T13:14:00Z"/>
                <w:color w:val="0000FF"/>
                <w:u w:val="single"/>
              </w:rPr>
            </w:pPr>
            <w:ins w:id="322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_Ref485220329 \n \h  \* MERGEFORMAT </w:instrText>
              </w:r>
            </w:ins>
            <w:r>
              <w:rPr>
                <w:color w:val="0000FF"/>
                <w:u w:val="single"/>
              </w:rPr>
            </w:r>
            <w:ins w:id="322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27" w:author="Zhang, Carol (MSHA)" w:date="2019-12-11T16:14:00Z">
              <w:r w:rsidR="00B2321A">
                <w:rPr>
                  <w:color w:val="0000FF"/>
                  <w:u w:val="single"/>
                </w:rPr>
                <w:t>3.61</w:t>
              </w:r>
            </w:ins>
            <w:ins w:id="322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_Ref485220329 \h  \* MERGEFORMAT </w:instrText>
              </w:r>
            </w:ins>
            <w:r>
              <w:rPr>
                <w:color w:val="0000FF"/>
                <w:u w:val="single"/>
              </w:rPr>
            </w:r>
            <w:ins w:id="32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30" w:author="Zhang, Carol (MSHA)" w:date="2019-12-11T16:14:00Z">
              <w:r w:rsidR="00B2321A" w:rsidRPr="00B2321A">
                <w:rPr>
                  <w:color w:val="0000FF"/>
                  <w:u w:val="single"/>
                  <w:rPrChange w:id="3231" w:author="Zhang, Carol (MSHA)" w:date="2019-12-11T16:14:00Z">
                    <w:rPr/>
                  </w:rPrChange>
                </w:rPr>
                <w:t>SET_DATE_TIME</w:t>
              </w:r>
            </w:ins>
            <w:ins w:id="323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33" w:author="Zhang, Carol (MSHA)" w:date="2019-08-21T13:14:00Z"/>
                <w:color w:val="000000"/>
                <w:sz w:val="22"/>
              </w:rPr>
            </w:pPr>
            <w:ins w:id="3234" w:author="Zhang, Carol (MSHA)" w:date="2019-08-21T13:14:00Z">
              <w:r w:rsidRPr="00C57696">
                <w:rPr>
                  <w:color w:val="000000"/>
                  <w:sz w:val="22"/>
                </w:rPr>
                <w:t>0x2002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35" w:author="Zhang, Carol (MSHA)" w:date="2019-08-21T13:14:00Z"/>
              </w:rPr>
            </w:pPr>
            <w:ins w:id="3236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3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238" w:author="Zhang, Carol (MSHA)" w:date="2019-08-21T13:14:00Z"/>
                <w:color w:val="0000FF"/>
                <w:u w:val="single"/>
              </w:rPr>
            </w:pPr>
            <w:ins w:id="323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_Ref486322697 \n \h  \* MERGEFORMAT </w:instrText>
              </w:r>
            </w:ins>
            <w:r>
              <w:rPr>
                <w:color w:val="0000FF"/>
                <w:u w:val="single"/>
              </w:rPr>
            </w:r>
            <w:ins w:id="324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41" w:author="Zhang, Carol (MSHA)" w:date="2019-12-11T16:14:00Z">
              <w:r w:rsidR="00B2321A">
                <w:rPr>
                  <w:color w:val="0000FF"/>
                  <w:u w:val="single"/>
                </w:rPr>
                <w:t>3.62</w:t>
              </w:r>
            </w:ins>
            <w:ins w:id="324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_Ref486322697 \h  \* MERGEFORMAT </w:instrText>
              </w:r>
            </w:ins>
            <w:r>
              <w:rPr>
                <w:color w:val="0000FF"/>
                <w:u w:val="single"/>
              </w:rPr>
            </w:r>
            <w:ins w:id="32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44" w:author="Zhang, Carol (MSHA)" w:date="2019-12-11T16:14:00Z">
              <w:r w:rsidR="00B2321A" w:rsidRPr="00B2321A">
                <w:rPr>
                  <w:color w:val="0000FF"/>
                  <w:u w:val="single"/>
                  <w:rPrChange w:id="3245" w:author="Zhang, Carol (MSHA)" w:date="2019-12-11T16:14:00Z">
                    <w:rPr/>
                  </w:rPrChange>
                </w:rPr>
                <w:t>SET_ALARM_VOLUME</w:t>
              </w:r>
            </w:ins>
            <w:ins w:id="324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47" w:author="Zhang, Carol (MSHA)" w:date="2019-08-21T13:14:00Z"/>
                <w:color w:val="000000"/>
                <w:sz w:val="22"/>
              </w:rPr>
            </w:pPr>
            <w:ins w:id="3248" w:author="Zhang, Carol (MSHA)" w:date="2019-08-21T13:14:00Z">
              <w:r w:rsidRPr="00C57696">
                <w:rPr>
                  <w:color w:val="000000"/>
                  <w:sz w:val="22"/>
                </w:rPr>
                <w:t>0x2003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49" w:author="Zhang, Carol (MSHA)" w:date="2019-08-21T13:14:00Z"/>
              </w:rPr>
            </w:pPr>
            <w:ins w:id="3250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5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3252" w:author="Zhang, Carol (MSHA)" w:date="2019-08-21T13:14:00Z"/>
                <w:color w:val="0000FF"/>
                <w:u w:val="single"/>
              </w:rPr>
            </w:pPr>
            <w:ins w:id="325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_Ref486322727 \n \h  \* MERGEFORMAT </w:instrText>
              </w:r>
            </w:ins>
            <w:r>
              <w:rPr>
                <w:color w:val="0000FF"/>
                <w:u w:val="single"/>
              </w:rPr>
            </w:r>
            <w:ins w:id="325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55" w:author="Zhang, Carol (MSHA)" w:date="2019-12-11T16:14:00Z">
              <w:r w:rsidR="00B2321A">
                <w:rPr>
                  <w:color w:val="0000FF"/>
                  <w:u w:val="single"/>
                </w:rPr>
                <w:t>3.63</w:t>
              </w:r>
            </w:ins>
            <w:ins w:id="325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_Ref486322727 \h  \* MERGEFORMAT </w:instrText>
              </w:r>
            </w:ins>
            <w:r>
              <w:rPr>
                <w:color w:val="0000FF"/>
                <w:u w:val="single"/>
              </w:rPr>
            </w:r>
            <w:ins w:id="32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58" w:author="Zhang, Carol (MSHA)" w:date="2019-12-11T16:14:00Z">
              <w:r w:rsidR="00B2321A" w:rsidRPr="00B2321A">
                <w:rPr>
                  <w:color w:val="0000FF"/>
                  <w:u w:val="single"/>
                  <w:rPrChange w:id="3259" w:author="Zhang, Carol (MSHA)" w:date="2019-12-11T16:14:00Z">
                    <w:rPr/>
                  </w:rPrChange>
                </w:rPr>
                <w:t>SET_</w:t>
              </w:r>
              <w:r w:rsidR="00B2321A" w:rsidRPr="00B2321A">
                <w:rPr>
                  <w:color w:val="0000FF"/>
                  <w:u w:val="single"/>
                  <w:rPrChange w:id="3260" w:author="Zhang, Carol (MSHA)" w:date="2019-12-11T16:14:00Z">
                    <w:rPr>
                      <w:lang w:val="en"/>
                    </w:rPr>
                  </w:rPrChange>
                </w:rPr>
                <w:t>BRIGHTNESS</w:t>
              </w:r>
            </w:ins>
            <w:ins w:id="32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62" w:author="Zhang, Carol (MSHA)" w:date="2019-08-21T13:14:00Z"/>
                <w:color w:val="000000"/>
                <w:sz w:val="22"/>
              </w:rPr>
            </w:pPr>
            <w:ins w:id="3263" w:author="Zhang, Carol (MSHA)" w:date="2019-08-21T13:14:00Z">
              <w:r w:rsidRPr="00C57696">
                <w:rPr>
                  <w:color w:val="000000"/>
                  <w:sz w:val="22"/>
                </w:rPr>
                <w:t>0x2004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64" w:author="Zhang, Carol (MSHA)" w:date="2019-08-21T13:14:00Z"/>
              </w:rPr>
            </w:pPr>
            <w:ins w:id="3265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6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3267" w:author="Zhang, Carol (MSHA)" w:date="2019-08-21T13:14:00Z"/>
                <w:color w:val="0000FF"/>
                <w:u w:val="single"/>
              </w:rPr>
            </w:pPr>
            <w:ins w:id="326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_Ref486322772 \n \h  \* MERGEFORMAT </w:instrText>
              </w:r>
            </w:ins>
            <w:r>
              <w:rPr>
                <w:color w:val="0000FF"/>
                <w:u w:val="single"/>
              </w:rPr>
            </w:r>
            <w:ins w:id="326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70" w:author="Zhang, Carol (MSHA)" w:date="2019-12-11T16:14:00Z">
              <w:r w:rsidR="00B2321A">
                <w:rPr>
                  <w:color w:val="0000FF"/>
                  <w:u w:val="single"/>
                </w:rPr>
                <w:t>3.64</w:t>
              </w:r>
            </w:ins>
            <w:ins w:id="327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_Ref486322772 \h  \* MERGEFORMAT </w:instrText>
              </w:r>
            </w:ins>
            <w:r>
              <w:rPr>
                <w:color w:val="0000FF"/>
                <w:u w:val="single"/>
              </w:rPr>
            </w:r>
            <w:ins w:id="327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73" w:author="Zhang, Carol (MSHA)" w:date="2019-12-11T16:14:00Z">
              <w:r w:rsidR="00B2321A" w:rsidRPr="00B2321A">
                <w:rPr>
                  <w:color w:val="0000FF"/>
                  <w:u w:val="single"/>
                  <w:rPrChange w:id="3274" w:author="Zhang, Carol (MSHA)" w:date="2019-12-11T16:14:00Z">
                    <w:rPr/>
                  </w:rPrChange>
                </w:rPr>
                <w:t>SET_NIGHTMODE_PERIOD</w:t>
              </w:r>
            </w:ins>
            <w:ins w:id="32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76" w:author="Zhang, Carol (MSHA)" w:date="2019-08-21T13:14:00Z"/>
                <w:color w:val="000000"/>
                <w:sz w:val="22"/>
              </w:rPr>
            </w:pPr>
            <w:ins w:id="3277" w:author="Zhang, Carol (MSHA)" w:date="2019-08-21T13:14:00Z">
              <w:r w:rsidRPr="00C57696">
                <w:rPr>
                  <w:color w:val="000000"/>
                  <w:sz w:val="22"/>
                </w:rPr>
                <w:t>0x2005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3278" w:author="Zhang, Carol (MSHA)" w:date="2019-08-21T13:14:00Z"/>
                <w:sz w:val="18"/>
                <w:szCs w:val="18"/>
              </w:rPr>
            </w:pPr>
            <w:ins w:id="3279" w:author="Zhang, Carol (MSHA)" w:date="2019-08-21T13:14:00Z">
              <w:r w:rsidRPr="00461B88">
                <w:rPr>
                  <w:sz w:val="18"/>
                  <w:szCs w:val="18"/>
                </w:rPr>
                <w:t>GPA,</w:t>
              </w:r>
              <w:r w:rsidRPr="00461B88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8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281" w:author="Zhang, Carol (MSHA)" w:date="2019-08-21T13:14:00Z"/>
                <w:color w:val="0000FF"/>
                <w:u w:val="single"/>
              </w:rPr>
            </w:pPr>
            <w:ins w:id="328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_Ref487467193 \n \h  \* MERGEFORMAT </w:instrText>
              </w:r>
            </w:ins>
            <w:r>
              <w:rPr>
                <w:color w:val="0000FF"/>
                <w:u w:val="single"/>
              </w:rPr>
            </w:r>
            <w:ins w:id="328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84" w:author="Zhang, Carol (MSHA)" w:date="2019-12-11T16:14:00Z">
              <w:r w:rsidR="00B2321A">
                <w:rPr>
                  <w:color w:val="0000FF"/>
                  <w:u w:val="single"/>
                </w:rPr>
                <w:t>3.65</w:t>
              </w:r>
            </w:ins>
            <w:ins w:id="328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_Ref487467193 \h  \* MERGEFORMAT </w:instrText>
              </w:r>
            </w:ins>
            <w:r>
              <w:rPr>
                <w:color w:val="0000FF"/>
                <w:u w:val="single"/>
              </w:rPr>
            </w:r>
            <w:ins w:id="328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87" w:author="Zhang, Carol (MSHA)" w:date="2019-12-11T16:14:00Z">
              <w:r w:rsidR="00B2321A" w:rsidRPr="00B2321A">
                <w:rPr>
                  <w:color w:val="0000FF"/>
                  <w:u w:val="single"/>
                  <w:rPrChange w:id="3288" w:author="Zhang, Carol (MSHA)" w:date="2019-12-11T16:14:00Z">
                    <w:rPr/>
                  </w:rPrChange>
                </w:rPr>
                <w:t>SET_BRAND</w:t>
              </w:r>
            </w:ins>
            <w:ins w:id="32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290" w:author="Zhang, Carol (MSHA)" w:date="2019-08-21T13:14:00Z"/>
                <w:color w:val="000000"/>
                <w:sz w:val="22"/>
              </w:rPr>
            </w:pPr>
            <w:ins w:id="3291" w:author="Zhang, Carol (MSHA)" w:date="2019-08-21T13:14:00Z">
              <w:r w:rsidRPr="00C57696">
                <w:rPr>
                  <w:color w:val="000000"/>
                  <w:sz w:val="22"/>
                </w:rPr>
                <w:t>0x2006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292" w:author="Zhang, Carol (MSHA)" w:date="2019-08-21T13:14:00Z"/>
              </w:rPr>
            </w:pPr>
            <w:ins w:id="3293" w:author="Zhang, Carol (MSHA)" w:date="2019-08-21T13:14:00Z">
              <w:r w:rsidRPr="00A158CA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29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295" w:author="Zhang, Carol (MSHA)" w:date="2019-08-21T13:14:00Z"/>
                <w:color w:val="0000FF"/>
                <w:u w:val="single"/>
              </w:rPr>
            </w:pPr>
            <w:ins w:id="329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_Ref487467355 \n \h  \* MERGEFORMAT </w:instrText>
              </w:r>
            </w:ins>
            <w:r>
              <w:rPr>
                <w:color w:val="0000FF"/>
                <w:u w:val="single"/>
              </w:rPr>
            </w:r>
            <w:ins w:id="329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298" w:author="Zhang, Carol (MSHA)" w:date="2019-12-11T16:14:00Z">
              <w:r w:rsidR="00B2321A">
                <w:rPr>
                  <w:color w:val="0000FF"/>
                  <w:u w:val="single"/>
                </w:rPr>
                <w:t>3.66</w:t>
              </w:r>
            </w:ins>
            <w:ins w:id="329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_Ref487467355 \h  \* MERGEFORMAT </w:instrText>
              </w:r>
            </w:ins>
            <w:r>
              <w:rPr>
                <w:color w:val="0000FF"/>
                <w:u w:val="single"/>
              </w:rPr>
            </w:r>
            <w:ins w:id="330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01" w:author="Zhang, Carol (MSHA)" w:date="2019-12-11T16:14:00Z">
              <w:r w:rsidR="00B2321A" w:rsidRPr="00B2321A">
                <w:rPr>
                  <w:color w:val="0000FF"/>
                  <w:u w:val="single"/>
                  <w:rPrChange w:id="3302" w:author="Zhang, Carol (MSHA)" w:date="2019-12-11T16:14:00Z">
                    <w:rPr/>
                  </w:rPrChange>
                </w:rPr>
                <w:t>SET_DOSE_UINT</w:t>
              </w:r>
            </w:ins>
            <w:ins w:id="33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04" w:author="Zhang, Carol (MSHA)" w:date="2019-08-21T13:14:00Z"/>
                <w:color w:val="000000"/>
                <w:sz w:val="22"/>
              </w:rPr>
            </w:pPr>
            <w:ins w:id="3305" w:author="Zhang, Carol (MSHA)" w:date="2019-08-21T13:14:00Z">
              <w:r w:rsidRPr="00C57696">
                <w:rPr>
                  <w:color w:val="000000"/>
                  <w:sz w:val="22"/>
                </w:rPr>
                <w:t>0x2007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06" w:author="Zhang, Carol (MSHA)" w:date="2019-08-21T13:14:00Z"/>
              </w:rPr>
            </w:pPr>
            <w:ins w:id="3307" w:author="Zhang, Carol (MSHA)" w:date="2019-08-21T13:14:00Z">
              <w:r w:rsidRPr="00A158CA">
                <w:t>GPA</w:t>
              </w:r>
              <w:r w:rsidRPr="002015A6">
                <w:rPr>
                  <w:sz w:val="18"/>
                  <w:szCs w:val="18"/>
                </w:rPr>
                <w:t>,</w:t>
              </w:r>
              <w:r w:rsidRPr="002015A6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30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3309" w:author="Zhang, Carol (MSHA)" w:date="2019-08-21T13:14:00Z"/>
                <w:color w:val="0000FF"/>
                <w:u w:val="single"/>
              </w:rPr>
            </w:pPr>
            <w:ins w:id="331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_Ref487467376 \n \h  \* MERGEFORMAT </w:instrText>
              </w:r>
            </w:ins>
            <w:r>
              <w:rPr>
                <w:color w:val="0000FF"/>
                <w:u w:val="single"/>
              </w:rPr>
            </w:r>
            <w:ins w:id="331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12" w:author="Zhang, Carol (MSHA)" w:date="2019-12-11T16:14:00Z">
              <w:r w:rsidR="00B2321A">
                <w:rPr>
                  <w:color w:val="0000FF"/>
                  <w:u w:val="single"/>
                </w:rPr>
                <w:t>3.67</w:t>
              </w:r>
            </w:ins>
            <w:ins w:id="331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_Ref487467376 \h  \* MERGEFORMAT </w:instrText>
              </w:r>
            </w:ins>
            <w:r>
              <w:rPr>
                <w:color w:val="0000FF"/>
                <w:u w:val="single"/>
              </w:rPr>
            </w:r>
            <w:ins w:id="331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15" w:author="Zhang, Carol (MSHA)" w:date="2019-12-11T16:14:00Z">
              <w:r w:rsidR="00B2321A" w:rsidRPr="00B2321A">
                <w:rPr>
                  <w:color w:val="0000FF"/>
                  <w:u w:val="single"/>
                  <w:rPrChange w:id="3316" w:author="Zhang, Carol (MSHA)" w:date="2019-12-11T16:14:00Z">
                    <w:rPr/>
                  </w:rPrChange>
                </w:rPr>
                <w:t>SET_KVO</w:t>
              </w:r>
            </w:ins>
            <w:ins w:id="33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18" w:author="Zhang, Carol (MSHA)" w:date="2019-08-21T13:14:00Z"/>
                <w:color w:val="000000"/>
                <w:sz w:val="22"/>
              </w:rPr>
            </w:pPr>
            <w:ins w:id="3319" w:author="Zhang, Carol (MSHA)" w:date="2019-08-21T13:14:00Z">
              <w:r w:rsidRPr="00C57696">
                <w:rPr>
                  <w:color w:val="000000"/>
                  <w:sz w:val="22"/>
                </w:rPr>
                <w:t>0x2008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20" w:author="Zhang, Carol (MSHA)" w:date="2019-08-21T13:14:00Z"/>
              </w:rPr>
            </w:pPr>
            <w:ins w:id="3321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32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3323" w:author="Zhang, Carol (MSHA)" w:date="2019-08-21T13:14:00Z"/>
                <w:color w:val="0000FF"/>
                <w:u w:val="single"/>
              </w:rPr>
            </w:pPr>
            <w:ins w:id="332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_Ref488245025 \n \h  \* MERGEFORMAT </w:instrText>
              </w:r>
            </w:ins>
            <w:r>
              <w:rPr>
                <w:color w:val="0000FF"/>
                <w:u w:val="single"/>
              </w:rPr>
            </w:r>
            <w:ins w:id="332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26" w:author="Zhang, Carol (MSHA)" w:date="2019-12-11T16:14:00Z">
              <w:r w:rsidR="00B2321A">
                <w:rPr>
                  <w:color w:val="0000FF"/>
                  <w:u w:val="single"/>
                </w:rPr>
                <w:t>3.68</w:t>
              </w:r>
            </w:ins>
            <w:ins w:id="332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_Ref488245025 \h  \* MERGEFORMAT </w:instrText>
              </w:r>
            </w:ins>
            <w:r>
              <w:rPr>
                <w:color w:val="0000FF"/>
                <w:u w:val="single"/>
              </w:rPr>
            </w:r>
            <w:ins w:id="332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29" w:author="Zhang, Carol (MSHA)" w:date="2019-12-11T16:14:00Z">
              <w:r w:rsidR="00B2321A" w:rsidRPr="00B2321A">
                <w:rPr>
                  <w:color w:val="0000FF"/>
                  <w:u w:val="single"/>
                  <w:rPrChange w:id="3330" w:author="Zhang, Carol (MSHA)" w:date="2019-12-11T16:14:00Z">
                    <w:rPr/>
                  </w:rPrChange>
                </w:rPr>
                <w:t>SET_CURRENT_DRUG</w:t>
              </w:r>
            </w:ins>
            <w:ins w:id="33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32" w:author="Zhang, Carol (MSHA)" w:date="2019-08-21T13:14:00Z"/>
                <w:color w:val="000000"/>
                <w:sz w:val="22"/>
              </w:rPr>
            </w:pPr>
            <w:ins w:id="3333" w:author="Zhang, Carol (MSHA)" w:date="2019-08-21T13:14:00Z">
              <w:r w:rsidRPr="00C57696">
                <w:rPr>
                  <w:color w:val="000000"/>
                  <w:sz w:val="22"/>
                </w:rPr>
                <w:t>0x2009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34" w:author="Zhang, Carol (MSHA)" w:date="2019-08-21T13:14:00Z"/>
              </w:rPr>
            </w:pPr>
            <w:ins w:id="3335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33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337" w:author="Zhang, Carol (MSHA)" w:date="2019-08-21T13:14:00Z"/>
                <w:color w:val="0000FF"/>
                <w:u w:val="single"/>
              </w:rPr>
            </w:pPr>
            <w:ins w:id="333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_Ref491949869 \n \h  \* MERGEFORMAT </w:instrText>
              </w:r>
            </w:ins>
            <w:r>
              <w:rPr>
                <w:color w:val="0000FF"/>
                <w:u w:val="single"/>
              </w:rPr>
            </w:r>
            <w:ins w:id="333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40" w:author="Zhang, Carol (MSHA)" w:date="2019-12-11T16:14:00Z">
              <w:r w:rsidR="00B2321A">
                <w:rPr>
                  <w:color w:val="0000FF"/>
                  <w:u w:val="single"/>
                </w:rPr>
                <w:t>3.69</w:t>
              </w:r>
            </w:ins>
            <w:ins w:id="334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_Ref491949869 \h  \* MERGEFORMAT </w:instrText>
              </w:r>
            </w:ins>
            <w:r>
              <w:rPr>
                <w:color w:val="0000FF"/>
                <w:u w:val="single"/>
              </w:rPr>
            </w:r>
            <w:ins w:id="334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43" w:author="Zhang, Carol (MSHA)" w:date="2019-12-11T16:14:00Z">
              <w:r w:rsidR="00B2321A" w:rsidRPr="00B2321A">
                <w:rPr>
                  <w:color w:val="0000FF"/>
                  <w:u w:val="single"/>
                  <w:rPrChange w:id="3344" w:author="Zhang, Carol (MSHA)" w:date="2019-12-11T16:14:00Z">
                    <w:rPr/>
                  </w:rPrChange>
                </w:rPr>
                <w:t>SET_INFUSION_PARAMETER</w:t>
              </w:r>
            </w:ins>
            <w:ins w:id="334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46" w:author="Zhang, Carol (MSHA)" w:date="2019-08-21T13:14:00Z"/>
                <w:color w:val="000000"/>
                <w:sz w:val="22"/>
              </w:rPr>
            </w:pPr>
            <w:ins w:id="3347" w:author="Zhang, Carol (MSHA)" w:date="2019-08-21T13:14:00Z">
              <w:r w:rsidRPr="00C57696">
                <w:rPr>
                  <w:color w:val="000000"/>
                  <w:sz w:val="22"/>
                </w:rPr>
                <w:t>0x200A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48" w:author="Zhang, Carol (MSHA)" w:date="2019-08-21T13:14:00Z"/>
              </w:rPr>
            </w:pPr>
            <w:ins w:id="3349" w:author="Zhang, Carol (MSHA)" w:date="2019-08-21T13:14:00Z">
              <w:r w:rsidRPr="00A158CA">
                <w:t>GPA</w:t>
              </w:r>
              <w:r>
                <w:t>/GBA</w:t>
              </w:r>
              <w:r w:rsidRPr="00CD14AC">
                <w:rPr>
                  <w:sz w:val="18"/>
                  <w:szCs w:val="18"/>
                </w:rPr>
                <w:t>,</w:t>
              </w:r>
              <w:r w:rsidRPr="00CD14AC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35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351" w:author="Zhang, Carol (MSHA)" w:date="2019-08-21T13:14:00Z"/>
                <w:color w:val="0000FF"/>
                <w:u w:val="single"/>
              </w:rPr>
            </w:pPr>
            <w:ins w:id="335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_Ref489965211 \n \h  \* MERGEFORMAT </w:instrText>
              </w:r>
            </w:ins>
            <w:r>
              <w:rPr>
                <w:color w:val="0000FF"/>
                <w:u w:val="single"/>
              </w:rPr>
            </w:r>
            <w:ins w:id="335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54" w:author="Zhang, Carol (MSHA)" w:date="2019-12-11T16:14:00Z">
              <w:r w:rsidR="00B2321A">
                <w:rPr>
                  <w:color w:val="0000FF"/>
                  <w:u w:val="single"/>
                </w:rPr>
                <w:t>3.70</w:t>
              </w:r>
            </w:ins>
            <w:ins w:id="335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_Ref489965211 \h  \* MERGEFORMAT </w:instrText>
              </w:r>
            </w:ins>
            <w:r>
              <w:rPr>
                <w:color w:val="0000FF"/>
                <w:u w:val="single"/>
              </w:rPr>
            </w:r>
            <w:ins w:id="335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57" w:author="Zhang, Carol (MSHA)" w:date="2019-12-11T16:14:00Z">
              <w:r w:rsidR="00B2321A" w:rsidRPr="00B2321A">
                <w:rPr>
                  <w:color w:val="0000FF"/>
                  <w:u w:val="single"/>
                  <w:rPrChange w:id="3358" w:author="Zhang, Carol (MSHA)" w:date="2019-12-11T16:14:00Z">
                    <w:rPr/>
                  </w:rPrChange>
                </w:rPr>
                <w:t>SET_LOCK_PASSWORD</w:t>
              </w:r>
            </w:ins>
            <w:ins w:id="335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60" w:author="Zhang, Carol (MSHA)" w:date="2019-08-21T13:14:00Z"/>
                <w:color w:val="000000"/>
                <w:sz w:val="22"/>
              </w:rPr>
            </w:pPr>
            <w:ins w:id="3361" w:author="Zhang, Carol (MSHA)" w:date="2019-08-21T13:14:00Z">
              <w:r w:rsidRPr="00C57696">
                <w:rPr>
                  <w:color w:val="000000"/>
                  <w:sz w:val="22"/>
                </w:rPr>
                <w:t>0x200B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62" w:author="Zhang, Carol (MSHA)" w:date="2019-08-21T13:14:00Z"/>
              </w:rPr>
            </w:pPr>
            <w:ins w:id="3363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36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365" w:author="Zhang, Carol (MSHA)" w:date="2019-08-21T13:14:00Z"/>
                <w:color w:val="0000FF"/>
                <w:u w:val="single"/>
              </w:rPr>
            </w:pPr>
            <w:ins w:id="336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_Ref489965230 \n \h  \* MERGEFORMAT </w:instrText>
              </w:r>
            </w:ins>
            <w:r>
              <w:rPr>
                <w:color w:val="0000FF"/>
                <w:u w:val="single"/>
              </w:rPr>
            </w:r>
            <w:ins w:id="336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68" w:author="Zhang, Carol (MSHA)" w:date="2019-12-11T16:14:00Z">
              <w:r w:rsidR="00B2321A">
                <w:rPr>
                  <w:color w:val="0000FF"/>
                  <w:u w:val="single"/>
                </w:rPr>
                <w:t>3.71</w:t>
              </w:r>
            </w:ins>
            <w:ins w:id="336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_Ref4164691 \h  \* MERGEFORMAT </w:instrText>
              </w:r>
            </w:ins>
            <w:r>
              <w:rPr>
                <w:color w:val="0000FF"/>
                <w:u w:val="single"/>
              </w:rPr>
            </w:r>
            <w:ins w:id="337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71" w:author="Zhang, Carol (MSHA)" w:date="2019-12-11T16:14:00Z">
              <w:r w:rsidR="00B2321A" w:rsidRPr="00B2321A">
                <w:rPr>
                  <w:color w:val="0000FF"/>
                  <w:u w:val="single"/>
                  <w:rPrChange w:id="3372" w:author="Zhang, Carol (MSHA)" w:date="2019-12-11T16:14:00Z">
                    <w:rPr/>
                  </w:rPrChange>
                </w:rPr>
                <w:t>SET_SWITCH_STATUS</w:t>
              </w:r>
            </w:ins>
            <w:ins w:id="337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74" w:author="Zhang, Carol (MSHA)" w:date="2019-08-21T13:14:00Z"/>
                <w:color w:val="000000"/>
                <w:sz w:val="22"/>
              </w:rPr>
            </w:pPr>
            <w:ins w:id="3375" w:author="Zhang, Carol (MSHA)" w:date="2019-08-21T13:14:00Z">
              <w:r w:rsidRPr="00C57696">
                <w:rPr>
                  <w:color w:val="000000"/>
                  <w:sz w:val="22"/>
                </w:rPr>
                <w:t>0x200C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3376" w:author="Zhang, Carol (MSHA)" w:date="2019-08-21T13:14:00Z"/>
                <w:sz w:val="18"/>
                <w:szCs w:val="18"/>
              </w:rPr>
            </w:pPr>
            <w:ins w:id="3377" w:author="Zhang, Carol (MSHA)" w:date="2019-08-21T13:14:00Z">
              <w:r w:rsidRPr="00461B88">
                <w:rPr>
                  <w:sz w:val="18"/>
                  <w:szCs w:val="18"/>
                </w:rPr>
                <w:t>GPA,</w:t>
              </w:r>
              <w:r w:rsidRPr="00461B88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37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379" w:author="Zhang, Carol (MSHA)" w:date="2019-08-21T13:14:00Z"/>
                <w:color w:val="0000FF"/>
                <w:u w:val="single"/>
              </w:rPr>
            </w:pPr>
            <w:ins w:id="338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_Ref489965272 \n \h  \* MERGEFORMAT </w:instrText>
              </w:r>
            </w:ins>
            <w:r>
              <w:rPr>
                <w:color w:val="0000FF"/>
                <w:u w:val="single"/>
              </w:rPr>
            </w:r>
            <w:ins w:id="338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82" w:author="Zhang, Carol (MSHA)" w:date="2019-12-11T16:14:00Z">
              <w:r w:rsidR="00B2321A">
                <w:rPr>
                  <w:color w:val="0000FF"/>
                  <w:u w:val="single"/>
                </w:rPr>
                <w:t>3.72</w:t>
              </w:r>
            </w:ins>
            <w:ins w:id="338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_Ref489965272 \h  \* MERGEFORMAT </w:instrText>
              </w:r>
            </w:ins>
            <w:r>
              <w:rPr>
                <w:color w:val="0000FF"/>
                <w:u w:val="single"/>
              </w:rPr>
            </w:r>
            <w:ins w:id="338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85" w:author="Zhang, Carol (MSHA)" w:date="2019-12-11T16:14:00Z">
              <w:r w:rsidR="00B2321A" w:rsidRPr="00B2321A">
                <w:rPr>
                  <w:color w:val="0000FF"/>
                  <w:u w:val="single"/>
                  <w:rPrChange w:id="3386" w:author="Zhang, Carol (MSHA)" w:date="2019-12-11T16:14:00Z">
                    <w:rPr/>
                  </w:rPrChange>
                </w:rPr>
                <w:t>SET_COMPLETE_INFUSION_ALARM_TIME</w:t>
              </w:r>
            </w:ins>
            <w:ins w:id="338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388" w:author="Zhang, Carol (MSHA)" w:date="2019-08-21T13:14:00Z"/>
                <w:color w:val="000000"/>
                <w:sz w:val="22"/>
              </w:rPr>
            </w:pPr>
            <w:ins w:id="3389" w:author="Zhang, Carol (MSHA)" w:date="2019-08-21T13:14:00Z">
              <w:r w:rsidRPr="00C57696">
                <w:rPr>
                  <w:color w:val="000000"/>
                  <w:sz w:val="22"/>
                </w:rPr>
                <w:t>0x200D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390" w:author="Zhang, Carol (MSHA)" w:date="2019-08-21T13:14:00Z"/>
              </w:rPr>
            </w:pPr>
            <w:ins w:id="3391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39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393" w:author="Zhang, Carol (MSHA)" w:date="2019-08-21T13:14:00Z"/>
                <w:color w:val="0000FF"/>
                <w:u w:val="single"/>
              </w:rPr>
            </w:pPr>
            <w:ins w:id="3394" w:author="Zhang, Carol (MSHA)" w:date="2019-08-21T13:14:00Z">
              <w:r>
                <w:rPr>
                  <w:color w:val="0000FF"/>
                  <w:u w:val="single"/>
                </w:rPr>
                <w:lastRenderedPageBreak/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_Ref494206296 \n \h  \* MERGEFORMAT </w:instrText>
              </w:r>
            </w:ins>
            <w:r>
              <w:rPr>
                <w:color w:val="0000FF"/>
                <w:u w:val="single"/>
              </w:rPr>
            </w:r>
            <w:ins w:id="339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96" w:author="Zhang, Carol (MSHA)" w:date="2019-12-11T16:14:00Z">
              <w:r w:rsidR="00B2321A">
                <w:rPr>
                  <w:color w:val="0000FF"/>
                  <w:u w:val="single"/>
                </w:rPr>
                <w:t>3.73</w:t>
              </w:r>
            </w:ins>
            <w:ins w:id="339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_Ref494206296 \h  \* MERGEFORMAT </w:instrText>
              </w:r>
            </w:ins>
            <w:r>
              <w:rPr>
                <w:color w:val="0000FF"/>
                <w:u w:val="single"/>
              </w:rPr>
            </w:r>
            <w:ins w:id="339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399" w:author="Zhang, Carol (MSHA)" w:date="2019-12-11T16:14:00Z">
              <w:r w:rsidR="00B2321A" w:rsidRPr="00B2321A">
                <w:rPr>
                  <w:color w:val="0000FF"/>
                  <w:u w:val="single"/>
                  <w:rPrChange w:id="3400" w:author="Zhang, Carol (MSHA)" w:date="2019-12-11T16:14:00Z">
                    <w:rPr/>
                  </w:rPrChange>
                </w:rPr>
                <w:t>SET_ALARM_SOUND_TYPE</w:t>
              </w:r>
            </w:ins>
            <w:ins w:id="340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02" w:author="Zhang, Carol (MSHA)" w:date="2019-08-21T13:14:00Z"/>
                <w:color w:val="000000"/>
                <w:sz w:val="22"/>
              </w:rPr>
            </w:pPr>
            <w:ins w:id="3403" w:author="Zhang, Carol (MSHA)" w:date="2019-08-21T13:14:00Z">
              <w:r w:rsidRPr="00C57696">
                <w:rPr>
                  <w:color w:val="000000"/>
                  <w:sz w:val="22"/>
                </w:rPr>
                <w:t>0x200E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04" w:author="Zhang, Carol (MSHA)" w:date="2019-08-21T13:14:00Z"/>
              </w:rPr>
            </w:pPr>
            <w:ins w:id="3405" w:author="Zhang, Carol (MSHA)" w:date="2019-08-21T13:14:00Z">
              <w:r w:rsidRPr="00A158CA">
                <w:t>GPA</w:t>
              </w:r>
              <w:r w:rsidRPr="00EC5A3E">
                <w:rPr>
                  <w:sz w:val="18"/>
                  <w:szCs w:val="18"/>
                </w:rPr>
                <w:t>,</w:t>
              </w:r>
              <w:r w:rsidRPr="00EC5A3E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340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07" w:author="Zhang, Carol (MSHA)" w:date="2019-08-21T13:14:00Z"/>
                <w:color w:val="0000FF"/>
                <w:u w:val="single"/>
              </w:rPr>
            </w:pPr>
            <w:ins w:id="340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_Ref489965319 \n \h  \* MERGEFORMAT </w:instrText>
              </w:r>
            </w:ins>
            <w:r>
              <w:rPr>
                <w:color w:val="0000FF"/>
                <w:u w:val="single"/>
              </w:rPr>
            </w:r>
            <w:ins w:id="340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10" w:author="Zhang, Carol (MSHA)" w:date="2019-12-11T16:14:00Z">
              <w:r w:rsidR="00B2321A">
                <w:rPr>
                  <w:color w:val="0000FF"/>
                  <w:u w:val="single"/>
                </w:rPr>
                <w:t>3.74</w:t>
              </w:r>
            </w:ins>
            <w:ins w:id="341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_Ref489965319 \h  \* MERGEFORMAT </w:instrText>
              </w:r>
            </w:ins>
            <w:r>
              <w:rPr>
                <w:color w:val="0000FF"/>
                <w:u w:val="single"/>
              </w:rPr>
            </w:r>
            <w:ins w:id="341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13" w:author="Zhang, Carol (MSHA)" w:date="2019-12-11T16:14:00Z">
              <w:r w:rsidR="00B2321A" w:rsidRPr="00B2321A">
                <w:rPr>
                  <w:color w:val="0000FF"/>
                  <w:u w:val="single"/>
                  <w:rPrChange w:id="3414" w:author="Zhang, Carol (MSHA)" w:date="2019-12-11T16:14:00Z">
                    <w:rPr/>
                  </w:rPrChange>
                </w:rPr>
                <w:t>SET_CUSTOMBRAND_CALIPARA</w:t>
              </w:r>
            </w:ins>
            <w:ins w:id="341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16" w:author="Zhang, Carol (MSHA)" w:date="2019-08-21T13:14:00Z"/>
                <w:color w:val="000000"/>
                <w:sz w:val="22"/>
              </w:rPr>
            </w:pPr>
            <w:ins w:id="3417" w:author="Zhang, Carol (MSHA)" w:date="2019-08-21T13:14:00Z">
              <w:r w:rsidRPr="00C57696">
                <w:rPr>
                  <w:color w:val="000000"/>
                  <w:sz w:val="22"/>
                </w:rPr>
                <w:t>0x200F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18" w:author="Zhang, Carol (MSHA)" w:date="2019-08-21T13:14:00Z"/>
              </w:rPr>
            </w:pPr>
            <w:ins w:id="3419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42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21" w:author="Zhang, Carol (MSHA)" w:date="2019-08-21T13:14:00Z"/>
                <w:color w:val="0000FF"/>
                <w:u w:val="single"/>
              </w:rPr>
            </w:pPr>
            <w:ins w:id="342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_Ref489965327 \n \h  \* MERGEFORMAT </w:instrText>
              </w:r>
            </w:ins>
            <w:r>
              <w:rPr>
                <w:color w:val="0000FF"/>
                <w:u w:val="single"/>
              </w:rPr>
            </w:r>
            <w:ins w:id="342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24" w:author="Zhang, Carol (MSHA)" w:date="2019-12-11T16:14:00Z">
              <w:r w:rsidR="00B2321A">
                <w:rPr>
                  <w:color w:val="0000FF"/>
                  <w:u w:val="single"/>
                </w:rPr>
                <w:t>3.75</w:t>
              </w:r>
            </w:ins>
            <w:ins w:id="34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_Ref489965327 \h  \* MERGEFORMAT </w:instrText>
              </w:r>
            </w:ins>
            <w:r>
              <w:rPr>
                <w:color w:val="0000FF"/>
                <w:u w:val="single"/>
              </w:rPr>
            </w:r>
            <w:ins w:id="342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27" w:author="Zhang, Carol (MSHA)" w:date="2019-12-11T16:14:00Z">
              <w:r w:rsidR="00B2321A" w:rsidRPr="00B2321A">
                <w:rPr>
                  <w:color w:val="0000FF"/>
                  <w:u w:val="single"/>
                  <w:rPrChange w:id="3428" w:author="Zhang, Carol (MSHA)" w:date="2019-12-11T16:14:00Z">
                    <w:rPr/>
                  </w:rPrChange>
                </w:rPr>
                <w:t>CLEAR_ALL_CUSTOMBRAND_CALIPARA</w:t>
              </w:r>
            </w:ins>
            <w:ins w:id="342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30" w:author="Zhang, Carol (MSHA)" w:date="2019-08-21T13:14:00Z"/>
                <w:color w:val="000000"/>
                <w:sz w:val="22"/>
              </w:rPr>
            </w:pPr>
            <w:ins w:id="3431" w:author="Zhang, Carol (MSHA)" w:date="2019-08-21T13:14:00Z">
              <w:r w:rsidRPr="00C57696">
                <w:rPr>
                  <w:color w:val="000000"/>
                  <w:sz w:val="22"/>
                </w:rPr>
                <w:t>0x2010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32" w:author="Zhang, Carol (MSHA)" w:date="2019-08-21T13:14:00Z"/>
              </w:rPr>
            </w:pPr>
            <w:ins w:id="3433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43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35" w:author="Zhang, Carol (MSHA)" w:date="2019-08-21T13:14:00Z"/>
                <w:color w:val="0000FF"/>
                <w:u w:val="single"/>
              </w:rPr>
            </w:pPr>
            <w:ins w:id="343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_Ref490138173 \n \h  \* MERGEFORMAT </w:instrText>
              </w:r>
            </w:ins>
            <w:r>
              <w:rPr>
                <w:color w:val="0000FF"/>
                <w:u w:val="single"/>
              </w:rPr>
            </w:r>
            <w:ins w:id="343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38" w:author="Zhang, Carol (MSHA)" w:date="2019-12-11T16:14:00Z">
              <w:r w:rsidR="00B2321A">
                <w:rPr>
                  <w:color w:val="0000FF"/>
                  <w:u w:val="single"/>
                </w:rPr>
                <w:t>3.76</w:t>
              </w:r>
            </w:ins>
            <w:ins w:id="343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_Ref490138173 \h  \* MERGEFORMAT </w:instrText>
              </w:r>
            </w:ins>
            <w:r>
              <w:rPr>
                <w:color w:val="0000FF"/>
                <w:u w:val="single"/>
              </w:rPr>
            </w:r>
            <w:ins w:id="344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41" w:author="Zhang, Carol (MSHA)" w:date="2019-12-11T16:14:00Z">
              <w:r w:rsidR="00B2321A" w:rsidRPr="00B2321A">
                <w:rPr>
                  <w:color w:val="0000FF"/>
                  <w:u w:val="single"/>
                  <w:rPrChange w:id="3442" w:author="Zhang, Carol (MSHA)" w:date="2019-12-11T16:14:00Z">
                    <w:rPr/>
                  </w:rPrChange>
                </w:rPr>
                <w:t>SET_PRESELECTON_BRAND</w:t>
              </w:r>
            </w:ins>
            <w:ins w:id="344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44" w:author="Zhang, Carol (MSHA)" w:date="2019-08-21T13:14:00Z"/>
                <w:color w:val="000000"/>
                <w:sz w:val="22"/>
              </w:rPr>
            </w:pPr>
            <w:ins w:id="3445" w:author="Zhang, Carol (MSHA)" w:date="2019-08-21T13:14:00Z">
              <w:r w:rsidRPr="00C57696">
                <w:rPr>
                  <w:color w:val="000000"/>
                  <w:sz w:val="22"/>
                </w:rPr>
                <w:t>0x2011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46" w:author="Zhang, Carol (MSHA)" w:date="2019-08-21T13:14:00Z"/>
              </w:rPr>
            </w:pPr>
            <w:ins w:id="3447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44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525EFC" w:rsidRDefault="00212DDB" w:rsidP="00212DDB">
            <w:pPr>
              <w:jc w:val="left"/>
              <w:rPr>
                <w:ins w:id="3449" w:author="Zhang, Carol (MSHA)" w:date="2019-08-21T13:14:00Z"/>
                <w:color w:val="0000FF"/>
                <w:u w:val="single"/>
              </w:rPr>
            </w:pPr>
            <w:ins w:id="345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_Ref490212388 \n \h  \* MERGEFORMAT </w:instrText>
              </w:r>
            </w:ins>
            <w:r>
              <w:rPr>
                <w:color w:val="0000FF"/>
                <w:u w:val="single"/>
              </w:rPr>
            </w:r>
            <w:ins w:id="345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52" w:author="Zhang, Carol (MSHA)" w:date="2019-12-11T16:14:00Z">
              <w:r w:rsidR="00B2321A">
                <w:rPr>
                  <w:color w:val="0000FF"/>
                  <w:u w:val="single"/>
                </w:rPr>
                <w:t>3.77</w:t>
              </w:r>
            </w:ins>
            <w:ins w:id="34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_Ref490212388 \h  \* MERGEFORMAT </w:instrText>
              </w:r>
            </w:ins>
            <w:r>
              <w:rPr>
                <w:color w:val="0000FF"/>
                <w:u w:val="single"/>
              </w:rPr>
            </w:r>
            <w:ins w:id="345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55" w:author="Zhang, Carol (MSHA)" w:date="2019-12-11T16:14:00Z">
              <w:r w:rsidR="00B2321A" w:rsidRPr="00B2321A">
                <w:rPr>
                  <w:color w:val="0000FF"/>
                  <w:u w:val="single"/>
                  <w:rPrChange w:id="3456" w:author="Zhang, Carol (MSHA)" w:date="2019-12-11T16:14:00Z">
                    <w:rPr/>
                  </w:rPrChange>
                </w:rPr>
                <w:t>SET_ALARMTYPE_PASSWORD</w:t>
              </w:r>
            </w:ins>
            <w:ins w:id="345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58" w:author="Zhang, Carol (MSHA)" w:date="2019-08-21T13:14:00Z"/>
                <w:color w:val="000000"/>
                <w:sz w:val="22"/>
              </w:rPr>
            </w:pPr>
            <w:ins w:id="3459" w:author="Zhang, Carol (MSHA)" w:date="2019-08-21T13:14:00Z">
              <w:r w:rsidRPr="00C57696">
                <w:rPr>
                  <w:color w:val="000000"/>
                  <w:sz w:val="22"/>
                </w:rPr>
                <w:t>0x2012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60" w:author="Zhang, Carol (MSHA)" w:date="2019-08-21T13:14:00Z"/>
              </w:rPr>
            </w:pPr>
            <w:ins w:id="3461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46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63" w:author="Zhang, Carol (MSHA)" w:date="2019-08-21T13:14:00Z"/>
                <w:color w:val="0000FF"/>
                <w:u w:val="single"/>
              </w:rPr>
            </w:pPr>
            <w:ins w:id="346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_Ref496187823 \n \h </w:instrText>
              </w:r>
            </w:ins>
            <w:r>
              <w:rPr>
                <w:color w:val="0000FF"/>
                <w:u w:val="single"/>
              </w:rPr>
            </w:r>
            <w:ins w:id="346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66" w:author="Zhang, Carol (MSHA)" w:date="2019-12-11T16:14:00Z">
              <w:r w:rsidR="00B2321A">
                <w:rPr>
                  <w:color w:val="0000FF"/>
                  <w:u w:val="single"/>
                </w:rPr>
                <w:t>3.78</w:t>
              </w:r>
            </w:ins>
            <w:ins w:id="346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_Ref496187823 \h  \* MERGEFORMAT </w:instrText>
              </w:r>
            </w:ins>
            <w:r>
              <w:rPr>
                <w:color w:val="0000FF"/>
                <w:u w:val="single"/>
              </w:rPr>
            </w:r>
            <w:ins w:id="346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69" w:author="Zhang, Carol (MSHA)" w:date="2019-12-11T16:14:00Z">
              <w:r w:rsidR="00B2321A" w:rsidRPr="00B2321A">
                <w:rPr>
                  <w:color w:val="0000FF"/>
                  <w:u w:val="single"/>
                  <w:rPrChange w:id="3470" w:author="Zhang, Carol (MSHA)" w:date="2019-12-11T16:14:00Z">
                    <w:rPr/>
                  </w:rPrChange>
                </w:rPr>
                <w:t>CLEAR_CUSTOMBRAND_CALIPARA</w:t>
              </w:r>
            </w:ins>
            <w:ins w:id="347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C57696" w:rsidRDefault="00212DDB" w:rsidP="00212DDB">
            <w:pPr>
              <w:jc w:val="center"/>
              <w:rPr>
                <w:ins w:id="3472" w:author="Zhang, Carol (MSHA)" w:date="2019-08-21T13:14:00Z"/>
                <w:color w:val="000000"/>
                <w:sz w:val="22"/>
              </w:rPr>
            </w:pPr>
            <w:ins w:id="3473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474" w:author="Zhang, Carol (MSHA)" w:date="2019-08-21T13:14:00Z"/>
              </w:rPr>
            </w:pPr>
            <w:ins w:id="3475" w:author="Zhang, Carol (MSHA)" w:date="2019-08-21T13:14:00Z">
              <w:r w:rsidRPr="00A158CA">
                <w:t>GPA</w:t>
              </w:r>
            </w:ins>
          </w:p>
        </w:tc>
      </w:tr>
      <w:tr w:rsidR="00212DDB" w:rsidTr="00212DDB">
        <w:trPr>
          <w:jc w:val="center"/>
          <w:ins w:id="347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77" w:author="Zhang, Carol (MSHA)" w:date="2019-08-21T13:14:00Z"/>
                <w:color w:val="0000FF"/>
                <w:u w:val="single"/>
              </w:rPr>
            </w:pPr>
            <w:ins w:id="347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_Ref517964106 \n \h </w:instrText>
              </w:r>
            </w:ins>
            <w:r>
              <w:rPr>
                <w:color w:val="0000FF"/>
                <w:u w:val="single"/>
              </w:rPr>
            </w:r>
            <w:ins w:id="347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80" w:author="Zhang, Carol (MSHA)" w:date="2019-12-11T16:14:00Z">
              <w:r w:rsidR="00B2321A">
                <w:rPr>
                  <w:color w:val="0000FF"/>
                  <w:u w:val="single"/>
                </w:rPr>
                <w:t>3.79</w:t>
              </w:r>
            </w:ins>
            <w:ins w:id="348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_Ref517964106 \h  \* MERGEFORMAT </w:instrText>
              </w:r>
            </w:ins>
            <w:r>
              <w:rPr>
                <w:color w:val="0000FF"/>
                <w:u w:val="single"/>
              </w:rPr>
            </w:r>
            <w:ins w:id="348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83" w:author="Zhang, Carol (MSHA)" w:date="2019-12-11T16:14:00Z">
              <w:r w:rsidR="00B2321A" w:rsidRPr="00B2321A">
                <w:rPr>
                  <w:color w:val="0000FF"/>
                  <w:u w:val="single"/>
                  <w:rPrChange w:id="3484" w:author="Zhang, Carol (MSHA)" w:date="2019-12-11T16:14:00Z">
                    <w:rPr/>
                  </w:rPrChange>
                </w:rPr>
                <w:t>ET_INFUSING_PARAMETER_OF_MODE</w:t>
              </w:r>
            </w:ins>
            <w:ins w:id="348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486" w:author="Zhang, Carol (MSHA)" w:date="2019-08-21T13:14:00Z"/>
                <w:color w:val="000000"/>
                <w:sz w:val="22"/>
              </w:rPr>
            </w:pPr>
            <w:ins w:id="3487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158CA" w:rsidRDefault="00212DDB" w:rsidP="00212DDB">
            <w:pPr>
              <w:rPr>
                <w:ins w:id="3488" w:author="Zhang, Carol (MSHA)" w:date="2019-08-21T13:14:00Z"/>
              </w:rPr>
            </w:pPr>
            <w:ins w:id="3489" w:author="Zhang, Carol (MSHA)" w:date="2019-08-21T13:14:00Z">
              <w:r>
                <w:t>TAA</w:t>
              </w:r>
            </w:ins>
          </w:p>
        </w:tc>
      </w:tr>
      <w:tr w:rsidR="00212DDB" w:rsidTr="00212DDB">
        <w:trPr>
          <w:jc w:val="center"/>
          <w:ins w:id="349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491" w:author="Zhang, Carol (MSHA)" w:date="2019-08-21T13:14:00Z"/>
                <w:color w:val="0000FF"/>
                <w:u w:val="single"/>
              </w:rPr>
            </w:pPr>
            <w:ins w:id="349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_Ref520203847 \n \h  \* MERGEFORMAT </w:instrText>
              </w:r>
            </w:ins>
            <w:r>
              <w:rPr>
                <w:color w:val="0000FF"/>
                <w:u w:val="single"/>
              </w:rPr>
            </w:r>
            <w:ins w:id="349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94" w:author="Zhang, Carol (MSHA)" w:date="2019-12-11T16:14:00Z">
              <w:r w:rsidR="00B2321A">
                <w:rPr>
                  <w:color w:val="0000FF"/>
                  <w:u w:val="single"/>
                </w:rPr>
                <w:t>3.80</w:t>
              </w:r>
            </w:ins>
            <w:ins w:id="349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_Ref520203847 \h  \* MERGEFORMAT </w:instrText>
              </w:r>
            </w:ins>
            <w:r>
              <w:rPr>
                <w:color w:val="0000FF"/>
                <w:u w:val="single"/>
              </w:rPr>
            </w:r>
            <w:ins w:id="349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497" w:author="Zhang, Carol (MSHA)" w:date="2019-12-11T16:14:00Z">
              <w:r w:rsidR="00B2321A" w:rsidRPr="00B2321A">
                <w:rPr>
                  <w:color w:val="0000FF"/>
                  <w:u w:val="single"/>
                  <w:rPrChange w:id="3498" w:author="Zhang, Carol (MSHA)" w:date="2019-12-11T16:14:00Z">
                    <w:rPr/>
                  </w:rPrChange>
                </w:rPr>
                <w:t>SET_TUBE_PRECISION_CALIBRATION_BRAND</w:t>
              </w:r>
            </w:ins>
            <w:ins w:id="349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00" w:author="Zhang, Carol (MSHA)" w:date="2019-08-21T13:14:00Z"/>
                <w:color w:val="000000"/>
                <w:sz w:val="22"/>
              </w:rPr>
            </w:pPr>
            <w:ins w:id="3501" w:author="Zhang, Carol (MSHA)" w:date="2019-08-21T13:14:00Z">
              <w:r>
                <w:rPr>
                  <w:color w:val="000000"/>
                  <w:sz w:val="22"/>
                </w:rPr>
                <w:t>0x2015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502" w:author="Zhang, Carol (MSHA)" w:date="2019-08-21T13:14:00Z"/>
              </w:rPr>
            </w:pPr>
            <w:ins w:id="3503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0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05" w:author="Zhang, Carol (MSHA)" w:date="2019-08-21T13:14:00Z"/>
                <w:color w:val="0000FF"/>
                <w:u w:val="single"/>
              </w:rPr>
            </w:pPr>
            <w:ins w:id="350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_Ref520203861 \n \h  \* MERGEFORMAT </w:instrText>
              </w:r>
            </w:ins>
            <w:r>
              <w:rPr>
                <w:color w:val="0000FF"/>
                <w:u w:val="single"/>
              </w:rPr>
            </w:r>
            <w:ins w:id="350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08" w:author="Zhang, Carol (MSHA)" w:date="2019-12-11T16:14:00Z">
              <w:r w:rsidR="00B2321A">
                <w:rPr>
                  <w:color w:val="0000FF"/>
                  <w:u w:val="single"/>
                </w:rPr>
                <w:t>3.81</w:t>
              </w:r>
            </w:ins>
            <w:ins w:id="350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_Ref520203861 \h  \* MERGEFORMAT </w:instrText>
              </w:r>
            </w:ins>
            <w:r>
              <w:rPr>
                <w:color w:val="0000FF"/>
                <w:u w:val="single"/>
              </w:rPr>
            </w:r>
            <w:ins w:id="351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11" w:author="Zhang, Carol (MSHA)" w:date="2019-12-11T16:14:00Z">
              <w:r w:rsidR="00B2321A" w:rsidRPr="00B2321A">
                <w:rPr>
                  <w:color w:val="0000FF"/>
                  <w:u w:val="single"/>
                  <w:rPrChange w:id="3512" w:author="Zhang, Carol (MSHA)" w:date="2019-12-11T16:14:00Z">
                    <w:rPr/>
                  </w:rPrChange>
                </w:rPr>
                <w:t>START_TUBE_PRECISION_CALIBRATION_PRIMING</w:t>
              </w:r>
            </w:ins>
            <w:ins w:id="351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14" w:author="Zhang, Carol (MSHA)" w:date="2019-08-21T13:14:00Z"/>
                <w:color w:val="000000"/>
                <w:sz w:val="22"/>
              </w:rPr>
            </w:pPr>
            <w:ins w:id="3515" w:author="Zhang, Carol (MSHA)" w:date="2019-08-21T13:14:00Z">
              <w:r>
                <w:rPr>
                  <w:color w:val="000000"/>
                  <w:sz w:val="22"/>
                </w:rPr>
                <w:t>0x2016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516" w:author="Zhang, Carol (MSHA)" w:date="2019-08-21T13:14:00Z"/>
              </w:rPr>
            </w:pPr>
            <w:ins w:id="3517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1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19" w:author="Zhang, Carol (MSHA)" w:date="2019-08-21T13:14:00Z"/>
                <w:color w:val="0000FF"/>
                <w:u w:val="single"/>
              </w:rPr>
            </w:pPr>
            <w:ins w:id="352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_Ref520203875 \n \h  \* MERGEFORMAT </w:instrText>
              </w:r>
            </w:ins>
            <w:r>
              <w:rPr>
                <w:color w:val="0000FF"/>
                <w:u w:val="single"/>
              </w:rPr>
            </w:r>
            <w:ins w:id="352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22" w:author="Zhang, Carol (MSHA)" w:date="2019-12-11T16:14:00Z">
              <w:r w:rsidR="00B2321A">
                <w:rPr>
                  <w:color w:val="0000FF"/>
                  <w:u w:val="single"/>
                </w:rPr>
                <w:t>3.82</w:t>
              </w:r>
            </w:ins>
            <w:ins w:id="352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_Ref520203875 \h  \* MERGEFORMAT </w:instrText>
              </w:r>
            </w:ins>
            <w:r>
              <w:rPr>
                <w:color w:val="0000FF"/>
                <w:u w:val="single"/>
              </w:rPr>
            </w:r>
            <w:ins w:id="352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25" w:author="Zhang, Carol (MSHA)" w:date="2019-12-11T16:14:00Z">
              <w:r w:rsidR="00B2321A" w:rsidRPr="00B2321A">
                <w:rPr>
                  <w:color w:val="0000FF"/>
                  <w:u w:val="single"/>
                  <w:rPrChange w:id="3526" w:author="Zhang, Carol (MSHA)" w:date="2019-12-11T16:14:00Z">
                    <w:rPr/>
                  </w:rPrChange>
                </w:rPr>
                <w:t>STOP_TUBE_PRECISION_CALIBRATION_PRIMING</w:t>
              </w:r>
            </w:ins>
            <w:ins w:id="352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28" w:author="Zhang, Carol (MSHA)" w:date="2019-08-21T13:14:00Z"/>
                <w:color w:val="000000"/>
                <w:sz w:val="22"/>
              </w:rPr>
            </w:pPr>
            <w:ins w:id="3529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7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Default="00212DDB" w:rsidP="00212DDB">
            <w:pPr>
              <w:rPr>
                <w:ins w:id="3530" w:author="Zhang, Carol (MSHA)" w:date="2019-08-21T13:14:00Z"/>
              </w:rPr>
            </w:pPr>
            <w:ins w:id="3531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3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33" w:author="Zhang, Carol (MSHA)" w:date="2019-08-21T13:14:00Z"/>
                <w:color w:val="0000FF"/>
                <w:u w:val="single"/>
              </w:rPr>
            </w:pPr>
            <w:ins w:id="353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_Ref519864762 \n \h  \* MERGEFORMAT </w:instrText>
              </w:r>
            </w:ins>
            <w:r>
              <w:rPr>
                <w:color w:val="0000FF"/>
                <w:u w:val="single"/>
              </w:rPr>
            </w:r>
            <w:ins w:id="353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36" w:author="Zhang, Carol (MSHA)" w:date="2019-12-11T16:14:00Z">
              <w:r w:rsidR="00B2321A">
                <w:rPr>
                  <w:color w:val="0000FF"/>
                  <w:u w:val="single"/>
                </w:rPr>
                <w:t>3.83</w:t>
              </w:r>
            </w:ins>
            <w:ins w:id="353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_Ref519864762 \h  \* MERGEFORMAT </w:instrText>
              </w:r>
            </w:ins>
            <w:r>
              <w:rPr>
                <w:color w:val="0000FF"/>
                <w:u w:val="single"/>
              </w:rPr>
            </w:r>
            <w:ins w:id="353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39" w:author="Zhang, Carol (MSHA)" w:date="2019-12-11T16:14:00Z">
              <w:r w:rsidR="00B2321A" w:rsidRPr="00B2321A">
                <w:rPr>
                  <w:color w:val="0000FF"/>
                  <w:u w:val="single"/>
                  <w:rPrChange w:id="3540" w:author="Zhang, Carol (MSHA)" w:date="2019-12-11T16:14:00Z">
                    <w:rPr/>
                  </w:rPrChange>
                </w:rPr>
                <w:t>SET_TUBE_PRECISION_CALIBRATION_PARAMETER</w:t>
              </w:r>
            </w:ins>
            <w:ins w:id="354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42" w:author="Zhang, Carol (MSHA)" w:date="2019-08-21T13:14:00Z"/>
                <w:color w:val="000000"/>
                <w:sz w:val="22"/>
              </w:rPr>
            </w:pPr>
            <w:ins w:id="3543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8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3544" w:author="Zhang, Carol (MSHA)" w:date="2019-08-21T13:14:00Z"/>
                <w:highlight w:val="yellow"/>
              </w:rPr>
            </w:pPr>
            <w:ins w:id="3545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4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47" w:author="Zhang, Carol (MSHA)" w:date="2019-08-21T13:14:00Z"/>
                <w:color w:val="0000FF"/>
                <w:u w:val="single"/>
              </w:rPr>
            </w:pPr>
            <w:ins w:id="354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_Ref519864785 \n \h  \* MERGEFORMAT </w:instrText>
              </w:r>
            </w:ins>
            <w:r>
              <w:rPr>
                <w:color w:val="0000FF"/>
                <w:u w:val="single"/>
              </w:rPr>
            </w:r>
            <w:ins w:id="354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50" w:author="Zhang, Carol (MSHA)" w:date="2019-12-11T16:14:00Z">
              <w:r w:rsidR="00B2321A">
                <w:rPr>
                  <w:color w:val="0000FF"/>
                  <w:u w:val="single"/>
                </w:rPr>
                <w:t>3.84</w:t>
              </w:r>
            </w:ins>
            <w:ins w:id="35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_Ref519864785 \h  \* MERGEFORMAT </w:instrText>
              </w:r>
            </w:ins>
            <w:r>
              <w:rPr>
                <w:color w:val="0000FF"/>
                <w:u w:val="single"/>
              </w:rPr>
            </w:r>
            <w:ins w:id="355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53" w:author="Zhang, Carol (MSHA)" w:date="2019-12-11T16:14:00Z">
              <w:r w:rsidR="00B2321A" w:rsidRPr="00B2321A">
                <w:rPr>
                  <w:color w:val="0000FF"/>
                  <w:u w:val="single"/>
                  <w:rPrChange w:id="3554" w:author="Zhang, Carol (MSHA)" w:date="2019-12-11T16:14:00Z">
                    <w:rPr/>
                  </w:rPrChange>
                </w:rPr>
                <w:t>SET_TUBE_PRECISION_CALIBRATION_INFUSIONVALUE</w:t>
              </w:r>
            </w:ins>
            <w:ins w:id="355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56" w:author="Zhang, Carol (MSHA)" w:date="2019-08-21T13:14:00Z"/>
                <w:color w:val="000000"/>
                <w:sz w:val="22"/>
              </w:rPr>
            </w:pPr>
            <w:ins w:id="3557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9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461B88" w:rsidRDefault="00212DDB" w:rsidP="00212DDB">
            <w:pPr>
              <w:rPr>
                <w:ins w:id="3558" w:author="Zhang, Carol (MSHA)" w:date="2019-08-21T13:14:00Z"/>
                <w:highlight w:val="yellow"/>
              </w:rPr>
            </w:pPr>
            <w:ins w:id="3559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6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61" w:author="Zhang, Carol (MSHA)" w:date="2019-08-21T13:14:00Z"/>
                <w:color w:val="0000FF"/>
                <w:u w:val="single"/>
              </w:rPr>
            </w:pPr>
            <w:ins w:id="356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_Ref520203886 \n \h  \* MERGEFORMAT </w:instrText>
              </w:r>
            </w:ins>
            <w:r>
              <w:rPr>
                <w:color w:val="0000FF"/>
                <w:u w:val="single"/>
              </w:rPr>
            </w:r>
            <w:ins w:id="356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64" w:author="Zhang, Carol (MSHA)" w:date="2019-12-11T16:14:00Z">
              <w:r w:rsidR="00B2321A">
                <w:rPr>
                  <w:color w:val="0000FF"/>
                  <w:u w:val="single"/>
                </w:rPr>
                <w:t>3.85</w:t>
              </w:r>
            </w:ins>
            <w:ins w:id="35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_Ref520203886 \h  \* MERGEFORMAT </w:instrText>
              </w:r>
            </w:ins>
            <w:r>
              <w:rPr>
                <w:color w:val="0000FF"/>
                <w:u w:val="single"/>
              </w:rPr>
            </w:r>
            <w:ins w:id="356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67" w:author="Zhang, Carol (MSHA)" w:date="2019-12-11T16:14:00Z">
              <w:r w:rsidR="00B2321A" w:rsidRPr="00B2321A">
                <w:rPr>
                  <w:color w:val="0000FF"/>
                  <w:u w:val="single"/>
                  <w:rPrChange w:id="3568" w:author="Zhang, Carol (MSHA)" w:date="2019-12-11T16:14:00Z">
                    <w:rPr/>
                  </w:rPrChange>
                </w:rPr>
                <w:t>STOP_TUBE_PRECISION_CALIBRATION</w:t>
              </w:r>
            </w:ins>
            <w:ins w:id="356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70" w:author="Zhang, Carol (MSHA)" w:date="2019-08-21T13:14:00Z"/>
                <w:color w:val="000000"/>
                <w:sz w:val="22"/>
              </w:rPr>
            </w:pPr>
            <w:ins w:id="3571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A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D141B7" w:rsidRDefault="00212DDB" w:rsidP="00212DDB">
            <w:pPr>
              <w:rPr>
                <w:ins w:id="3572" w:author="Zhang, Carol (MSHA)" w:date="2019-08-21T13:14:00Z"/>
                <w:highlight w:val="yellow"/>
              </w:rPr>
            </w:pPr>
            <w:ins w:id="3573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7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75" w:author="Zhang, Carol (MSHA)" w:date="2019-08-21T13:14:00Z"/>
                <w:color w:val="0000FF"/>
                <w:u w:val="single"/>
              </w:rPr>
            </w:pPr>
            <w:ins w:id="357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_Ref1048664 \n \h  \* MERGEFORMAT </w:instrText>
              </w:r>
            </w:ins>
            <w:r>
              <w:rPr>
                <w:color w:val="0000FF"/>
                <w:u w:val="single"/>
              </w:rPr>
            </w:r>
            <w:ins w:id="357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78" w:author="Zhang, Carol (MSHA)" w:date="2019-12-11T16:14:00Z">
              <w:r w:rsidR="00B2321A">
                <w:rPr>
                  <w:color w:val="0000FF"/>
                  <w:u w:val="single"/>
                </w:rPr>
                <w:t>3.86</w:t>
              </w:r>
            </w:ins>
            <w:ins w:id="35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_Ref1048664 \h  \* MERGEFORMAT </w:instrText>
              </w:r>
            </w:ins>
            <w:r>
              <w:rPr>
                <w:color w:val="0000FF"/>
                <w:u w:val="single"/>
              </w:rPr>
            </w:r>
            <w:ins w:id="358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81" w:author="Zhang, Carol (MSHA)" w:date="2019-12-11T16:14:00Z">
              <w:r w:rsidR="00B2321A" w:rsidRPr="00B2321A">
                <w:rPr>
                  <w:color w:val="0000FF"/>
                  <w:u w:val="single"/>
                  <w:rPrChange w:id="3582" w:author="Zhang, Carol (MSHA)" w:date="2019-12-11T16:14:00Z">
                    <w:rPr/>
                  </w:rPrChange>
                </w:rPr>
                <w:t>SET_NIGHT_MODE_ALARM_VOLUME</w:t>
              </w:r>
            </w:ins>
            <w:ins w:id="358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84" w:author="Zhang, Carol (MSHA)" w:date="2019-08-21T13:14:00Z"/>
                <w:color w:val="000000"/>
                <w:sz w:val="22"/>
              </w:rPr>
            </w:pPr>
            <w:ins w:id="3585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B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C7F9B" w:rsidRDefault="00212DDB" w:rsidP="00212DDB">
            <w:pPr>
              <w:rPr>
                <w:ins w:id="3586" w:author="Zhang, Carol (MSHA)" w:date="2019-08-21T13:14:00Z"/>
                <w:highlight w:val="yellow"/>
              </w:rPr>
            </w:pPr>
            <w:ins w:id="3587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58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589" w:author="Zhang, Carol (MSHA)" w:date="2019-08-21T13:14:00Z"/>
                <w:color w:val="0000FF"/>
                <w:u w:val="single"/>
              </w:rPr>
            </w:pPr>
            <w:ins w:id="359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_Ref1048676 \n \h  \* MERGEFORMAT </w:instrText>
              </w:r>
            </w:ins>
            <w:r>
              <w:rPr>
                <w:color w:val="0000FF"/>
                <w:u w:val="single"/>
              </w:rPr>
            </w:r>
            <w:ins w:id="359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92" w:author="Zhang, Carol (MSHA)" w:date="2019-12-11T16:14:00Z">
              <w:r w:rsidR="00B2321A">
                <w:rPr>
                  <w:color w:val="0000FF"/>
                  <w:u w:val="single"/>
                </w:rPr>
                <w:t>3.87</w:t>
              </w:r>
            </w:ins>
            <w:ins w:id="35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_Ref1048676 \h  \* MERGEFORMAT </w:instrText>
              </w:r>
            </w:ins>
            <w:r>
              <w:rPr>
                <w:color w:val="0000FF"/>
                <w:u w:val="single"/>
              </w:rPr>
            </w:r>
            <w:ins w:id="359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595" w:author="Zhang, Carol (MSHA)" w:date="2019-12-11T16:14:00Z">
              <w:r w:rsidR="00B2321A" w:rsidRPr="00B2321A">
                <w:rPr>
                  <w:color w:val="0000FF"/>
                  <w:u w:val="single"/>
                  <w:rPrChange w:id="3596" w:author="Zhang, Carol (MSHA)" w:date="2019-12-11T16:14:00Z">
                    <w:rPr/>
                  </w:rPrChange>
                </w:rPr>
                <w:t>SET_NIGHT_MODE_BRIGHTNESS</w:t>
              </w:r>
            </w:ins>
            <w:ins w:id="359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598" w:author="Zhang, Carol (MSHA)" w:date="2019-08-21T13:14:00Z"/>
                <w:color w:val="000000"/>
                <w:sz w:val="22"/>
              </w:rPr>
            </w:pPr>
            <w:ins w:id="3599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C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C7F9B" w:rsidRDefault="00212DDB" w:rsidP="00212DDB">
            <w:pPr>
              <w:rPr>
                <w:ins w:id="3600" w:author="Zhang, Carol (MSHA)" w:date="2019-08-21T13:14:00Z"/>
                <w:highlight w:val="yellow"/>
              </w:rPr>
            </w:pPr>
            <w:ins w:id="3601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0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603" w:author="Zhang, Carol (MSHA)" w:date="2019-08-21T13:14:00Z"/>
                <w:color w:val="0000FF"/>
                <w:u w:val="single"/>
              </w:rPr>
            </w:pPr>
            <w:ins w:id="360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_Ref4078494 \n \h  \* MERGEFORMAT </w:instrText>
              </w:r>
            </w:ins>
            <w:r>
              <w:rPr>
                <w:color w:val="0000FF"/>
                <w:u w:val="single"/>
              </w:rPr>
            </w:r>
            <w:ins w:id="36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06" w:author="Zhang, Carol (MSHA)" w:date="2019-12-11T16:14:00Z">
              <w:r w:rsidR="00B2321A">
                <w:rPr>
                  <w:color w:val="0000FF"/>
                  <w:u w:val="single"/>
                </w:rPr>
                <w:t>3.88</w:t>
              </w:r>
            </w:ins>
            <w:ins w:id="36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_Ref4078494 \h  \* MERGEFORMAT </w:instrText>
              </w:r>
            </w:ins>
            <w:r>
              <w:rPr>
                <w:color w:val="0000FF"/>
                <w:u w:val="single"/>
              </w:rPr>
            </w:r>
            <w:ins w:id="360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09" w:author="Zhang, Carol (MSHA)" w:date="2019-12-11T16:14:00Z">
              <w:r w:rsidR="00B2321A" w:rsidRPr="00B2321A">
                <w:rPr>
                  <w:color w:val="0000FF"/>
                  <w:u w:val="single"/>
                  <w:rPrChange w:id="3610" w:author="Zhang, Carol (MSHA)" w:date="2019-12-11T16:14:00Z">
                    <w:rPr/>
                  </w:rPrChange>
                </w:rPr>
                <w:t>SET_SECONDARY_INFUSION_COMPLETE_SETTING</w:t>
              </w:r>
            </w:ins>
            <w:ins w:id="361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612" w:author="Zhang, Carol (MSHA)" w:date="2019-08-21T13:14:00Z"/>
                <w:color w:val="000000"/>
                <w:sz w:val="22"/>
              </w:rPr>
            </w:pPr>
            <w:ins w:id="3613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D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C7F9B" w:rsidRDefault="00212DDB" w:rsidP="00212DDB">
            <w:pPr>
              <w:rPr>
                <w:ins w:id="3614" w:author="Zhang, Carol (MSHA)" w:date="2019-08-21T13:14:00Z"/>
                <w:highlight w:val="yellow"/>
              </w:rPr>
            </w:pPr>
            <w:ins w:id="3615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1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617" w:author="Zhang, Carol (MSHA)" w:date="2019-08-21T13:14:00Z"/>
                <w:color w:val="0000FF"/>
                <w:u w:val="single"/>
              </w:rPr>
            </w:pPr>
            <w:ins w:id="361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_Ref7353733 \n \h </w:instrText>
              </w:r>
            </w:ins>
            <w:r>
              <w:rPr>
                <w:color w:val="0000FF"/>
                <w:u w:val="single"/>
              </w:rPr>
            </w:r>
            <w:ins w:id="36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20" w:author="Zhang, Carol (MSHA)" w:date="2019-12-11T16:14:00Z">
              <w:r w:rsidR="00B2321A">
                <w:rPr>
                  <w:color w:val="0000FF"/>
                  <w:u w:val="single"/>
                </w:rPr>
                <w:t>3.89</w:t>
              </w:r>
            </w:ins>
            <w:ins w:id="36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_Ref7353733 \h  \* MERGEFORMAT </w:instrText>
              </w:r>
            </w:ins>
            <w:r>
              <w:rPr>
                <w:color w:val="0000FF"/>
                <w:u w:val="single"/>
              </w:rPr>
            </w:r>
            <w:ins w:id="362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23" w:author="Zhang, Carol (MSHA)" w:date="2019-12-11T16:14:00Z">
              <w:r w:rsidR="00B2321A" w:rsidRPr="00B2321A">
                <w:rPr>
                  <w:color w:val="0000FF"/>
                  <w:u w:val="single"/>
                  <w:rPrChange w:id="3624" w:author="Zhang, Carol (MSHA)" w:date="2019-12-11T16:14:00Z">
                    <w:rPr/>
                  </w:rPrChange>
                </w:rPr>
                <w:t>SET_TUBE_SIZE</w:t>
              </w:r>
            </w:ins>
            <w:ins w:id="36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626" w:author="Zhang, Carol (MSHA)" w:date="2019-08-21T13:14:00Z"/>
                <w:color w:val="000000"/>
                <w:sz w:val="22"/>
              </w:rPr>
            </w:pPr>
            <w:ins w:id="3627" w:author="Zhang, Carol (MSHA)" w:date="2019-08-21T13:14:00Z">
              <w:r>
                <w:rPr>
                  <w:color w:val="000000"/>
                  <w:sz w:val="22"/>
                </w:rPr>
                <w:t>0x201E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C7F9B" w:rsidRDefault="00212DDB" w:rsidP="00212DDB">
            <w:pPr>
              <w:rPr>
                <w:ins w:id="3628" w:author="Zhang, Carol (MSHA)" w:date="2019-08-21T13:14:00Z"/>
                <w:highlight w:val="yellow"/>
              </w:rPr>
            </w:pPr>
            <w:ins w:id="3629" w:author="Zhang, Carol (MSHA)" w:date="2019-08-21T13:14:00Z">
              <w:r w:rsidRPr="00AC7F9B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3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631" w:author="Zhang, Carol (MSHA)" w:date="2019-08-21T13:14:00Z"/>
                <w:color w:val="0000FF"/>
                <w:u w:val="single"/>
              </w:rPr>
            </w:pPr>
            <w:ins w:id="363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_Ref12365364 \n \h </w:instrText>
              </w:r>
            </w:ins>
            <w:r>
              <w:rPr>
                <w:color w:val="0000FF"/>
                <w:u w:val="single"/>
              </w:rPr>
            </w:r>
            <w:ins w:id="363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34" w:author="Zhang, Carol (MSHA)" w:date="2019-12-11T16:14:00Z">
              <w:r w:rsidR="00B2321A">
                <w:rPr>
                  <w:color w:val="0000FF"/>
                  <w:u w:val="single"/>
                </w:rPr>
                <w:t>3.90</w:t>
              </w:r>
            </w:ins>
            <w:ins w:id="36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_Ref12365364 \h  \* MERGEFORMAT </w:instrText>
              </w:r>
            </w:ins>
            <w:r>
              <w:rPr>
                <w:color w:val="0000FF"/>
                <w:u w:val="single"/>
              </w:rPr>
            </w:r>
            <w:ins w:id="363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37" w:author="Zhang, Carol (MSHA)" w:date="2019-12-11T16:14:00Z">
              <w:r w:rsidR="00B2321A" w:rsidRPr="00B2321A">
                <w:rPr>
                  <w:color w:val="0000FF"/>
                  <w:u w:val="single"/>
                  <w:rPrChange w:id="3638" w:author="Zhang, Carol (MSHA)" w:date="2019-12-11T16:14:00Z">
                    <w:rPr/>
                  </w:rPrChange>
                </w:rPr>
                <w:t>SET_DRUG_MASS_UNIT</w:t>
              </w:r>
            </w:ins>
            <w:ins w:id="363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640" w:author="Zhang, Carol (MSHA)" w:date="2019-08-21T13:14:00Z"/>
                <w:color w:val="000000"/>
                <w:sz w:val="22"/>
              </w:rPr>
            </w:pPr>
            <w:ins w:id="3641" w:author="Zhang, Carol (MSHA)" w:date="2019-08-21T13:14:00Z">
              <w:r>
                <w:rPr>
                  <w:color w:val="000000"/>
                  <w:sz w:val="22"/>
                </w:rPr>
                <w:t>0x201</w:t>
              </w:r>
              <w:r>
                <w:rPr>
                  <w:rFonts w:hint="eastAsia"/>
                  <w:color w:val="000000"/>
                  <w:sz w:val="22"/>
                </w:rPr>
                <w:t>F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AC7F9B" w:rsidRDefault="00212DDB" w:rsidP="00212DDB">
            <w:pPr>
              <w:rPr>
                <w:ins w:id="3642" w:author="Zhang, Carol (MSHA)" w:date="2019-08-21T13:14:00Z"/>
                <w:highlight w:val="yellow"/>
              </w:rPr>
            </w:pPr>
            <w:ins w:id="3643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4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645" w:author="Zhang, Carol (MSHA)" w:date="2019-08-21T13:14:00Z"/>
                <w:color w:val="0000FF"/>
                <w:u w:val="single"/>
              </w:rPr>
            </w:pPr>
            <w:ins w:id="364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_Ref12366945 \n \h </w:instrText>
              </w:r>
            </w:ins>
            <w:r>
              <w:rPr>
                <w:color w:val="0000FF"/>
                <w:u w:val="single"/>
              </w:rPr>
            </w:r>
            <w:ins w:id="36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48" w:author="Zhang, Carol (MSHA)" w:date="2019-12-11T16:14:00Z">
              <w:r w:rsidR="00B2321A">
                <w:rPr>
                  <w:color w:val="0000FF"/>
                  <w:u w:val="single"/>
                </w:rPr>
                <w:t>3.91</w:t>
              </w:r>
            </w:ins>
            <w:ins w:id="36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_Ref12366945 \h  \* MERGEFORMAT </w:instrText>
              </w:r>
            </w:ins>
            <w:r>
              <w:rPr>
                <w:color w:val="0000FF"/>
                <w:u w:val="single"/>
              </w:rPr>
            </w:r>
            <w:ins w:id="36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51" w:author="Zhang, Carol (MSHA)" w:date="2019-12-11T16:14:00Z">
              <w:r w:rsidR="00B2321A" w:rsidRPr="00B2321A">
                <w:rPr>
                  <w:color w:val="0000FF"/>
                  <w:u w:val="single"/>
                  <w:rPrChange w:id="3652" w:author="Zhang, Carol (MSHA)" w:date="2019-12-11T16:14:00Z">
                    <w:rPr/>
                  </w:rPrChange>
                </w:rPr>
                <w:t>SET_INFUSION_NEAR_COMPLETE_CRITERIA</w:t>
              </w:r>
            </w:ins>
            <w:ins w:id="36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654" w:author="Zhang, Carol (MSHA)" w:date="2019-08-21T13:14:00Z"/>
                <w:color w:val="000000"/>
                <w:sz w:val="22"/>
              </w:rPr>
            </w:pPr>
            <w:ins w:id="3655" w:author="Zhang, Carol (MSHA)" w:date="2019-08-21T13:14:00Z">
              <w:r>
                <w:rPr>
                  <w:color w:val="000000"/>
                  <w:sz w:val="22"/>
                </w:rPr>
                <w:t>0x2020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656" w:author="Zhang, Carol (MSHA)" w:date="2019-08-21T13:14:00Z"/>
                <w:highlight w:val="yellow"/>
              </w:rPr>
            </w:pPr>
            <w:ins w:id="3657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5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Pr="00682F37" w:rsidRDefault="00212DDB" w:rsidP="00212DDB">
            <w:pPr>
              <w:jc w:val="left"/>
              <w:rPr>
                <w:ins w:id="3659" w:author="Zhang, Carol (MSHA)" w:date="2019-08-21T13:14:00Z"/>
                <w:strike/>
                <w:color w:val="0000FF"/>
                <w:u w:val="single"/>
                <w:rPrChange w:id="3660" w:author="Zhang, Carol (MSHA)" w:date="2019-10-15T18:53:00Z">
                  <w:rPr>
                    <w:ins w:id="3661" w:author="Zhang, Carol (MSHA)" w:date="2019-08-21T13:14:00Z"/>
                    <w:color w:val="0000FF"/>
                    <w:u w:val="single"/>
                  </w:rPr>
                </w:rPrChange>
              </w:rPr>
            </w:pPr>
            <w:ins w:id="3662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663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begin"/>
              </w:r>
              <w:r w:rsidRPr="00682F37">
                <w:rPr>
                  <w:strike/>
                  <w:color w:val="0000FF"/>
                  <w:u w:val="single"/>
                  <w:rPrChange w:id="3664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instrText xml:space="preserve"> REF _Ref12369964 \n \h  \* MERGEFORMAT </w:instrText>
              </w:r>
            </w:ins>
            <w:r w:rsidRPr="00682F37">
              <w:rPr>
                <w:strike/>
                <w:color w:val="0000FF"/>
                <w:u w:val="single"/>
                <w:rPrChange w:id="3665" w:author="Zhang, Carol (MSHA)" w:date="2019-10-15T18:53:00Z">
                  <w:rPr>
                    <w:strike/>
                    <w:color w:val="0000FF"/>
                    <w:u w:val="single"/>
                  </w:rPr>
                </w:rPrChange>
              </w:rPr>
            </w:r>
            <w:ins w:id="3666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667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separate"/>
              </w:r>
            </w:ins>
            <w:ins w:id="3668" w:author="Zhang, Carol (MSHA)" w:date="2019-12-11T16:14:00Z">
              <w:r w:rsidR="00B2321A">
                <w:rPr>
                  <w:strike/>
                  <w:color w:val="0000FF"/>
                  <w:u w:val="single"/>
                </w:rPr>
                <w:t>3.92</w:t>
              </w:r>
            </w:ins>
            <w:ins w:id="3669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670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end"/>
              </w:r>
              <w:r w:rsidRPr="00682F37">
                <w:rPr>
                  <w:strike/>
                  <w:color w:val="0000FF"/>
                  <w:u w:val="single"/>
                  <w:rPrChange w:id="3671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begin"/>
              </w:r>
              <w:r w:rsidRPr="00682F37">
                <w:rPr>
                  <w:strike/>
                  <w:color w:val="0000FF"/>
                  <w:u w:val="single"/>
                  <w:rPrChange w:id="3672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instrText xml:space="preserve"> REF _Ref12369964 \h  \* MERGEFORMAT </w:instrText>
              </w:r>
            </w:ins>
            <w:r w:rsidRPr="00682F37">
              <w:rPr>
                <w:strike/>
                <w:color w:val="0000FF"/>
                <w:u w:val="single"/>
                <w:rPrChange w:id="3673" w:author="Zhang, Carol (MSHA)" w:date="2019-10-15T18:53:00Z">
                  <w:rPr>
                    <w:strike/>
                    <w:color w:val="0000FF"/>
                    <w:u w:val="single"/>
                  </w:rPr>
                </w:rPrChange>
              </w:rPr>
            </w:r>
            <w:ins w:id="3674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675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separate"/>
              </w:r>
            </w:ins>
            <w:ins w:id="3676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3677" w:author="Zhang, Carol (MSHA)" w:date="2019-12-11T16:14:00Z">
                    <w:rPr/>
                  </w:rPrChange>
                </w:rPr>
                <w:t>SET_AIR_DETECTION_OPTION</w:t>
              </w:r>
            </w:ins>
            <w:ins w:id="3678" w:author="Zhang, Carol (MSHA)" w:date="2019-08-21T13:14:00Z">
              <w:r w:rsidRPr="00682F37">
                <w:rPr>
                  <w:strike/>
                  <w:color w:val="0000FF"/>
                  <w:u w:val="single"/>
                  <w:rPrChange w:id="3679" w:author="Zhang, Carol (MSHA)" w:date="2019-10-15T18:53:00Z">
                    <w:rPr>
                      <w:color w:val="0000FF"/>
                      <w:u w:val="single"/>
                    </w:rPr>
                  </w:rPrChange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Pr="00682F37" w:rsidRDefault="00212DDB" w:rsidP="00212DDB">
            <w:pPr>
              <w:jc w:val="center"/>
              <w:rPr>
                <w:ins w:id="3680" w:author="Zhang, Carol (MSHA)" w:date="2019-08-21T13:14:00Z"/>
                <w:strike/>
                <w:color w:val="000000"/>
                <w:sz w:val="22"/>
                <w:rPrChange w:id="3681" w:author="Zhang, Carol (MSHA)" w:date="2019-10-15T18:53:00Z">
                  <w:rPr>
                    <w:ins w:id="3682" w:author="Zhang, Carol (MSHA)" w:date="2019-08-21T13:14:00Z"/>
                    <w:color w:val="000000"/>
                    <w:sz w:val="22"/>
                  </w:rPr>
                </w:rPrChange>
              </w:rPr>
            </w:pPr>
            <w:ins w:id="3683" w:author="Zhang, Carol (MSHA)" w:date="2019-08-21T13:14:00Z">
              <w:r w:rsidRPr="00682F37">
                <w:rPr>
                  <w:strike/>
                  <w:color w:val="000000"/>
                  <w:sz w:val="22"/>
                  <w:rPrChange w:id="3684" w:author="Zhang, Carol (MSHA)" w:date="2019-10-15T18:53:00Z">
                    <w:rPr>
                      <w:color w:val="000000"/>
                      <w:sz w:val="22"/>
                    </w:rPr>
                  </w:rPrChange>
                </w:rPr>
                <w:t>0x2021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685" w:author="Zhang, Carol (MSHA)" w:date="2019-08-21T13:14:00Z"/>
                <w:highlight w:val="yellow"/>
              </w:rPr>
            </w:pPr>
            <w:ins w:id="3686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68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688" w:author="Zhang, Carol (MSHA)" w:date="2019-08-21T13:14:00Z"/>
                <w:color w:val="0000FF"/>
                <w:u w:val="single"/>
              </w:rPr>
            </w:pPr>
            <w:ins w:id="368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_Ref12369974 \n \h  \* MERGEFORMAT </w:instrText>
              </w:r>
            </w:ins>
            <w:r>
              <w:rPr>
                <w:color w:val="0000FF"/>
                <w:u w:val="single"/>
              </w:rPr>
            </w:r>
            <w:ins w:id="36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91" w:author="Zhang, Carol (MSHA)" w:date="2019-12-11T16:14:00Z">
              <w:r w:rsidR="00B2321A">
                <w:rPr>
                  <w:color w:val="0000FF"/>
                  <w:u w:val="single"/>
                </w:rPr>
                <w:t>3.93</w:t>
              </w:r>
            </w:ins>
            <w:ins w:id="369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_Ref12369974 \h  \* MERGEFORMAT </w:instrText>
              </w:r>
            </w:ins>
            <w:r>
              <w:rPr>
                <w:color w:val="0000FF"/>
                <w:u w:val="single"/>
              </w:rPr>
            </w:r>
            <w:ins w:id="369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694" w:author="Zhang, Carol (MSHA)" w:date="2019-12-11T16:14:00Z">
              <w:r w:rsidR="00B2321A" w:rsidRPr="00B2321A">
                <w:rPr>
                  <w:color w:val="0000FF"/>
                  <w:u w:val="single"/>
                  <w:rPrChange w:id="3695" w:author="Zhang, Carol (MSHA)" w:date="2019-12-11T16:14:00Z">
                    <w:rPr/>
                  </w:rPrChange>
                </w:rPr>
                <w:t>SET_BUBBLE_SENSITIVITY</w:t>
              </w:r>
            </w:ins>
            <w:ins w:id="369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697" w:author="Zhang, Carol (MSHA)" w:date="2019-08-21T13:14:00Z"/>
                <w:color w:val="000000"/>
                <w:sz w:val="22"/>
              </w:rPr>
            </w:pPr>
            <w:ins w:id="3698" w:author="Zhang, Carol (MSHA)" w:date="2019-08-21T13:14:00Z">
              <w:r>
                <w:rPr>
                  <w:color w:val="000000"/>
                  <w:sz w:val="22"/>
                </w:rPr>
                <w:t>0x202</w:t>
              </w:r>
              <w:r>
                <w:rPr>
                  <w:rFonts w:hint="eastAsia"/>
                  <w:color w:val="000000"/>
                  <w:sz w:val="22"/>
                </w:rPr>
                <w:t>2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699" w:author="Zhang, Carol (MSHA)" w:date="2019-08-21T13:14:00Z"/>
                <w:highlight w:val="yellow"/>
              </w:rPr>
            </w:pPr>
            <w:ins w:id="3700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70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702" w:author="Zhang, Carol (MSHA)" w:date="2019-08-21T13:14:00Z"/>
                <w:color w:val="0000FF"/>
                <w:u w:val="single"/>
              </w:rPr>
            </w:pPr>
            <w:ins w:id="370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_Ref12452432 \n \h </w:instrText>
              </w:r>
            </w:ins>
            <w:r>
              <w:rPr>
                <w:color w:val="0000FF"/>
                <w:u w:val="single"/>
              </w:rPr>
            </w:r>
            <w:ins w:id="370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05" w:author="Zhang, Carol (MSHA)" w:date="2019-12-11T16:14:00Z">
              <w:r w:rsidR="00B2321A">
                <w:rPr>
                  <w:color w:val="0000FF"/>
                  <w:u w:val="single"/>
                </w:rPr>
                <w:t>3.94</w:t>
              </w:r>
            </w:ins>
            <w:ins w:id="370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_Ref12452432 \h  \* MERGEFORMAT </w:instrText>
              </w:r>
            </w:ins>
            <w:r>
              <w:rPr>
                <w:color w:val="0000FF"/>
                <w:u w:val="single"/>
              </w:rPr>
            </w:r>
            <w:ins w:id="370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08" w:author="Zhang, Carol (MSHA)" w:date="2019-12-11T16:14:00Z">
              <w:r w:rsidR="00B2321A" w:rsidRPr="00B2321A">
                <w:rPr>
                  <w:color w:val="0000FF"/>
                  <w:u w:val="single"/>
                  <w:rPrChange w:id="3709" w:author="Zhang, Carol (MSHA)" w:date="2019-12-11T16:14:00Z">
                    <w:rPr/>
                  </w:rPrChange>
                </w:rPr>
                <w:t>MODIFY_PASSCODE</w:t>
              </w:r>
            </w:ins>
            <w:ins w:id="371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711" w:author="Zhang, Carol (MSHA)" w:date="2019-08-21T13:14:00Z"/>
                <w:color w:val="000000"/>
                <w:sz w:val="22"/>
              </w:rPr>
            </w:pPr>
            <w:ins w:id="3712" w:author="Zhang, Carol (MSHA)" w:date="2019-08-21T13:14:00Z">
              <w:r>
                <w:rPr>
                  <w:color w:val="000000"/>
                  <w:sz w:val="22"/>
                </w:rPr>
                <w:t>0x202</w:t>
              </w:r>
              <w:r>
                <w:rPr>
                  <w:rFonts w:hint="eastAsia"/>
                  <w:color w:val="000000"/>
                  <w:sz w:val="22"/>
                </w:rPr>
                <w:t>3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713" w:author="Zhang, Carol (MSHA)" w:date="2019-08-21T13:14:00Z"/>
                <w:highlight w:val="yellow"/>
              </w:rPr>
            </w:pPr>
            <w:ins w:id="3714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71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212DDB" w:rsidP="00212DDB">
            <w:pPr>
              <w:jc w:val="left"/>
              <w:rPr>
                <w:ins w:id="3716" w:author="Zhang, Carol (MSHA)" w:date="2019-08-21T13:14:00Z"/>
                <w:color w:val="0000FF"/>
                <w:u w:val="single"/>
              </w:rPr>
            </w:pPr>
            <w:ins w:id="371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_Ref16256829 \n \h </w:instrText>
              </w:r>
            </w:ins>
            <w:r>
              <w:rPr>
                <w:color w:val="0000FF"/>
                <w:u w:val="single"/>
              </w:rPr>
            </w:r>
            <w:ins w:id="371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19" w:author="Zhang, Carol (MSHA)" w:date="2019-12-11T16:14:00Z">
              <w:r w:rsidR="00B2321A">
                <w:rPr>
                  <w:color w:val="0000FF"/>
                  <w:u w:val="single"/>
                </w:rPr>
                <w:t>3.95</w:t>
              </w:r>
            </w:ins>
            <w:ins w:id="372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_Ref16256829 \h  \* MERGEFORMAT </w:instrText>
              </w:r>
            </w:ins>
            <w:r>
              <w:rPr>
                <w:color w:val="0000FF"/>
                <w:u w:val="single"/>
              </w:rPr>
            </w:r>
            <w:ins w:id="372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22" w:author="Zhang, Carol (MSHA)" w:date="2019-12-11T16:14:00Z">
              <w:r w:rsidR="00B2321A" w:rsidRPr="00B2321A">
                <w:rPr>
                  <w:color w:val="0000FF"/>
                  <w:u w:val="single"/>
                  <w:rPrChange w:id="3723" w:author="Zhang, Carol (MSHA)" w:date="2019-12-11T16:14:00Z">
                    <w:rPr/>
                  </w:rPrChange>
                </w:rPr>
                <w:t>SET_BASIC_MODE_RATE_UNIT</w:t>
              </w:r>
            </w:ins>
            <w:ins w:id="372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212DDB" w:rsidP="00212DDB">
            <w:pPr>
              <w:jc w:val="center"/>
              <w:rPr>
                <w:ins w:id="3725" w:author="Zhang, Carol (MSHA)" w:date="2019-08-21T13:14:00Z"/>
                <w:color w:val="000000"/>
                <w:sz w:val="22"/>
              </w:rPr>
            </w:pPr>
            <w:ins w:id="3726" w:author="Zhang, Carol (MSHA)" w:date="2019-08-21T13:14:00Z">
              <w:r>
                <w:rPr>
                  <w:color w:val="000000"/>
                  <w:sz w:val="22"/>
                </w:rPr>
                <w:t>0x202</w:t>
              </w:r>
              <w:r>
                <w:rPr>
                  <w:rFonts w:hint="eastAsia"/>
                  <w:color w:val="000000"/>
                  <w:sz w:val="22"/>
                </w:rPr>
                <w:t>4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212DDB" w:rsidP="00212DDB">
            <w:pPr>
              <w:rPr>
                <w:ins w:id="3727" w:author="Zhang, Carol (MSHA)" w:date="2019-08-21T13:14:00Z"/>
                <w:highlight w:val="yellow"/>
              </w:rPr>
            </w:pPr>
            <w:ins w:id="3728" w:author="Zhang, Carol (MSHA)" w:date="2019-08-21T13:14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72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212DDB" w:rsidRDefault="007B47FA" w:rsidP="00212DDB">
            <w:pPr>
              <w:jc w:val="left"/>
              <w:rPr>
                <w:ins w:id="3730" w:author="Zhang, Carol (MSHA)" w:date="2019-08-21T13:14:00Z"/>
                <w:color w:val="0000FF"/>
                <w:u w:val="single"/>
              </w:rPr>
            </w:pPr>
            <w:ins w:id="3731" w:author="Zhang, Carol (MSHA)" w:date="2019-09-02T13:13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_Ref18322425 \n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732" w:author="Zhang, Carol (MSHA)" w:date="2019-12-11T16:14:00Z">
              <w:r w:rsidR="00B2321A">
                <w:rPr>
                  <w:color w:val="0000FF"/>
                  <w:u w:val="single"/>
                </w:rPr>
                <w:t>3.96</w:t>
              </w:r>
            </w:ins>
            <w:ins w:id="3733" w:author="Zhang, Carol (MSHA)" w:date="2019-09-02T13:13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_Ref18322425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3734" w:author="Zhang, Carol (MSHA)" w:date="2019-12-11T16:14:00Z">
              <w:r w:rsidR="00B2321A" w:rsidRPr="00B2321A">
                <w:rPr>
                  <w:color w:val="0000FF"/>
                  <w:u w:val="single"/>
                  <w:rPrChange w:id="3735" w:author="Zhang, Carol (MSHA)" w:date="2019-12-11T16:14:00Z">
                    <w:rPr/>
                  </w:rPrChange>
                </w:rPr>
                <w:t>SET_WEIGHT_UNIT</w:t>
              </w:r>
            </w:ins>
            <w:ins w:id="3736" w:author="Zhang, Carol (MSHA)" w:date="2019-09-02T13:13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BE4D5" w:themeFill="accent2" w:themeFillTint="33"/>
          </w:tcPr>
          <w:p w:rsidR="00212DDB" w:rsidRDefault="007B47FA" w:rsidP="00212DDB">
            <w:pPr>
              <w:jc w:val="center"/>
              <w:rPr>
                <w:ins w:id="3737" w:author="Zhang, Carol (MSHA)" w:date="2019-08-21T13:14:00Z"/>
                <w:color w:val="000000"/>
                <w:sz w:val="22"/>
              </w:rPr>
            </w:pPr>
            <w:ins w:id="3738" w:author="Zhang, Carol (MSHA)" w:date="2019-09-02T13:13:00Z">
              <w:r>
                <w:rPr>
                  <w:color w:val="000000"/>
                  <w:sz w:val="22"/>
                </w:rPr>
                <w:t>0x2025</w:t>
              </w:r>
            </w:ins>
          </w:p>
        </w:tc>
        <w:tc>
          <w:tcPr>
            <w:tcW w:w="1213" w:type="dxa"/>
            <w:shd w:val="clear" w:color="auto" w:fill="FBE4D5" w:themeFill="accent2" w:themeFillTint="33"/>
          </w:tcPr>
          <w:p w:rsidR="00212DDB" w:rsidRPr="00861BE4" w:rsidRDefault="007B47FA" w:rsidP="00212DDB">
            <w:pPr>
              <w:rPr>
                <w:ins w:id="3739" w:author="Zhang, Carol (MSHA)" w:date="2019-08-21T13:14:00Z"/>
                <w:highlight w:val="yellow"/>
              </w:rPr>
            </w:pPr>
            <w:ins w:id="3740" w:author="Zhang, Carol (MSHA)" w:date="2019-09-02T13:13:00Z">
              <w:r w:rsidRPr="00861BE4">
                <w:rPr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741" w:author="Zhang, Carol (MSHA)" w:date="2019-08-21T13:14:00Z"/>
        </w:trPr>
        <w:tc>
          <w:tcPr>
            <w:tcW w:w="5665" w:type="dxa"/>
            <w:shd w:val="clear" w:color="auto" w:fill="E2EFD9" w:themeFill="accent6" w:themeFillTint="33"/>
          </w:tcPr>
          <w:p w:rsidR="00212DDB" w:rsidRPr="00A955D8" w:rsidRDefault="00212DDB" w:rsidP="00212DDB">
            <w:pPr>
              <w:widowControl/>
              <w:jc w:val="left"/>
              <w:rPr>
                <w:ins w:id="374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4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维</w:t>
              </w:r>
              <w:r>
                <w:rPr>
                  <w:rFonts w:ascii="宋体" w:eastAsia="宋体" w:hAnsi="宋体" w:cs="宋体" w:hint="eastAsia"/>
                  <w:color w:val="000000"/>
                  <w:sz w:val="22"/>
                </w:rPr>
                <w:t>护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权限</w:t>
              </w:r>
            </w:ins>
          </w:p>
        </w:tc>
        <w:tc>
          <w:tcPr>
            <w:tcW w:w="1418" w:type="dxa"/>
            <w:shd w:val="clear" w:color="auto" w:fill="E2EFD9" w:themeFill="accent6" w:themeFillTint="33"/>
          </w:tcPr>
          <w:p w:rsidR="00212DDB" w:rsidRPr="00135EB0" w:rsidRDefault="00212DDB" w:rsidP="00212DDB">
            <w:pPr>
              <w:widowControl/>
              <w:jc w:val="center"/>
              <w:rPr>
                <w:ins w:id="374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4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0x3000~0x3FFF</w:t>
              </w:r>
            </w:ins>
          </w:p>
        </w:tc>
        <w:tc>
          <w:tcPr>
            <w:tcW w:w="1213" w:type="dxa"/>
            <w:shd w:val="clear" w:color="auto" w:fill="E2EFD9" w:themeFill="accent6" w:themeFillTint="33"/>
          </w:tcPr>
          <w:p w:rsidR="00212DDB" w:rsidRDefault="00212DDB" w:rsidP="00212DDB">
            <w:pPr>
              <w:jc w:val="center"/>
              <w:rPr>
                <w:ins w:id="3746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3747" w:author="Zhang, Carol (MSHA)" w:date="2019-08-21T13:14:00Z"/>
        </w:trPr>
        <w:tc>
          <w:tcPr>
            <w:tcW w:w="5665" w:type="dxa"/>
            <w:shd w:val="clear" w:color="auto" w:fill="E2EFD9" w:themeFill="accent6" w:themeFillTint="33"/>
          </w:tcPr>
          <w:p w:rsidR="00212DDB" w:rsidRDefault="00212DDB" w:rsidP="00212DDB">
            <w:pPr>
              <w:jc w:val="left"/>
              <w:rPr>
                <w:ins w:id="3748" w:author="Zhang, Carol (MSHA)" w:date="2019-08-21T13:14:00Z"/>
                <w:color w:val="0000FF"/>
                <w:u w:val="single"/>
              </w:rPr>
            </w:pPr>
            <w:ins w:id="374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_Ref485643511 \n \h  \* MERGEFORMAT </w:instrText>
              </w:r>
            </w:ins>
            <w:r>
              <w:rPr>
                <w:color w:val="0000FF"/>
                <w:u w:val="single"/>
              </w:rPr>
            </w:r>
            <w:ins w:id="37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51" w:author="Zhang, Carol (MSHA)" w:date="2019-12-11T16:14:00Z">
              <w:r w:rsidR="00B2321A">
                <w:rPr>
                  <w:color w:val="0000FF"/>
                  <w:u w:val="single"/>
                </w:rPr>
                <w:t>3.97</w:t>
              </w:r>
            </w:ins>
            <w:ins w:id="375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_Ref485643511 \h  \* MERGEFORMAT </w:instrText>
              </w:r>
            </w:ins>
            <w:r>
              <w:rPr>
                <w:color w:val="0000FF"/>
                <w:u w:val="single"/>
              </w:rPr>
            </w:r>
            <w:ins w:id="375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54" w:author="Zhang, Carol (MSHA)" w:date="2019-12-11T16:14:00Z">
              <w:r w:rsidR="00B2321A" w:rsidRPr="00B2321A">
                <w:rPr>
                  <w:color w:val="0000FF"/>
                  <w:u w:val="single"/>
                  <w:rPrChange w:id="3755" w:author="Zhang, Carol (MSHA)" w:date="2019-12-11T16:14:00Z">
                    <w:rPr/>
                  </w:rPrChange>
                </w:rPr>
                <w:t>SET_MAINTENANCE_PERIOD</w:t>
              </w:r>
            </w:ins>
            <w:ins w:id="375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E2EFD9" w:themeFill="accent6" w:themeFillTint="33"/>
          </w:tcPr>
          <w:p w:rsidR="00212DDB" w:rsidRDefault="00212DDB" w:rsidP="00212DDB">
            <w:pPr>
              <w:tabs>
                <w:tab w:val="left" w:pos="200"/>
                <w:tab w:val="center" w:pos="601"/>
              </w:tabs>
              <w:jc w:val="left"/>
              <w:rPr>
                <w:ins w:id="3757" w:author="Zhang, Carol (MSHA)" w:date="2019-08-21T13:14:00Z"/>
                <w:color w:val="000000"/>
                <w:sz w:val="22"/>
              </w:rPr>
            </w:pPr>
            <w:ins w:id="3758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ab/>
              </w:r>
              <w:r>
                <w:rPr>
                  <w:rFonts w:ascii="Calibri" w:hAnsi="Calibri" w:cs="Calibri"/>
                  <w:color w:val="000000"/>
                  <w:sz w:val="22"/>
                </w:rPr>
                <w:tab/>
                <w:t>0x3000</w:t>
              </w:r>
            </w:ins>
          </w:p>
        </w:tc>
        <w:tc>
          <w:tcPr>
            <w:tcW w:w="1213" w:type="dxa"/>
            <w:shd w:val="clear" w:color="auto" w:fill="E2EFD9" w:themeFill="accent6" w:themeFillTint="33"/>
          </w:tcPr>
          <w:p w:rsidR="00212DDB" w:rsidRDefault="00212DDB" w:rsidP="00212DDB">
            <w:pPr>
              <w:jc w:val="left"/>
              <w:rPr>
                <w:ins w:id="3759" w:author="Zhang, Carol (MSHA)" w:date="2019-08-21T13:14:00Z"/>
                <w:color w:val="000000"/>
                <w:sz w:val="22"/>
              </w:rPr>
            </w:pPr>
            <w:ins w:id="3760" w:author="Zhang, Carol (MSHA)" w:date="2019-08-21T13:14:00Z">
              <w:r>
                <w:t>GPA</w:t>
              </w:r>
              <w:r w:rsidRPr="0093202F">
                <w:rPr>
                  <w:sz w:val="16"/>
                  <w:szCs w:val="16"/>
                </w:rPr>
                <w:t>,</w:t>
              </w:r>
              <w:r>
                <w:rPr>
                  <w:sz w:val="16"/>
                  <w:szCs w:val="16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3761" w:author="Zhang, Carol (MSHA)" w:date="2019-08-21T13:14:00Z"/>
        </w:trPr>
        <w:tc>
          <w:tcPr>
            <w:tcW w:w="566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212DDB" w:rsidRDefault="00212DDB" w:rsidP="00212DDB">
            <w:pPr>
              <w:jc w:val="left"/>
              <w:rPr>
                <w:ins w:id="3762" w:author="Zhang, Carol (MSHA)" w:date="2019-08-21T13:14:00Z"/>
                <w:color w:val="0000FF"/>
                <w:u w:val="single"/>
              </w:rPr>
            </w:pPr>
            <w:ins w:id="376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_Ref499910925 \n \h  \* MERGEFORMAT </w:instrText>
              </w:r>
            </w:ins>
            <w:r>
              <w:rPr>
                <w:color w:val="0000FF"/>
                <w:u w:val="single"/>
              </w:rPr>
            </w:r>
            <w:ins w:id="376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65" w:author="Zhang, Carol (MSHA)" w:date="2019-12-11T16:14:00Z">
              <w:r w:rsidR="00B2321A">
                <w:rPr>
                  <w:color w:val="0000FF"/>
                  <w:u w:val="single"/>
                </w:rPr>
                <w:t>3.98</w:t>
              </w:r>
            </w:ins>
            <w:ins w:id="376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_Ref499910925 \h  \* MERGEFORMAT </w:instrText>
              </w:r>
            </w:ins>
            <w:r>
              <w:rPr>
                <w:color w:val="0000FF"/>
                <w:u w:val="single"/>
              </w:rPr>
            </w:r>
            <w:ins w:id="376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768" w:author="Zhang, Carol (MSHA)" w:date="2019-12-11T16:14:00Z">
              <w:r w:rsidR="00B2321A" w:rsidRPr="00B2321A">
                <w:rPr>
                  <w:color w:val="0000FF"/>
                  <w:u w:val="single"/>
                  <w:rPrChange w:id="3769" w:author="Zhang, Carol (MSHA)" w:date="2019-12-11T16:14:00Z">
                    <w:rPr/>
                  </w:rPrChange>
                </w:rPr>
                <w:t>SET_MAINTENANCE_DATETIME</w:t>
              </w:r>
            </w:ins>
            <w:ins w:id="377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212DDB" w:rsidRDefault="00212DDB" w:rsidP="00212DDB">
            <w:pPr>
              <w:jc w:val="center"/>
              <w:rPr>
                <w:ins w:id="377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72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0x3001</w:t>
              </w:r>
            </w:ins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212DDB" w:rsidRPr="00461B88" w:rsidRDefault="00212DDB" w:rsidP="00212DDB">
            <w:pPr>
              <w:rPr>
                <w:ins w:id="3773" w:author="Zhang, Carol (MSHA)" w:date="2019-08-21T13:14:00Z"/>
                <w:color w:val="000000"/>
                <w:sz w:val="16"/>
                <w:szCs w:val="16"/>
              </w:rPr>
            </w:pPr>
            <w:ins w:id="3774" w:author="Zhang, Carol (MSHA)" w:date="2019-08-21T13:14:00Z">
              <w:r w:rsidRPr="00461B88">
                <w:rPr>
                  <w:color w:val="000000"/>
                  <w:sz w:val="16"/>
                  <w:szCs w:val="16"/>
                </w:rPr>
                <w:t>GPA(FQC)</w:t>
              </w:r>
              <w:r w:rsidRPr="00B03A74">
                <w:rPr>
                  <w:sz w:val="16"/>
                  <w:szCs w:val="16"/>
                </w:rPr>
                <w:t xml:space="preserve"> ,</w:t>
              </w:r>
              <w:r w:rsidRPr="00B03A74">
                <w:rPr>
                  <w:sz w:val="16"/>
                  <w:szCs w:val="16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377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044B09" w:rsidRDefault="00212DDB" w:rsidP="00212DDB">
            <w:pPr>
              <w:widowControl/>
              <w:jc w:val="left"/>
              <w:rPr>
                <w:ins w:id="377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7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工</w:t>
              </w:r>
              <w:r>
                <w:rPr>
                  <w:rFonts w:ascii="宋体" w:eastAsia="宋体" w:hAnsi="宋体" w:cs="宋体" w:hint="eastAsia"/>
                  <w:color w:val="000000"/>
                  <w:sz w:val="22"/>
                </w:rPr>
                <w:t>厂</w:t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044B09" w:rsidRDefault="00212DDB" w:rsidP="00212DDB">
            <w:pPr>
              <w:widowControl/>
              <w:jc w:val="center"/>
              <w:rPr>
                <w:ins w:id="377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7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0x4000~0x4FFF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jc w:val="center"/>
              <w:rPr>
                <w:ins w:id="3780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378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782" w:author="Zhang, Carol (MSHA)" w:date="2019-08-21T13:14:00Z"/>
                <w:color w:val="0000FF"/>
                <w:u w:val="single"/>
              </w:rPr>
            </w:pPr>
            <w:ins w:id="3783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_Ref485912849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784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785" w:author="Zhang, Carol (MSHA)" w:date="2019-12-11T16:14:00Z">
              <w:r w:rsidR="00B2321A">
                <w:rPr>
                  <w:color w:val="0000FF"/>
                  <w:u w:val="single"/>
                </w:rPr>
                <w:t>3.99</w:t>
              </w:r>
            </w:ins>
            <w:ins w:id="3786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_Ref485912849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787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788" w:author="Zhang, Carol (MSHA)" w:date="2019-12-11T16:14:00Z">
              <w:r w:rsidR="00B2321A" w:rsidRPr="00B2321A">
                <w:rPr>
                  <w:color w:val="0000FF"/>
                  <w:u w:val="single"/>
                  <w:rPrChange w:id="3789" w:author="Zhang, Carol (MSHA)" w:date="2019-12-11T16:14:00Z">
                    <w:rPr/>
                  </w:rPrChange>
                </w:rPr>
                <w:t>GET_PRESSURE_SENSOR_VALUE</w:t>
              </w:r>
            </w:ins>
            <w:ins w:id="3790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79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792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0x4000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461B88" w:rsidRDefault="00212DDB" w:rsidP="00212DDB">
            <w:pPr>
              <w:rPr>
                <w:ins w:id="3793" w:author="Zhang, Carol (MSHA)" w:date="2019-08-21T13:14:00Z"/>
                <w:sz w:val="18"/>
                <w:szCs w:val="18"/>
              </w:rPr>
            </w:pPr>
            <w:ins w:id="3794" w:author="Zhang, Carol (MSHA)" w:date="2019-08-21T13:14:00Z">
              <w:r w:rsidRPr="00461B88">
                <w:rPr>
                  <w:sz w:val="18"/>
                  <w:szCs w:val="18"/>
                </w:rPr>
                <w:t>GPA</w:t>
              </w:r>
            </w:ins>
          </w:p>
        </w:tc>
      </w:tr>
      <w:tr w:rsidR="00212DDB" w:rsidTr="00212DDB">
        <w:trPr>
          <w:jc w:val="center"/>
          <w:ins w:id="379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796" w:author="Zhang, Carol (MSHA)" w:date="2019-08-21T13:14:00Z"/>
                <w:color w:val="0000FF"/>
                <w:u w:val="single"/>
              </w:rPr>
            </w:pPr>
            <w:ins w:id="3797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_Ref488932334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798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799" w:author="Zhang, Carol (MSHA)" w:date="2019-12-11T16:14:00Z">
              <w:r w:rsidR="00B2321A">
                <w:rPr>
                  <w:color w:val="0000FF"/>
                  <w:u w:val="single"/>
                </w:rPr>
                <w:t>3.100</w:t>
              </w:r>
            </w:ins>
            <w:ins w:id="3800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_Ref488932334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01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02" w:author="Zhang, Carol (MSHA)" w:date="2019-12-11T16:14:00Z">
              <w:r w:rsidR="00B2321A" w:rsidRPr="00B2321A">
                <w:rPr>
                  <w:color w:val="0000FF"/>
                  <w:u w:val="single"/>
                  <w:rPrChange w:id="3803" w:author="Zhang, Carol (MSHA)" w:date="2019-12-11T16:14:00Z">
                    <w:rPr/>
                  </w:rPrChange>
                </w:rPr>
                <w:t>GET_PRESSURE_P_VALUE</w:t>
              </w:r>
            </w:ins>
            <w:ins w:id="3804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80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06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0x4001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461B88" w:rsidRDefault="00212DDB" w:rsidP="00212DDB">
            <w:pPr>
              <w:rPr>
                <w:ins w:id="3807" w:author="Zhang, Carol (MSHA)" w:date="2019-08-21T13:14:00Z"/>
                <w:sz w:val="18"/>
                <w:szCs w:val="18"/>
              </w:rPr>
            </w:pPr>
            <w:ins w:id="3808" w:author="Zhang, Carol (MSHA)" w:date="2019-08-21T13:14:00Z">
              <w:r w:rsidRPr="00461B88">
                <w:rPr>
                  <w:sz w:val="18"/>
                  <w:szCs w:val="18"/>
                </w:rPr>
                <w:t>GPA</w:t>
              </w:r>
            </w:ins>
          </w:p>
        </w:tc>
      </w:tr>
      <w:tr w:rsidR="00212DDB" w:rsidTr="00212DDB">
        <w:trPr>
          <w:jc w:val="center"/>
          <w:ins w:id="3809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810" w:author="Zhang, Carol (MSHA)" w:date="2019-08-21T13:14:00Z"/>
                <w:color w:val="0000FF"/>
                <w:u w:val="single"/>
              </w:rPr>
            </w:pPr>
            <w:ins w:id="3811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</w:instrText>
              </w:r>
              <w:r w:rsidRPr="005A7588">
                <w:rPr>
                  <w:rFonts w:hint="eastAsia"/>
                  <w:color w:val="0000FF"/>
                  <w:u w:val="single"/>
                </w:rPr>
                <w:instrText>REF _Ref488932371 \n \h</w:instrText>
              </w:r>
              <w:r w:rsidRPr="005A7588">
                <w:rPr>
                  <w:color w:val="0000FF"/>
                  <w:u w:val="single"/>
                </w:rPr>
                <w:instrText xml:space="preserve">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12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13" w:author="Zhang, Carol (MSHA)" w:date="2019-12-11T16:14:00Z">
              <w:r w:rsidR="00B2321A">
                <w:rPr>
                  <w:color w:val="0000FF"/>
                  <w:u w:val="single"/>
                </w:rPr>
                <w:t>3.101</w:t>
              </w:r>
            </w:ins>
            <w:ins w:id="3814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_Ref488932371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15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16" w:author="Zhang, Carol (MSHA)" w:date="2019-12-11T16:14:00Z">
              <w:r w:rsidR="00B2321A" w:rsidRPr="00B2321A">
                <w:rPr>
                  <w:color w:val="0000FF"/>
                  <w:u w:val="single"/>
                  <w:rPrChange w:id="3817" w:author="Zhang, Carol (MSHA)" w:date="2019-12-11T16:14:00Z">
                    <w:rPr/>
                  </w:rPrChange>
                </w:rPr>
                <w:t>GET_PRESSURE_FACTOR_ABC</w:t>
              </w:r>
            </w:ins>
            <w:ins w:id="3818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81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20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0x4002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821" w:author="Zhang, Carol (MSHA)" w:date="2019-08-21T13:14:00Z"/>
              </w:rPr>
            </w:pPr>
            <w:ins w:id="3822" w:author="Zhang, Carol (MSHA)" w:date="2019-08-21T13:14:00Z">
              <w:r w:rsidRPr="00107AF3">
                <w:t>GPA</w:t>
              </w:r>
            </w:ins>
          </w:p>
        </w:tc>
      </w:tr>
      <w:tr w:rsidR="00212DDB" w:rsidTr="00212DDB">
        <w:trPr>
          <w:jc w:val="center"/>
          <w:ins w:id="3823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824" w:author="Zhang, Carol (MSHA)" w:date="2019-08-21T13:14:00Z"/>
                <w:color w:val="0000FF"/>
                <w:u w:val="single"/>
              </w:rPr>
            </w:pPr>
            <w:ins w:id="3825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_Ref488932380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26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27" w:author="Zhang, Carol (MSHA)" w:date="2019-12-11T16:14:00Z">
              <w:r w:rsidR="00B2321A">
                <w:rPr>
                  <w:color w:val="0000FF"/>
                  <w:u w:val="single"/>
                </w:rPr>
                <w:t>3.102</w:t>
              </w:r>
            </w:ins>
            <w:ins w:id="3828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_Ref488932380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29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30" w:author="Zhang, Carol (MSHA)" w:date="2019-12-11T16:14:00Z">
              <w:r w:rsidR="00B2321A" w:rsidRPr="00B2321A">
                <w:rPr>
                  <w:color w:val="0000FF"/>
                  <w:u w:val="single"/>
                  <w:rPrChange w:id="3831" w:author="Zhang, Carol (MSHA)" w:date="2019-12-11T16:14:00Z">
                    <w:rPr/>
                  </w:rPrChange>
                </w:rPr>
                <w:t>GET_SIZE_SENSOR_CALIBRATION_FACTOR_KP</w:t>
              </w:r>
            </w:ins>
            <w:ins w:id="3832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83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34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0x4003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835" w:author="Zhang, Carol (MSHA)" w:date="2019-08-21T13:14:00Z"/>
              </w:rPr>
            </w:pPr>
            <w:ins w:id="3836" w:author="Zhang, Carol (MSHA)" w:date="2019-08-21T13:14:00Z">
              <w:r w:rsidRPr="00107AF3">
                <w:t>GPA</w:t>
              </w:r>
            </w:ins>
          </w:p>
        </w:tc>
      </w:tr>
      <w:tr w:rsidR="00212DDB" w:rsidTr="00212DDB">
        <w:trPr>
          <w:jc w:val="center"/>
          <w:ins w:id="383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838" w:author="Zhang, Carol (MSHA)" w:date="2019-08-21T13:14:00Z"/>
                <w:color w:val="0000FF"/>
                <w:u w:val="single"/>
              </w:rPr>
            </w:pPr>
            <w:ins w:id="3839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_Ref490656592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40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41" w:author="Zhang, Carol (MSHA)" w:date="2019-12-11T16:14:00Z">
              <w:r w:rsidR="00B2321A">
                <w:rPr>
                  <w:color w:val="0000FF"/>
                  <w:u w:val="single"/>
                </w:rPr>
                <w:t>3.103</w:t>
              </w:r>
            </w:ins>
            <w:ins w:id="3842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_Ref490656592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43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44" w:author="Zhang, Carol (MSHA)" w:date="2019-12-11T16:14:00Z">
              <w:r w:rsidR="00B2321A" w:rsidRPr="00B2321A">
                <w:rPr>
                  <w:color w:val="0000FF"/>
                  <w:u w:val="single"/>
                  <w:rPrChange w:id="3845" w:author="Zhang, Carol (MSHA)" w:date="2019-12-11T16:14:00Z">
                    <w:rPr/>
                  </w:rPrChange>
                </w:rPr>
                <w:t>GET_SIZE_SENSOR_VALUE</w:t>
              </w:r>
            </w:ins>
            <w:ins w:id="3846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84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48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0x4004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849" w:author="Zhang, Carol (MSHA)" w:date="2019-08-21T13:14:00Z"/>
              </w:rPr>
            </w:pPr>
            <w:ins w:id="3850" w:author="Zhang, Carol (MSHA)" w:date="2019-08-21T13:14:00Z">
              <w:r w:rsidRPr="00107AF3">
                <w:t>GPA</w:t>
              </w:r>
            </w:ins>
          </w:p>
        </w:tc>
      </w:tr>
      <w:tr w:rsidR="00212DDB" w:rsidTr="00212DDB">
        <w:trPr>
          <w:jc w:val="center"/>
          <w:ins w:id="385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852" w:author="Zhang, Carol (MSHA)" w:date="2019-08-21T13:14:00Z"/>
                <w:color w:val="0000FF"/>
                <w:u w:val="single"/>
              </w:rPr>
            </w:pPr>
            <w:ins w:id="3853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_Ref485220023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54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55" w:author="Zhang, Carol (MSHA)" w:date="2019-12-11T16:14:00Z">
              <w:r w:rsidR="00B2321A">
                <w:rPr>
                  <w:color w:val="0000FF"/>
                  <w:u w:val="single"/>
                </w:rPr>
                <w:t>3.104</w:t>
              </w:r>
            </w:ins>
            <w:ins w:id="3856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_Ref485220023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57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58" w:author="Zhang, Carol (MSHA)" w:date="2019-12-11T16:14:00Z">
              <w:r w:rsidR="00B2321A" w:rsidRPr="00B2321A">
                <w:rPr>
                  <w:color w:val="0000FF"/>
                  <w:u w:val="single"/>
                  <w:rPrChange w:id="3859" w:author="Zhang, Carol (MSHA)" w:date="2019-12-11T16:14:00Z">
                    <w:rPr/>
                  </w:rPrChange>
                </w:rPr>
                <w:t>GET_BATTERY_VOLTAGE</w:t>
              </w:r>
            </w:ins>
            <w:ins w:id="3860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autoSpaceDE w:val="0"/>
              <w:autoSpaceDN w:val="0"/>
              <w:adjustRightInd w:val="0"/>
              <w:jc w:val="center"/>
              <w:rPr>
                <w:ins w:id="386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62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0x4005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863" w:author="Zhang, Carol (MSHA)" w:date="2019-08-21T13:14:00Z"/>
              </w:rPr>
            </w:pPr>
            <w:ins w:id="3864" w:author="Zhang, Carol (MSHA)" w:date="2019-08-21T13:14:00Z">
              <w:r w:rsidRPr="00107AF3">
                <w:t>GPA</w:t>
              </w:r>
              <w:r>
                <w:t>/GBA</w:t>
              </w:r>
            </w:ins>
          </w:p>
        </w:tc>
      </w:tr>
      <w:tr w:rsidR="00212DDB" w:rsidTr="00212DDB">
        <w:trPr>
          <w:jc w:val="center"/>
          <w:ins w:id="386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866" w:author="Zhang, Carol (MSHA)" w:date="2019-08-21T13:14:00Z"/>
                <w:color w:val="0000FF"/>
                <w:u w:val="single"/>
              </w:rPr>
            </w:pPr>
            <w:ins w:id="3867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_Ref488932450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68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69" w:author="Zhang, Carol (MSHA)" w:date="2019-12-11T16:14:00Z">
              <w:r w:rsidR="00B2321A">
                <w:rPr>
                  <w:color w:val="0000FF"/>
                  <w:u w:val="single"/>
                </w:rPr>
                <w:t>3.105</w:t>
              </w:r>
            </w:ins>
            <w:ins w:id="3870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  <w:r w:rsidRPr="005A7588">
                <w:rPr>
                  <w:color w:val="0000FF"/>
                  <w:u w:val="single"/>
                </w:rPr>
                <w:fldChar w:fldCharType="begin"/>
              </w:r>
              <w:r w:rsidRPr="005A7588">
                <w:rPr>
                  <w:color w:val="0000FF"/>
                  <w:u w:val="single"/>
                </w:rPr>
                <w:instrText xml:space="preserve"> REF _Ref488932450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5A7588">
              <w:rPr>
                <w:color w:val="0000FF"/>
                <w:u w:val="single"/>
              </w:rPr>
            </w:r>
            <w:ins w:id="3871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separate"/>
              </w:r>
            </w:ins>
            <w:ins w:id="3872" w:author="Zhang, Carol (MSHA)" w:date="2019-12-11T16:14:00Z">
              <w:r w:rsidR="00B2321A" w:rsidRPr="00B2321A">
                <w:rPr>
                  <w:color w:val="0000FF"/>
                  <w:u w:val="single"/>
                  <w:rPrChange w:id="3873" w:author="Zhang, Carol (MSHA)" w:date="2019-12-11T16:14:00Z">
                    <w:rPr/>
                  </w:rPrChange>
                </w:rPr>
                <w:t>GET_SYRINGE_BRAND_NAME</w:t>
              </w:r>
            </w:ins>
            <w:ins w:id="3874" w:author="Zhang, Carol (MSHA)" w:date="2019-08-21T13:14:00Z">
              <w:r w:rsidRPr="005A75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jc w:val="center"/>
              <w:rPr>
                <w:ins w:id="387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76" w:author="Zhang, Carol (MSHA)" w:date="2019-08-21T13:14:00Z">
              <w:r w:rsidRPr="009461BD">
                <w:rPr>
                  <w:rFonts w:ascii="Calibri" w:hAnsi="Calibri" w:cs="Calibri"/>
                  <w:color w:val="000000"/>
                  <w:sz w:val="22"/>
                </w:rPr>
                <w:t>0x4006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877" w:author="Zhang, Carol (MSHA)" w:date="2019-08-21T13:14:00Z"/>
              </w:rPr>
            </w:pPr>
            <w:ins w:id="3878" w:author="Zhang, Carol (MSHA)" w:date="2019-08-21T13:14:00Z">
              <w:r w:rsidRPr="00107AF3">
                <w:t>GPA</w:t>
              </w:r>
            </w:ins>
          </w:p>
        </w:tc>
      </w:tr>
      <w:tr w:rsidR="00212DDB" w:rsidTr="00212DDB">
        <w:trPr>
          <w:jc w:val="center"/>
          <w:ins w:id="3879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880" w:author="Zhang, Carol (MSHA)" w:date="2019-08-21T13:14:00Z"/>
                <w:color w:val="0000FF"/>
                <w:u w:val="single"/>
              </w:rPr>
            </w:pPr>
            <w:ins w:id="388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_Ref507685182 \n \h </w:instrText>
              </w:r>
            </w:ins>
            <w:r>
              <w:rPr>
                <w:color w:val="0000FF"/>
                <w:u w:val="single"/>
              </w:rPr>
            </w:r>
            <w:ins w:id="388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883" w:author="Zhang, Carol (MSHA)" w:date="2019-12-11T16:14:00Z">
              <w:r w:rsidR="00B2321A">
                <w:rPr>
                  <w:color w:val="0000FF"/>
                  <w:u w:val="single"/>
                </w:rPr>
                <w:t>3.106</w:t>
              </w:r>
            </w:ins>
            <w:ins w:id="388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_Ref507685182 \h  \* MERGEFORMAT </w:instrText>
              </w:r>
            </w:ins>
            <w:r>
              <w:rPr>
                <w:color w:val="0000FF"/>
                <w:u w:val="single"/>
              </w:rPr>
            </w:r>
            <w:ins w:id="388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886" w:author="Zhang, Carol (MSHA)" w:date="2019-12-11T16:14:00Z">
              <w:r w:rsidR="00B2321A" w:rsidRPr="00B2321A">
                <w:rPr>
                  <w:color w:val="0000FF"/>
                  <w:u w:val="single"/>
                  <w:rPrChange w:id="3887" w:author="Zhang, Carol (MSHA)" w:date="2019-12-11T16:14:00Z">
                    <w:rPr/>
                  </w:rPrChange>
                </w:rPr>
                <w:t>GET_FIRMWARE_DATA_VERSION</w:t>
              </w:r>
            </w:ins>
            <w:ins w:id="388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88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890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0x4007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107AF3" w:rsidRDefault="00212DDB" w:rsidP="00212DDB">
            <w:pPr>
              <w:rPr>
                <w:ins w:id="3891" w:author="Zhang, Carol (MSHA)" w:date="2019-08-21T13:14:00Z"/>
              </w:rPr>
            </w:pPr>
            <w:ins w:id="3892" w:author="Zhang, Carol (MSHA)" w:date="2019-08-21T13:14:00Z">
              <w:r>
                <w:rPr>
                  <w:rFonts w:hint="eastAsia"/>
                </w:rPr>
                <w:t>GPA</w:t>
              </w:r>
              <w:r>
                <w:t>,</w:t>
              </w:r>
              <w:r w:rsidRPr="00397BCF">
                <w:rPr>
                  <w:rFonts w:hint="eastAsia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3893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894" w:author="Zhang, Carol (MSHA)" w:date="2019-08-21T13:14:00Z"/>
                <w:color w:val="0000FF"/>
                <w:u w:val="single"/>
              </w:rPr>
            </w:pPr>
            <w:ins w:id="389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_Ref527015988 \n \h </w:instrText>
              </w:r>
            </w:ins>
            <w:r>
              <w:rPr>
                <w:color w:val="0000FF"/>
                <w:u w:val="single"/>
              </w:rPr>
            </w:r>
            <w:ins w:id="389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897" w:author="Zhang, Carol (MSHA)" w:date="2019-12-11T16:14:00Z">
              <w:r w:rsidR="00B2321A">
                <w:rPr>
                  <w:color w:val="0000FF"/>
                  <w:u w:val="single"/>
                </w:rPr>
                <w:t>3.107</w:t>
              </w:r>
            </w:ins>
            <w:ins w:id="389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_Ref527015988 \h  \* MERGEFORMAT </w:instrText>
              </w:r>
            </w:ins>
            <w:r>
              <w:rPr>
                <w:color w:val="0000FF"/>
                <w:u w:val="single"/>
              </w:rPr>
            </w:r>
            <w:ins w:id="389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00" w:author="Zhang, Carol (MSHA)" w:date="2019-12-11T16:14:00Z">
              <w:r w:rsidR="00B2321A" w:rsidRPr="00B2321A">
                <w:rPr>
                  <w:color w:val="0000FF"/>
                  <w:u w:val="single"/>
                  <w:rPrChange w:id="3901" w:author="Zhang, Carol (MSHA)" w:date="2019-12-11T16:14:00Z">
                    <w:rPr>
                      <w:rStyle w:val="shorttext"/>
                      <w:lang w:val="en"/>
                    </w:rPr>
                  </w:rPrChange>
                </w:rPr>
                <w:t>GET_TUBE_PRECISION_CALIBRATION_FACTOR</w:t>
              </w:r>
            </w:ins>
            <w:ins w:id="390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0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0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8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3905" w:author="Zhang, Carol (MSHA)" w:date="2019-08-21T13:14:00Z"/>
              </w:rPr>
            </w:pPr>
            <w:ins w:id="3906" w:author="Zhang, Carol (MSHA)" w:date="2019-08-21T13:14:00Z"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390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08" w:author="Zhang, Carol (MSHA)" w:date="2019-08-21T13:14:00Z"/>
                <w:color w:val="0000FF"/>
                <w:u w:val="single"/>
              </w:rPr>
            </w:pPr>
            <w:ins w:id="390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_Ref534893289 \n \h </w:instrText>
              </w:r>
            </w:ins>
            <w:r>
              <w:rPr>
                <w:color w:val="0000FF"/>
                <w:u w:val="single"/>
              </w:rPr>
            </w:r>
            <w:ins w:id="391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11" w:author="Zhang, Carol (MSHA)" w:date="2019-12-11T16:14:00Z">
              <w:r w:rsidR="00B2321A">
                <w:rPr>
                  <w:color w:val="0000FF"/>
                  <w:u w:val="single"/>
                </w:rPr>
                <w:t>3.108</w:t>
              </w:r>
            </w:ins>
            <w:ins w:id="391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_Ref534893289 \h  \* MERGEFORMAT </w:instrText>
              </w:r>
            </w:ins>
            <w:r>
              <w:rPr>
                <w:color w:val="0000FF"/>
                <w:u w:val="single"/>
              </w:rPr>
            </w:r>
            <w:ins w:id="391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14" w:author="Zhang, Carol (MSHA)" w:date="2019-12-11T16:14:00Z">
              <w:r w:rsidR="00B2321A" w:rsidRPr="00B2321A">
                <w:rPr>
                  <w:color w:val="0000FF"/>
                  <w:u w:val="single"/>
                  <w:rPrChange w:id="3915" w:author="Zhang, Carol (MSHA)" w:date="2019-12-11T16:14:00Z">
                    <w:rPr>
                      <w:rStyle w:val="shorttext"/>
                      <w:lang w:val="en"/>
                    </w:rPr>
                  </w:rPrChange>
                </w:rPr>
                <w:t>GET_BRAND_PRESSURE_CALIBRATION_FACTOR_KB</w:t>
              </w:r>
            </w:ins>
            <w:ins w:id="391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1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18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9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397BCF" w:rsidRDefault="00212DDB" w:rsidP="00212DDB">
            <w:pPr>
              <w:rPr>
                <w:ins w:id="3919" w:author="Zhang, Carol (MSHA)" w:date="2019-08-21T13:14:00Z"/>
                <w:highlight w:val="yellow"/>
              </w:rPr>
            </w:pPr>
            <w:ins w:id="3920" w:author="Zhang, Carol (MSHA)" w:date="2019-08-21T13:14:00Z"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392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22" w:author="Zhang, Carol (MSHA)" w:date="2019-08-21T13:14:00Z"/>
                <w:color w:val="0000FF"/>
                <w:u w:val="single"/>
              </w:rPr>
            </w:pPr>
            <w:ins w:id="392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_Ref1484495 \n \h  \* MERGEFORMAT </w:instrText>
              </w:r>
            </w:ins>
            <w:r>
              <w:rPr>
                <w:color w:val="0000FF"/>
                <w:u w:val="single"/>
              </w:rPr>
            </w:r>
            <w:ins w:id="392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25" w:author="Zhang, Carol (MSHA)" w:date="2019-12-11T16:14:00Z">
              <w:r w:rsidR="00B2321A">
                <w:rPr>
                  <w:color w:val="0000FF"/>
                  <w:u w:val="single"/>
                </w:rPr>
                <w:t>3.109</w:t>
              </w:r>
            </w:ins>
            <w:ins w:id="392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_Ref1484495 \h  \* MERGEFORMAT </w:instrText>
              </w:r>
            </w:ins>
            <w:r>
              <w:rPr>
                <w:color w:val="0000FF"/>
                <w:u w:val="single"/>
              </w:rPr>
            </w:r>
            <w:ins w:id="392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28" w:author="Zhang, Carol (MSHA)" w:date="2019-12-11T16:14:00Z">
              <w:r w:rsidR="00B2321A" w:rsidRPr="00B2321A">
                <w:rPr>
                  <w:color w:val="0000FF"/>
                  <w:u w:val="single"/>
                  <w:rPrChange w:id="3929" w:author="Zhang, Carol (MSHA)" w:date="2019-12-11T16:14:00Z">
                    <w:rPr/>
                  </w:rPrChange>
                </w:rPr>
                <w:t>GET_EACH_PRESSURE_SENSOR_VALUE</w:t>
              </w:r>
            </w:ins>
            <w:ins w:id="393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3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32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A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397BCF" w:rsidRDefault="00212DDB" w:rsidP="00212DDB">
            <w:pPr>
              <w:rPr>
                <w:ins w:id="3933" w:author="Zhang, Carol (MSHA)" w:date="2019-08-21T13:14:00Z"/>
                <w:highlight w:val="yellow"/>
              </w:rPr>
            </w:pPr>
            <w:ins w:id="3934" w:author="Zhang, Carol (MSHA)" w:date="2019-08-21T13:14:00Z"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393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36" w:author="Zhang, Carol (MSHA)" w:date="2019-08-21T13:14:00Z"/>
                <w:color w:val="0000FF"/>
                <w:u w:val="single"/>
              </w:rPr>
            </w:pPr>
            <w:ins w:id="393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_Ref1485103 \n \h </w:instrText>
              </w:r>
            </w:ins>
            <w:r>
              <w:rPr>
                <w:color w:val="0000FF"/>
                <w:u w:val="single"/>
              </w:rPr>
            </w:r>
            <w:ins w:id="393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39" w:author="Zhang, Carol (MSHA)" w:date="2019-12-11T16:14:00Z">
              <w:r w:rsidR="00B2321A">
                <w:rPr>
                  <w:color w:val="0000FF"/>
                  <w:u w:val="single"/>
                </w:rPr>
                <w:t>3.110</w:t>
              </w:r>
            </w:ins>
            <w:ins w:id="394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_Ref1485103 \h  \* MERGEFORMAT </w:instrText>
              </w:r>
            </w:ins>
            <w:r>
              <w:rPr>
                <w:color w:val="0000FF"/>
                <w:u w:val="single"/>
              </w:rPr>
            </w:r>
            <w:ins w:id="394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42" w:author="Zhang, Carol (MSHA)" w:date="2019-12-11T16:14:00Z">
              <w:r w:rsidR="00B2321A" w:rsidRPr="00B2321A">
                <w:rPr>
                  <w:color w:val="0000FF"/>
                  <w:u w:val="single"/>
                  <w:rPrChange w:id="3943" w:author="Zhang, Carol (MSHA)" w:date="2019-12-11T16:14:00Z">
                    <w:rPr/>
                  </w:rPrChange>
                </w:rPr>
                <w:t>GET_BRAND_EACH_PRESSURE_P_VALUE</w:t>
              </w:r>
            </w:ins>
            <w:ins w:id="394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4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46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B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397BCF" w:rsidRDefault="00212DDB" w:rsidP="00212DDB">
            <w:pPr>
              <w:rPr>
                <w:ins w:id="3947" w:author="Zhang, Carol (MSHA)" w:date="2019-08-21T13:14:00Z"/>
                <w:highlight w:val="yellow"/>
              </w:rPr>
            </w:pPr>
            <w:ins w:id="3948" w:author="Zhang, Carol (MSHA)" w:date="2019-08-21T13:14:00Z"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3949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50" w:author="Zhang, Carol (MSHA)" w:date="2019-08-21T13:14:00Z"/>
                <w:color w:val="0000FF"/>
                <w:u w:val="single"/>
              </w:rPr>
            </w:pPr>
            <w:ins w:id="395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_Ref7099573 \n \h </w:instrText>
              </w:r>
            </w:ins>
            <w:r>
              <w:rPr>
                <w:color w:val="0000FF"/>
                <w:u w:val="single"/>
              </w:rPr>
            </w:r>
            <w:ins w:id="395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53" w:author="Zhang, Carol (MSHA)" w:date="2019-12-11T16:14:00Z">
              <w:r w:rsidR="00B2321A">
                <w:rPr>
                  <w:color w:val="0000FF"/>
                  <w:u w:val="single"/>
                </w:rPr>
                <w:t>3.111</w:t>
              </w:r>
            </w:ins>
            <w:ins w:id="395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_Ref7099573 \h  \* MERGEFORMAT </w:instrText>
              </w:r>
            </w:ins>
            <w:r>
              <w:rPr>
                <w:color w:val="0000FF"/>
                <w:u w:val="single"/>
              </w:rPr>
            </w:r>
            <w:ins w:id="395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56" w:author="Zhang, Carol (MSHA)" w:date="2019-12-11T16:14:00Z">
              <w:r w:rsidR="00B2321A" w:rsidRPr="00B2321A">
                <w:rPr>
                  <w:color w:val="0000FF"/>
                  <w:u w:val="single"/>
                  <w:rPrChange w:id="3957" w:author="Zhang, Carol (MSHA)" w:date="2019-12-11T16:14:00Z">
                    <w:rPr/>
                  </w:rPrChange>
                </w:rPr>
                <w:t>GET_DRIPSENSOR_SPEED</w:t>
              </w:r>
            </w:ins>
            <w:ins w:id="395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5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60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C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397BCF" w:rsidRDefault="00212DDB" w:rsidP="00212DDB">
            <w:pPr>
              <w:rPr>
                <w:ins w:id="3961" w:author="Zhang, Carol (MSHA)" w:date="2019-08-21T13:14:00Z"/>
                <w:highlight w:val="yellow"/>
              </w:rPr>
            </w:pPr>
            <w:ins w:id="3962" w:author="Zhang, Carol (MSHA)" w:date="2019-08-21T13:14:00Z">
              <w:r w:rsidRPr="00AC6C74">
                <w:rPr>
                  <w:sz w:val="18"/>
                  <w:szCs w:val="18"/>
                  <w:highlight w:val="yellow"/>
                </w:rPr>
                <w:t>LVPGPA</w:t>
              </w:r>
            </w:ins>
          </w:p>
        </w:tc>
      </w:tr>
      <w:tr w:rsidR="00212DDB" w:rsidTr="00212DDB">
        <w:trPr>
          <w:jc w:val="center"/>
          <w:ins w:id="3963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64" w:author="Zhang, Carol (MSHA)" w:date="2019-08-21T13:14:00Z"/>
                <w:color w:val="0000FF"/>
                <w:u w:val="single"/>
              </w:rPr>
            </w:pPr>
            <w:ins w:id="3965" w:author="Zhang, Carol (MSHA)" w:date="2019-08-21T13:14:00Z">
              <w:r>
                <w:rPr>
                  <w:color w:val="0000FF"/>
                  <w:u w:val="single"/>
                </w:rPr>
                <w:lastRenderedPageBreak/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_Ref8656166 \n \h </w:instrText>
              </w:r>
            </w:ins>
            <w:r>
              <w:rPr>
                <w:color w:val="0000FF"/>
                <w:u w:val="single"/>
              </w:rPr>
            </w:r>
            <w:ins w:id="396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67" w:author="Zhang, Carol (MSHA)" w:date="2019-12-11T16:14:00Z">
              <w:r w:rsidR="00B2321A">
                <w:rPr>
                  <w:color w:val="0000FF"/>
                  <w:u w:val="single"/>
                </w:rPr>
                <w:t>3.112</w:t>
              </w:r>
            </w:ins>
            <w:ins w:id="396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_Ref8656166 \h  \* MERGEFORMAT </w:instrText>
              </w:r>
            </w:ins>
            <w:r>
              <w:rPr>
                <w:color w:val="0000FF"/>
                <w:u w:val="single"/>
              </w:rPr>
            </w:r>
            <w:ins w:id="396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3970" w:author="Zhang, Carol (MSHA)" w:date="2019-12-11T16:14:00Z">
              <w:r w:rsidR="00B2321A" w:rsidRPr="00B2321A">
                <w:rPr>
                  <w:color w:val="0000FF"/>
                  <w:u w:val="single"/>
                  <w:rPrChange w:id="3971" w:author="Zhang, Carol (MSHA)" w:date="2019-12-11T16:14:00Z">
                    <w:rPr/>
                  </w:rPrChange>
                </w:rPr>
                <w:t>GET_BRAND_OCCLUSION_LEVEL_THRESHOLD</w:t>
              </w:r>
            </w:ins>
            <w:ins w:id="397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7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7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0x400D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AC6C74" w:rsidRDefault="00212DDB" w:rsidP="00212DDB">
            <w:pPr>
              <w:rPr>
                <w:ins w:id="3975" w:author="Zhang, Carol (MSHA)" w:date="2019-08-21T13:14:00Z"/>
                <w:sz w:val="18"/>
                <w:szCs w:val="18"/>
                <w:highlight w:val="yellow"/>
              </w:rPr>
            </w:pPr>
            <w:ins w:id="3976" w:author="Zhang, Carol (MSHA)" w:date="2019-08-21T13:14:00Z">
              <w:r w:rsidRPr="00AC6C74">
                <w:rPr>
                  <w:sz w:val="18"/>
                  <w:szCs w:val="18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397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3978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3979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AC6C74" w:rsidRDefault="00212DDB" w:rsidP="00212DDB">
            <w:pPr>
              <w:rPr>
                <w:ins w:id="3980" w:author="Zhang, Carol (MSHA)" w:date="2019-08-21T13:14:00Z"/>
                <w:sz w:val="18"/>
                <w:szCs w:val="18"/>
                <w:highlight w:val="yellow"/>
              </w:rPr>
            </w:pPr>
          </w:p>
        </w:tc>
      </w:tr>
      <w:tr w:rsidR="00212DDB" w:rsidTr="00212DDB">
        <w:trPr>
          <w:jc w:val="center"/>
          <w:ins w:id="398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5A7588" w:rsidRDefault="00212DDB" w:rsidP="00212DDB">
            <w:pPr>
              <w:jc w:val="left"/>
              <w:rPr>
                <w:ins w:id="3982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rPr>
                <w:ins w:id="398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8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0x5000~0x5FFF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jc w:val="center"/>
              <w:rPr>
                <w:ins w:id="3985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398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184A8C" w:rsidRDefault="00212DDB" w:rsidP="00212DDB">
            <w:pPr>
              <w:jc w:val="left"/>
              <w:rPr>
                <w:ins w:id="3987" w:author="Zhang, Carol (MSHA)" w:date="2019-08-21T13:14:00Z"/>
                <w:color w:val="0000FF"/>
                <w:u w:val="single"/>
              </w:rPr>
            </w:pPr>
            <w:ins w:id="3988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begin"/>
              </w:r>
              <w:r w:rsidRPr="00184A8C">
                <w:rPr>
                  <w:color w:val="0000FF"/>
                  <w:u w:val="single"/>
                </w:rPr>
                <w:instrText xml:space="preserve"> REF _Ref486581866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184A8C">
              <w:rPr>
                <w:color w:val="0000FF"/>
                <w:u w:val="single"/>
              </w:rPr>
            </w:r>
            <w:ins w:id="3989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separate"/>
              </w:r>
            </w:ins>
            <w:ins w:id="3990" w:author="Zhang, Carol (MSHA)" w:date="2019-12-11T16:14:00Z">
              <w:r w:rsidR="00B2321A">
                <w:rPr>
                  <w:color w:val="0000FF"/>
                  <w:u w:val="single"/>
                </w:rPr>
                <w:t>3.113</w:t>
              </w:r>
            </w:ins>
            <w:ins w:id="3991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end"/>
              </w:r>
              <w:r w:rsidRPr="00184A8C">
                <w:rPr>
                  <w:color w:val="0000FF"/>
                  <w:u w:val="single"/>
                </w:rPr>
                <w:fldChar w:fldCharType="begin"/>
              </w:r>
              <w:r w:rsidRPr="00184A8C">
                <w:rPr>
                  <w:color w:val="0000FF"/>
                  <w:u w:val="single"/>
                </w:rPr>
                <w:instrText xml:space="preserve"> REF _Ref486581866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184A8C">
              <w:rPr>
                <w:color w:val="0000FF"/>
                <w:u w:val="single"/>
              </w:rPr>
            </w:r>
            <w:ins w:id="3992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separate"/>
              </w:r>
            </w:ins>
            <w:ins w:id="3993" w:author="Zhang, Carol (MSHA)" w:date="2019-12-11T16:14:00Z">
              <w:r w:rsidR="00B2321A" w:rsidRPr="00B2321A">
                <w:rPr>
                  <w:color w:val="0000FF"/>
                  <w:u w:val="single"/>
                  <w:rPrChange w:id="3994" w:author="Zhang, Carol (MSHA)" w:date="2019-12-11T16:14:00Z">
                    <w:rPr/>
                  </w:rPrChange>
                </w:rPr>
                <w:t>SET_</w:t>
              </w:r>
              <w:r w:rsidR="00B2321A" w:rsidRPr="00B2321A">
                <w:rPr>
                  <w:color w:val="0000FF"/>
                  <w:u w:val="single"/>
                  <w:rPrChange w:id="3995" w:author="Zhang, Carol (MSHA)" w:date="2019-12-11T16:14:00Z">
                    <w:rPr>
                      <w:rStyle w:val="shorttext"/>
                      <w:lang w:val="en"/>
                    </w:rPr>
                  </w:rPrChange>
                </w:rPr>
                <w:t>PUMP</w:t>
              </w:r>
              <w:r w:rsidR="00B2321A" w:rsidRPr="00B2321A">
                <w:rPr>
                  <w:color w:val="0000FF"/>
                  <w:u w:val="single"/>
                  <w:rPrChange w:id="3996" w:author="Zhang, Carol (MSHA)" w:date="2019-12-11T16:14:00Z">
                    <w:rPr/>
                  </w:rPrChange>
                </w:rPr>
                <w:t>_LANGUAGE</w:t>
              </w:r>
            </w:ins>
            <w:ins w:id="3997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9461BD" w:rsidRDefault="00212DDB" w:rsidP="00212DDB">
            <w:pPr>
              <w:widowControl/>
              <w:jc w:val="center"/>
              <w:rPr>
                <w:ins w:id="399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3999" w:author="Zhang, Carol (MSHA)" w:date="2019-08-21T13:14:00Z">
              <w:r w:rsidRPr="006D3C33">
                <w:rPr>
                  <w:rFonts w:ascii="Calibri" w:hAnsi="Calibri" w:cs="Calibri"/>
                  <w:color w:val="000000"/>
                  <w:sz w:val="22"/>
                </w:rPr>
                <w:t>0x5000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4000" w:author="Zhang, Carol (MSHA)" w:date="2019-08-21T13:14:00Z"/>
              </w:rPr>
            </w:pPr>
            <w:ins w:id="4001" w:author="Zhang, Carol (MSHA)" w:date="2019-08-21T13:14:00Z">
              <w:r w:rsidRPr="00E51F02">
                <w:t>GPA</w:t>
              </w:r>
              <w:r w:rsidRPr="00AC6C74">
                <w:rPr>
                  <w:sz w:val="18"/>
                  <w:szCs w:val="18"/>
                </w:rPr>
                <w:t>,</w:t>
              </w:r>
              <w:r w:rsidRPr="00AC6C74">
                <w:rPr>
                  <w:sz w:val="18"/>
                  <w:szCs w:val="18"/>
                  <w:highlight w:val="yellow"/>
                </w:rPr>
                <w:t xml:space="preserve"> LVPGPA</w:t>
              </w:r>
            </w:ins>
          </w:p>
        </w:tc>
      </w:tr>
      <w:tr w:rsidR="00212DDB" w:rsidTr="00212DDB">
        <w:trPr>
          <w:jc w:val="center"/>
          <w:ins w:id="4002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003" w:author="Zhang, Carol (MSHA)" w:date="2019-08-21T13:14:00Z"/>
                <w:color w:val="0000FF"/>
                <w:u w:val="single"/>
              </w:rPr>
            </w:pPr>
            <w:ins w:id="400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_Ref486938198 \n \h  \* MERGEFORMAT </w:instrText>
              </w:r>
            </w:ins>
            <w:r>
              <w:rPr>
                <w:color w:val="0000FF"/>
                <w:u w:val="single"/>
              </w:rPr>
            </w:r>
            <w:ins w:id="40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06" w:author="Zhang, Carol (MSHA)" w:date="2019-12-11T16:14:00Z">
              <w:r w:rsidR="00B2321A">
                <w:rPr>
                  <w:color w:val="0000FF"/>
                  <w:u w:val="single"/>
                </w:rPr>
                <w:t>3.114</w:t>
              </w:r>
            </w:ins>
            <w:ins w:id="40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_Ref486938198 \h  \* MERGEFORMAT </w:instrText>
              </w:r>
            </w:ins>
            <w:r>
              <w:rPr>
                <w:color w:val="0000FF"/>
                <w:u w:val="single"/>
              </w:rPr>
            </w:r>
            <w:ins w:id="400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09" w:author="Zhang, Carol (MSHA)" w:date="2019-12-11T16:14:00Z">
              <w:r w:rsidR="00B2321A" w:rsidRPr="00B2321A">
                <w:rPr>
                  <w:color w:val="0000FF"/>
                  <w:u w:val="single"/>
                  <w:rPrChange w:id="4010" w:author="Zhang, Carol (MSHA)" w:date="2019-12-11T16:14:00Z">
                    <w:rPr/>
                  </w:rPrChange>
                </w:rPr>
                <w:t>CLEAR_HISTORY_LOG</w:t>
              </w:r>
            </w:ins>
            <w:ins w:id="401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6D3C33" w:rsidRDefault="00212DDB" w:rsidP="00212DDB">
            <w:pPr>
              <w:widowControl/>
              <w:jc w:val="center"/>
              <w:rPr>
                <w:ins w:id="401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13" w:author="Zhang, Carol (MSHA)" w:date="2019-08-21T13:14:00Z">
              <w:r w:rsidRPr="006D3C33">
                <w:rPr>
                  <w:rFonts w:ascii="Calibri" w:hAnsi="Calibri" w:cs="Calibri"/>
                  <w:color w:val="000000"/>
                  <w:sz w:val="22"/>
                </w:rPr>
                <w:t>0x5001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4014" w:author="Zhang, Carol (MSHA)" w:date="2019-08-21T13:14:00Z"/>
              </w:rPr>
            </w:pPr>
            <w:ins w:id="4015" w:author="Zhang, Carol (MSHA)" w:date="2019-08-21T13:14:00Z">
              <w:r w:rsidRPr="00E51F02">
                <w:t>GPA</w:t>
              </w:r>
              <w:r w:rsidRPr="00397BCF">
                <w:rPr>
                  <w:rFonts w:hint="eastAsia"/>
                  <w:highlight w:val="yellow"/>
                </w:rPr>
                <w:t xml:space="preserve"> </w:t>
              </w:r>
              <w:r>
                <w:rPr>
                  <w:highlight w:val="yellow"/>
                </w:rPr>
                <w:t>,</w:t>
              </w:r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01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017" w:author="Zhang, Carol (MSHA)" w:date="2019-08-21T13:14:00Z"/>
                <w:color w:val="0000FF"/>
                <w:u w:val="single"/>
              </w:rPr>
            </w:pPr>
            <w:ins w:id="401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_Ref483314920 \n \h  \* MERGEFORMAT </w:instrText>
              </w:r>
            </w:ins>
            <w:r>
              <w:rPr>
                <w:color w:val="0000FF"/>
                <w:u w:val="single"/>
              </w:rPr>
            </w:r>
            <w:ins w:id="40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20" w:author="Zhang, Carol (MSHA)" w:date="2019-12-11T16:14:00Z">
              <w:r w:rsidR="00B2321A">
                <w:rPr>
                  <w:color w:val="0000FF"/>
                  <w:u w:val="single"/>
                </w:rPr>
                <w:t>3.115</w:t>
              </w:r>
            </w:ins>
            <w:ins w:id="40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_Ref483314920 \h  \* MERGEFORMAT </w:instrText>
              </w:r>
            </w:ins>
            <w:r>
              <w:rPr>
                <w:color w:val="0000FF"/>
                <w:u w:val="single"/>
              </w:rPr>
            </w:r>
            <w:ins w:id="402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23" w:author="Zhang, Carol (MSHA)" w:date="2019-12-11T16:14:00Z">
              <w:r w:rsidR="00B2321A" w:rsidRPr="00B2321A">
                <w:rPr>
                  <w:color w:val="0000FF"/>
                  <w:u w:val="single"/>
                  <w:rPrChange w:id="4024" w:author="Zhang, Carol (MSHA)" w:date="2019-12-11T16:14:00Z">
                    <w:rPr/>
                  </w:rPrChange>
                </w:rPr>
                <w:t>SET_SERIAL_NUMBER</w:t>
              </w:r>
            </w:ins>
            <w:ins w:id="40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6D3C33" w:rsidRDefault="00212DDB" w:rsidP="00212DDB">
            <w:pPr>
              <w:widowControl/>
              <w:jc w:val="center"/>
              <w:rPr>
                <w:ins w:id="402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27" w:author="Zhang, Carol (MSHA)" w:date="2019-08-21T13:14:00Z">
              <w:r w:rsidRPr="006D3C33">
                <w:rPr>
                  <w:rFonts w:ascii="Calibri" w:hAnsi="Calibri" w:cs="Calibri"/>
                  <w:color w:val="000000"/>
                  <w:sz w:val="22"/>
                </w:rPr>
                <w:t>0x5002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4028" w:author="Zhang, Carol (MSHA)" w:date="2019-08-21T13:14:00Z"/>
              </w:rPr>
            </w:pPr>
            <w:ins w:id="4029" w:author="Zhang, Carol (MSHA)" w:date="2019-08-21T13:14:00Z">
              <w:r w:rsidRPr="00E51F02">
                <w:t>GPA</w:t>
              </w:r>
              <w:r w:rsidRPr="00397BCF">
                <w:rPr>
                  <w:rFonts w:hint="eastAsia"/>
                  <w:highlight w:val="yellow"/>
                </w:rPr>
                <w:t xml:space="preserve"> </w:t>
              </w:r>
              <w:r>
                <w:rPr>
                  <w:highlight w:val="yellow"/>
                </w:rPr>
                <w:t>,</w:t>
              </w:r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030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184A8C" w:rsidRDefault="00212DDB" w:rsidP="00212DDB">
            <w:pPr>
              <w:jc w:val="left"/>
              <w:rPr>
                <w:ins w:id="4031" w:author="Zhang, Carol (MSHA)" w:date="2019-08-21T13:14:00Z"/>
                <w:color w:val="0000FF"/>
                <w:u w:val="single"/>
              </w:rPr>
            </w:pPr>
            <w:ins w:id="4032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begin"/>
              </w:r>
              <w:r w:rsidRPr="00184A8C">
                <w:rPr>
                  <w:color w:val="0000FF"/>
                  <w:u w:val="single"/>
                </w:rPr>
                <w:instrText xml:space="preserve"> REF _Ref488932457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184A8C">
              <w:rPr>
                <w:color w:val="0000FF"/>
                <w:u w:val="single"/>
              </w:rPr>
            </w:r>
            <w:ins w:id="4033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separate"/>
              </w:r>
            </w:ins>
            <w:ins w:id="4034" w:author="Zhang, Carol (MSHA)" w:date="2019-12-11T16:14:00Z">
              <w:r w:rsidR="00B2321A">
                <w:rPr>
                  <w:color w:val="0000FF"/>
                  <w:u w:val="single"/>
                </w:rPr>
                <w:t>3.116</w:t>
              </w:r>
            </w:ins>
            <w:ins w:id="4035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end"/>
              </w:r>
              <w:r w:rsidRPr="00184A8C">
                <w:rPr>
                  <w:color w:val="0000FF"/>
                  <w:u w:val="single"/>
                </w:rPr>
                <w:fldChar w:fldCharType="begin"/>
              </w:r>
              <w:r w:rsidRPr="00184A8C">
                <w:rPr>
                  <w:color w:val="0000FF"/>
                  <w:u w:val="single"/>
                </w:rPr>
                <w:instrText xml:space="preserve"> REF _Ref488932457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184A8C">
              <w:rPr>
                <w:color w:val="0000FF"/>
                <w:u w:val="single"/>
              </w:rPr>
            </w:r>
            <w:ins w:id="4036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separate"/>
              </w:r>
            </w:ins>
            <w:ins w:id="4037" w:author="Zhang, Carol (MSHA)" w:date="2019-12-11T16:14:00Z">
              <w:r w:rsidR="00B2321A" w:rsidRPr="00B2321A">
                <w:rPr>
                  <w:color w:val="0000FF"/>
                  <w:u w:val="single"/>
                  <w:rPrChange w:id="4038" w:author="Zhang, Carol (MSHA)" w:date="2019-12-11T16:14:00Z">
                    <w:rPr/>
                  </w:rPrChange>
                </w:rPr>
                <w:t>SET_UI_USER_DEFINE_SYRINGE_BRAND_NAME</w:t>
              </w:r>
            </w:ins>
            <w:ins w:id="4039" w:author="Zhang, Carol (MSHA)" w:date="2019-08-21T13:14:00Z">
              <w:r w:rsidRPr="00184A8C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6D3C33" w:rsidRDefault="00212DDB" w:rsidP="00212DDB">
            <w:pPr>
              <w:widowControl/>
              <w:jc w:val="center"/>
              <w:rPr>
                <w:ins w:id="404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41" w:author="Zhang, Carol (MSHA)" w:date="2019-08-21T13:14:00Z">
              <w:r w:rsidRPr="006D3C33">
                <w:rPr>
                  <w:rFonts w:ascii="Calibri" w:hAnsi="Calibri" w:cs="Calibri"/>
                  <w:color w:val="000000"/>
                  <w:sz w:val="22"/>
                </w:rPr>
                <w:t>0x5003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4042" w:author="Zhang, Carol (MSHA)" w:date="2019-08-21T13:14:00Z"/>
              </w:rPr>
            </w:pPr>
            <w:ins w:id="4043" w:author="Zhang, Carol (MSHA)" w:date="2019-08-21T13:14:00Z">
              <w:r w:rsidRPr="00E51F02">
                <w:t>GPA</w:t>
              </w:r>
              <w:r>
                <w:t>,</w:t>
              </w:r>
              <w:r w:rsidRPr="00397BCF">
                <w:rPr>
                  <w:rFonts w:hint="eastAsia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4044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Pr="00184A8C" w:rsidRDefault="00212DDB" w:rsidP="00212DDB">
            <w:pPr>
              <w:jc w:val="left"/>
              <w:rPr>
                <w:ins w:id="4045" w:author="Zhang, Carol (MSHA)" w:date="2019-08-21T13:14:00Z"/>
                <w:color w:val="0000FF"/>
                <w:u w:val="single"/>
              </w:rPr>
            </w:pPr>
            <w:ins w:id="404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_Ref498602058 \n \h  \* MERGEFORMAT </w:instrText>
              </w:r>
            </w:ins>
            <w:r>
              <w:rPr>
                <w:color w:val="0000FF"/>
                <w:u w:val="single"/>
              </w:rPr>
            </w:r>
            <w:ins w:id="40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48" w:author="Zhang, Carol (MSHA)" w:date="2019-12-11T16:14:00Z">
              <w:r w:rsidR="00B2321A">
                <w:rPr>
                  <w:color w:val="0000FF"/>
                  <w:u w:val="single"/>
                </w:rPr>
                <w:t>3.117</w:t>
              </w:r>
            </w:ins>
            <w:ins w:id="40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_Ref498602058 \h  \* MERGEFORMAT </w:instrText>
              </w:r>
            </w:ins>
            <w:r>
              <w:rPr>
                <w:color w:val="0000FF"/>
                <w:u w:val="single"/>
              </w:rPr>
            </w:r>
            <w:ins w:id="40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51" w:author="Zhang, Carol (MSHA)" w:date="2019-12-11T16:14:00Z">
              <w:r w:rsidR="00B2321A" w:rsidRPr="00B2321A">
                <w:rPr>
                  <w:color w:val="0000FF"/>
                  <w:u w:val="single"/>
                  <w:rPrChange w:id="4052" w:author="Zhang, Carol (MSHA)" w:date="2019-12-11T16:14:00Z">
                    <w:rPr/>
                  </w:rPrChange>
                </w:rPr>
                <w:t>RESTORE_FACTORY_SETTING</w:t>
              </w:r>
            </w:ins>
            <w:ins w:id="40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Pr="006D3C33" w:rsidRDefault="00212DDB" w:rsidP="00212DDB">
            <w:pPr>
              <w:widowControl/>
              <w:jc w:val="center"/>
              <w:rPr>
                <w:ins w:id="405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5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0x5004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Default="00212DDB" w:rsidP="00212DDB">
            <w:pPr>
              <w:rPr>
                <w:ins w:id="4056" w:author="Zhang, Carol (MSHA)" w:date="2019-08-21T13:14:00Z"/>
              </w:rPr>
            </w:pPr>
            <w:ins w:id="4057" w:author="Zhang, Carol (MSHA)" w:date="2019-08-21T13:14:00Z">
              <w:r w:rsidRPr="00E51F02">
                <w:t>GPA</w:t>
              </w:r>
              <w:r w:rsidRPr="00397BCF">
                <w:rPr>
                  <w:rFonts w:hint="eastAsia"/>
                  <w:highlight w:val="yellow"/>
                </w:rPr>
                <w:t xml:space="preserve"> </w:t>
              </w:r>
              <w:r>
                <w:rPr>
                  <w:highlight w:val="yellow"/>
                </w:rPr>
                <w:t>,</w:t>
              </w:r>
              <w:r w:rsidRPr="00397BCF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05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059" w:author="Zhang, Carol (MSHA)" w:date="2019-08-21T13:14:00Z"/>
                <w:color w:val="0000FF"/>
                <w:u w:val="single"/>
              </w:rPr>
            </w:pPr>
            <w:ins w:id="406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_Ref527016436 \n \h </w:instrText>
              </w:r>
            </w:ins>
            <w:r>
              <w:rPr>
                <w:color w:val="0000FF"/>
                <w:u w:val="single"/>
              </w:rPr>
            </w:r>
            <w:ins w:id="406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62" w:author="Zhang, Carol (MSHA)" w:date="2019-12-11T16:14:00Z">
              <w:r w:rsidR="00B2321A">
                <w:rPr>
                  <w:color w:val="0000FF"/>
                  <w:u w:val="single"/>
                </w:rPr>
                <w:t>3.118</w:t>
              </w:r>
            </w:ins>
            <w:ins w:id="40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_Ref527016436 \h  \* MERGEFORMAT </w:instrText>
              </w:r>
            </w:ins>
            <w:r>
              <w:rPr>
                <w:color w:val="0000FF"/>
                <w:u w:val="single"/>
              </w:rPr>
            </w:r>
            <w:ins w:id="406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65" w:author="Zhang, Carol (MSHA)" w:date="2019-12-11T16:14:00Z">
              <w:r w:rsidR="00B2321A" w:rsidRPr="00B2321A">
                <w:rPr>
                  <w:color w:val="0000FF"/>
                  <w:u w:val="single"/>
                  <w:rPrChange w:id="4066" w:author="Zhang, Carol (MSHA)" w:date="2019-12-11T16:14:00Z">
                    <w:rPr/>
                  </w:rPrChange>
                </w:rPr>
                <w:t>SET_TUBE_PRECISION_CALIBRATION_FACTOR</w:t>
              </w:r>
            </w:ins>
            <w:ins w:id="406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06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6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5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E51F02" w:rsidRDefault="00212DDB" w:rsidP="00212DDB">
            <w:pPr>
              <w:rPr>
                <w:ins w:id="4070" w:author="Zhang, Carol (MSHA)" w:date="2019-08-21T13:14:00Z"/>
              </w:rPr>
            </w:pPr>
            <w:ins w:id="4071" w:author="Zhang, Carol (MSHA)" w:date="2019-08-21T13:14:00Z">
              <w:r w:rsidRPr="00461B88">
                <w:rPr>
                  <w:highlight w:val="yellow"/>
                </w:rPr>
                <w:t>LVP</w:t>
              </w:r>
              <w:r w:rsidRPr="00AC7F9B">
                <w:rPr>
                  <w:highlight w:val="yellow"/>
                </w:rPr>
                <w:t>GPA</w:t>
              </w:r>
            </w:ins>
          </w:p>
        </w:tc>
      </w:tr>
      <w:tr w:rsidR="00212DDB" w:rsidTr="00212DDB">
        <w:trPr>
          <w:jc w:val="center"/>
          <w:ins w:id="4072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073" w:author="Zhang, Carol (MSHA)" w:date="2019-08-21T13:14:00Z"/>
                <w:color w:val="0000FF"/>
                <w:u w:val="single"/>
              </w:rPr>
            </w:pPr>
            <w:ins w:id="407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_Ref534895411 \n \h  \* MERGEFORMAT </w:instrText>
              </w:r>
            </w:ins>
            <w:r>
              <w:rPr>
                <w:color w:val="0000FF"/>
                <w:u w:val="single"/>
              </w:rPr>
            </w:r>
            <w:ins w:id="407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76" w:author="Zhang, Carol (MSHA)" w:date="2019-12-11T16:14:00Z">
              <w:r w:rsidR="00B2321A">
                <w:rPr>
                  <w:color w:val="0000FF"/>
                  <w:u w:val="single"/>
                </w:rPr>
                <w:t>3.119</w:t>
              </w:r>
            </w:ins>
            <w:ins w:id="40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_Ref534895411 \h  \* MERGEFORMAT </w:instrText>
              </w:r>
            </w:ins>
            <w:r>
              <w:rPr>
                <w:color w:val="0000FF"/>
                <w:u w:val="single"/>
              </w:rPr>
            </w:r>
            <w:ins w:id="407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79" w:author="Zhang, Carol (MSHA)" w:date="2019-12-11T16:14:00Z">
              <w:r w:rsidR="00B2321A" w:rsidRPr="00B2321A">
                <w:rPr>
                  <w:color w:val="0000FF"/>
                  <w:u w:val="single"/>
                  <w:rPrChange w:id="4080" w:author="Zhang, Carol (MSHA)" w:date="2019-12-11T16:14:00Z">
                    <w:rPr/>
                  </w:rPrChange>
                </w:rPr>
                <w:t>SET_BRAND_PRESSURE_CALIBRATION_FACTOR_KB</w:t>
              </w:r>
            </w:ins>
            <w:ins w:id="408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08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8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6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E51F02" w:rsidRDefault="00212DDB" w:rsidP="00212DDB">
            <w:pPr>
              <w:rPr>
                <w:ins w:id="4084" w:author="Zhang, Carol (MSHA)" w:date="2019-08-21T13:14:00Z"/>
              </w:rPr>
            </w:pPr>
            <w:ins w:id="4085" w:author="Zhang, Carol (MSHA)" w:date="2019-08-21T13:14:00Z">
              <w:r w:rsidRPr="00185C34">
                <w:rPr>
                  <w:highlight w:val="yellow"/>
                </w:rPr>
                <w:t>LVP</w:t>
              </w:r>
              <w:r w:rsidRPr="00AC7F9B">
                <w:rPr>
                  <w:highlight w:val="yellow"/>
                </w:rPr>
                <w:t>GPA</w:t>
              </w:r>
            </w:ins>
          </w:p>
        </w:tc>
      </w:tr>
      <w:tr w:rsidR="00212DDB" w:rsidTr="00212DDB">
        <w:trPr>
          <w:jc w:val="center"/>
          <w:ins w:id="408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087" w:author="Zhang, Carol (MSHA)" w:date="2019-08-21T13:14:00Z"/>
                <w:color w:val="0000FF"/>
                <w:u w:val="single"/>
              </w:rPr>
            </w:pPr>
            <w:ins w:id="408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_Ref8657775 \n \h  \* MERGEFORMAT </w:instrText>
              </w:r>
            </w:ins>
            <w:r>
              <w:rPr>
                <w:color w:val="0000FF"/>
                <w:u w:val="single"/>
              </w:rPr>
            </w:r>
            <w:ins w:id="408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90" w:author="Zhang, Carol (MSHA)" w:date="2019-12-11T16:14:00Z">
              <w:r w:rsidR="00B2321A">
                <w:rPr>
                  <w:color w:val="0000FF"/>
                  <w:u w:val="single"/>
                </w:rPr>
                <w:t>3.120</w:t>
              </w:r>
            </w:ins>
            <w:ins w:id="40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_Ref8657775 \h  \* MERGEFORMAT </w:instrText>
              </w:r>
            </w:ins>
            <w:r>
              <w:rPr>
                <w:color w:val="0000FF"/>
                <w:u w:val="single"/>
              </w:rPr>
            </w:r>
            <w:ins w:id="409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093" w:author="Zhang, Carol (MSHA)" w:date="2019-12-11T16:14:00Z">
              <w:r w:rsidR="00B2321A" w:rsidRPr="00B2321A">
                <w:rPr>
                  <w:color w:val="0000FF"/>
                  <w:u w:val="single"/>
                  <w:rPrChange w:id="4094" w:author="Zhang, Carol (MSHA)" w:date="2019-12-11T16:14:00Z">
                    <w:rPr/>
                  </w:rPrChange>
                </w:rPr>
                <w:t>SET_BRAND_OCCLUSION_LEVEL_THRESHOLD</w:t>
              </w:r>
            </w:ins>
            <w:ins w:id="409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09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09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E51F02" w:rsidRDefault="00212DDB" w:rsidP="00212DDB">
            <w:pPr>
              <w:rPr>
                <w:ins w:id="4098" w:author="Zhang, Carol (MSHA)" w:date="2019-08-21T13:14:00Z"/>
              </w:rPr>
            </w:pPr>
            <w:ins w:id="4099" w:author="Zhang, Carol (MSHA)" w:date="2019-08-21T13:14:00Z">
              <w:r w:rsidRPr="00AC6C74">
                <w:rPr>
                  <w:sz w:val="18"/>
                  <w:szCs w:val="18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100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101" w:author="Zhang, Carol (MSHA)" w:date="2019-08-21T13:14:00Z"/>
                <w:color w:val="0000FF"/>
                <w:u w:val="single"/>
              </w:rPr>
            </w:pPr>
            <w:ins w:id="410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_Ref15308650 \n \h </w:instrText>
              </w:r>
            </w:ins>
            <w:r>
              <w:rPr>
                <w:color w:val="0000FF"/>
                <w:u w:val="single"/>
              </w:rPr>
            </w:r>
            <w:ins w:id="410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04" w:author="Zhang, Carol (MSHA)" w:date="2019-12-11T16:14:00Z">
              <w:r w:rsidR="00B2321A">
                <w:rPr>
                  <w:color w:val="0000FF"/>
                  <w:u w:val="single"/>
                </w:rPr>
                <w:t>3.121</w:t>
              </w:r>
            </w:ins>
            <w:ins w:id="41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_Ref15308650 \h  \* MERGEFORMAT </w:instrText>
              </w:r>
            </w:ins>
            <w:r>
              <w:rPr>
                <w:color w:val="0000FF"/>
                <w:u w:val="single"/>
              </w:rPr>
            </w:r>
            <w:ins w:id="410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07" w:author="Zhang, Carol (MSHA)" w:date="2019-12-11T16:14:00Z">
              <w:r w:rsidR="00B2321A" w:rsidRPr="00B2321A">
                <w:rPr>
                  <w:color w:val="0000FF"/>
                  <w:u w:val="single"/>
                  <w:rPrChange w:id="4108" w:author="Zhang, Carol (MSHA)" w:date="2019-12-11T16:14:00Z">
                    <w:rPr/>
                  </w:rPrChange>
                </w:rPr>
                <w:t>RESTORE_FACTORY_SETTING (Factory mode)</w:t>
              </w:r>
            </w:ins>
            <w:ins w:id="410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11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1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0x500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8</w:t>
              </w:r>
            </w:ins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AC6C74" w:rsidRDefault="00212DDB" w:rsidP="00212DDB">
            <w:pPr>
              <w:rPr>
                <w:ins w:id="4112" w:author="Zhang, Carol (MSHA)" w:date="2019-08-21T13:14:00Z"/>
                <w:sz w:val="18"/>
                <w:szCs w:val="18"/>
                <w:highlight w:val="yellow"/>
              </w:rPr>
            </w:pPr>
            <w:ins w:id="4113" w:author="Zhang, Carol (MSHA)" w:date="2019-08-21T13:14:00Z">
              <w:r w:rsidRPr="00AC6C74">
                <w:rPr>
                  <w:sz w:val="18"/>
                  <w:szCs w:val="18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114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115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116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E51F02" w:rsidRDefault="00212DDB" w:rsidP="00212DDB">
            <w:pPr>
              <w:rPr>
                <w:ins w:id="4117" w:author="Zhang, Carol (MSHA)" w:date="2019-08-21T13:14:00Z"/>
              </w:rPr>
            </w:pPr>
          </w:p>
        </w:tc>
      </w:tr>
      <w:tr w:rsidR="00212DDB" w:rsidTr="00212DDB">
        <w:trPr>
          <w:jc w:val="center"/>
          <w:ins w:id="411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212DDB" w:rsidRDefault="00212DDB" w:rsidP="00212DDB">
            <w:pPr>
              <w:jc w:val="left"/>
              <w:rPr>
                <w:ins w:id="4119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212DDB" w:rsidRDefault="00212DDB" w:rsidP="00212DDB">
            <w:pPr>
              <w:widowControl/>
              <w:jc w:val="center"/>
              <w:rPr>
                <w:ins w:id="4120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212DDB" w:rsidRPr="00E51F02" w:rsidRDefault="00212DDB" w:rsidP="00212DDB">
            <w:pPr>
              <w:rPr>
                <w:ins w:id="4121" w:author="Zhang, Carol (MSHA)" w:date="2019-08-21T13:14:00Z"/>
              </w:rPr>
            </w:pPr>
          </w:p>
        </w:tc>
      </w:tr>
      <w:tr w:rsidR="00212DDB" w:rsidTr="00212DDB">
        <w:trPr>
          <w:jc w:val="center"/>
          <w:ins w:id="412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6D3C33" w:rsidRDefault="00212DDB" w:rsidP="00212DDB">
            <w:pPr>
              <w:widowControl/>
              <w:jc w:val="left"/>
              <w:rPr>
                <w:ins w:id="412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2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药</w:t>
              </w:r>
              <w:r>
                <w:rPr>
                  <w:rFonts w:ascii="宋体" w:eastAsia="宋体" w:hAnsi="宋体" w:cs="宋体" w:hint="eastAsia"/>
                  <w:color w:val="000000"/>
                  <w:sz w:val="22"/>
                </w:rPr>
                <w:t>库</w:t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6D3C33" w:rsidRDefault="00212DDB" w:rsidP="00212DDB">
            <w:pPr>
              <w:widowControl/>
              <w:jc w:val="center"/>
              <w:rPr>
                <w:ins w:id="412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26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0x6000~0x6FFF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jc w:val="center"/>
              <w:rPr>
                <w:ins w:id="4127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4128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0B6CC4" w:rsidRDefault="00212DDB" w:rsidP="00212DDB">
            <w:pPr>
              <w:jc w:val="left"/>
              <w:rPr>
                <w:ins w:id="4129" w:author="Zhang, Carol (MSHA)" w:date="2019-08-21T13:14:00Z"/>
                <w:color w:val="0000FF"/>
                <w:u w:val="single"/>
              </w:rPr>
            </w:pPr>
            <w:ins w:id="413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_Ref479165148 \n \h  \* MERGEFORMAT </w:instrText>
              </w:r>
            </w:ins>
            <w:r>
              <w:rPr>
                <w:color w:val="0000FF"/>
                <w:u w:val="single"/>
              </w:rPr>
            </w:r>
            <w:ins w:id="41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32" w:author="Zhang, Carol (MSHA)" w:date="2019-12-11T16:14:00Z">
              <w:r w:rsidR="00B2321A">
                <w:rPr>
                  <w:color w:val="0000FF"/>
                  <w:u w:val="single"/>
                </w:rPr>
                <w:t>3.122</w:t>
              </w:r>
            </w:ins>
            <w:ins w:id="413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 w:rsidRPr="000B6CC4">
                <w:rPr>
                  <w:color w:val="0000FF"/>
                  <w:u w:val="single"/>
                </w:rPr>
                <w:fldChar w:fldCharType="begin"/>
              </w:r>
              <w:r w:rsidRPr="000B6CC4">
                <w:rPr>
                  <w:color w:val="0000FF"/>
                  <w:u w:val="single"/>
                </w:rPr>
                <w:instrText xml:space="preserve"> REF _Ref479165148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0B6CC4">
              <w:rPr>
                <w:color w:val="0000FF"/>
                <w:u w:val="single"/>
              </w:rPr>
            </w:r>
            <w:ins w:id="4134" w:author="Zhang, Carol (MSHA)" w:date="2019-08-21T13:14:00Z">
              <w:r w:rsidRPr="000B6CC4">
                <w:rPr>
                  <w:color w:val="0000FF"/>
                  <w:u w:val="single"/>
                </w:rPr>
                <w:fldChar w:fldCharType="separate"/>
              </w:r>
            </w:ins>
            <w:ins w:id="4135" w:author="Zhang, Carol (MSHA)" w:date="2019-12-11T16:14:00Z">
              <w:r w:rsidR="00B2321A" w:rsidRPr="00B2321A">
                <w:rPr>
                  <w:color w:val="0000FF"/>
                  <w:u w:val="single"/>
                  <w:rPrChange w:id="4136" w:author="Zhang, Carol (MSHA)" w:date="2019-12-11T16:14:00Z">
                    <w:rPr/>
                  </w:rPrChange>
                </w:rPr>
                <w:t>GET_ DRUG_ITEM</w:t>
              </w:r>
            </w:ins>
            <w:ins w:id="4137" w:author="Zhang, Carol (MSHA)" w:date="2019-08-21T13:14:00Z">
              <w:r w:rsidRPr="000B6CC4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13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39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0x6000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140" w:author="Zhang, Carol (MSHA)" w:date="2019-08-21T13:14:00Z"/>
              </w:rPr>
            </w:pPr>
            <w:ins w:id="4141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14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0B6CC4" w:rsidRDefault="00212DDB" w:rsidP="00212DDB">
            <w:pPr>
              <w:jc w:val="left"/>
              <w:rPr>
                <w:ins w:id="4143" w:author="Zhang, Carol (MSHA)" w:date="2019-08-21T13:14:00Z"/>
                <w:color w:val="0000FF"/>
                <w:u w:val="single"/>
              </w:rPr>
            </w:pPr>
            <w:ins w:id="414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_Ref479165169 \n \h  \* MERGEFORMAT </w:instrText>
              </w:r>
            </w:ins>
            <w:r>
              <w:rPr>
                <w:color w:val="0000FF"/>
                <w:u w:val="single"/>
              </w:rPr>
            </w:r>
            <w:ins w:id="41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46" w:author="Zhang, Carol (MSHA)" w:date="2019-12-11T16:14:00Z">
              <w:r w:rsidR="00B2321A">
                <w:rPr>
                  <w:color w:val="0000FF"/>
                  <w:u w:val="single"/>
                </w:rPr>
                <w:t>3.123</w:t>
              </w:r>
            </w:ins>
            <w:ins w:id="41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_Ref479165169 \h  \* MERGEFORMAT </w:instrText>
              </w:r>
            </w:ins>
            <w:r>
              <w:rPr>
                <w:color w:val="0000FF"/>
                <w:u w:val="single"/>
              </w:rPr>
            </w:r>
            <w:ins w:id="414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49" w:author="Zhang, Carol (MSHA)" w:date="2019-12-11T16:14:00Z">
              <w:r w:rsidR="00B2321A" w:rsidRPr="00B2321A">
                <w:rPr>
                  <w:color w:val="0000FF"/>
                  <w:u w:val="single"/>
                  <w:rPrChange w:id="4150" w:author="Zhang, Carol (MSHA)" w:date="2019-12-11T16:14:00Z">
                    <w:rPr/>
                  </w:rPrChange>
                </w:rPr>
                <w:t>UPDATE_DRUG_ITEM</w:t>
              </w:r>
            </w:ins>
            <w:ins w:id="41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15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53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0x6001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154" w:author="Zhang, Carol (MSHA)" w:date="2019-08-21T13:14:00Z"/>
              </w:rPr>
            </w:pPr>
            <w:ins w:id="4155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156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0B6CC4" w:rsidRDefault="00212DDB" w:rsidP="00212DDB">
            <w:pPr>
              <w:jc w:val="left"/>
              <w:rPr>
                <w:ins w:id="4157" w:author="Zhang, Carol (MSHA)" w:date="2019-08-21T13:14:00Z"/>
                <w:color w:val="0000FF"/>
                <w:u w:val="single"/>
              </w:rPr>
            </w:pPr>
            <w:ins w:id="415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_Ref479165136 \n \h  \* MERGEFORMAT </w:instrText>
              </w:r>
            </w:ins>
            <w:r>
              <w:rPr>
                <w:color w:val="0000FF"/>
                <w:u w:val="single"/>
              </w:rPr>
            </w:r>
            <w:ins w:id="41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60" w:author="Zhang, Carol (MSHA)" w:date="2019-12-11T16:14:00Z">
              <w:r w:rsidR="00B2321A">
                <w:rPr>
                  <w:color w:val="0000FF"/>
                  <w:u w:val="single"/>
                </w:rPr>
                <w:t>3.124</w:t>
              </w:r>
            </w:ins>
            <w:ins w:id="41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_Ref479165136 \h  \* MERGEFORMAT </w:instrText>
              </w:r>
            </w:ins>
            <w:r>
              <w:rPr>
                <w:color w:val="0000FF"/>
                <w:u w:val="single"/>
              </w:rPr>
            </w:r>
            <w:ins w:id="416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63" w:author="Zhang, Carol (MSHA)" w:date="2019-12-11T16:14:00Z">
              <w:r w:rsidR="00B2321A" w:rsidRPr="00B2321A">
                <w:rPr>
                  <w:color w:val="0000FF"/>
                  <w:u w:val="single"/>
                  <w:rPrChange w:id="4164" w:author="Zhang, Carol (MSHA)" w:date="2019-12-11T16:14:00Z">
                    <w:rPr/>
                  </w:rPrChange>
                </w:rPr>
                <w:t>GET_CATEGORY_ITEM</w:t>
              </w:r>
            </w:ins>
            <w:ins w:id="41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16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67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0x6002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168" w:author="Zhang, Carol (MSHA)" w:date="2019-08-21T13:14:00Z"/>
              </w:rPr>
            </w:pPr>
            <w:ins w:id="4169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170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171" w:author="Zhang, Carol (MSHA)" w:date="2019-08-21T13:14:00Z"/>
                <w:color w:val="0000FF"/>
                <w:u w:val="single"/>
              </w:rPr>
            </w:pPr>
            <w:ins w:id="417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_Ref479165159 \n \h  \* MERGEFORMAT </w:instrText>
              </w:r>
            </w:ins>
            <w:r>
              <w:rPr>
                <w:color w:val="0000FF"/>
                <w:u w:val="single"/>
              </w:rPr>
            </w:r>
            <w:ins w:id="41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74" w:author="Zhang, Carol (MSHA)" w:date="2019-12-11T16:14:00Z">
              <w:r w:rsidR="00B2321A">
                <w:rPr>
                  <w:color w:val="0000FF"/>
                  <w:u w:val="single"/>
                </w:rPr>
                <w:t>3.125</w:t>
              </w:r>
            </w:ins>
            <w:ins w:id="41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_Ref479165159 \h  \* MERGEFORMAT </w:instrText>
              </w:r>
            </w:ins>
            <w:r>
              <w:rPr>
                <w:color w:val="0000FF"/>
                <w:u w:val="single"/>
              </w:rPr>
            </w:r>
            <w:ins w:id="417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77" w:author="Zhang, Carol (MSHA)" w:date="2019-12-11T16:14:00Z">
              <w:r w:rsidR="00B2321A" w:rsidRPr="00B2321A">
                <w:rPr>
                  <w:color w:val="0000FF"/>
                  <w:u w:val="single"/>
                  <w:rPrChange w:id="4178" w:author="Zhang, Carol (MSHA)" w:date="2019-12-11T16:14:00Z">
                    <w:rPr/>
                  </w:rPrChange>
                </w:rPr>
                <w:t>UPDATE_CATEGORY_ITEM</w:t>
              </w:r>
            </w:ins>
            <w:ins w:id="41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18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81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0x6003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182" w:author="Zhang, Carol (MSHA)" w:date="2019-08-21T13:14:00Z"/>
              </w:rPr>
            </w:pPr>
            <w:ins w:id="4183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184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185" w:author="Zhang, Carol (MSHA)" w:date="2019-08-21T13:14:00Z"/>
                <w:color w:val="0000FF"/>
                <w:u w:val="single"/>
              </w:rPr>
            </w:pPr>
            <w:ins w:id="418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_Ref479165126 \n \h  \* MERGEFORMAT </w:instrText>
              </w:r>
            </w:ins>
            <w:r>
              <w:rPr>
                <w:color w:val="0000FF"/>
                <w:u w:val="single"/>
              </w:rPr>
            </w:r>
            <w:ins w:id="41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88" w:author="Zhang, Carol (MSHA)" w:date="2019-12-11T16:14:00Z">
              <w:r w:rsidR="00B2321A">
                <w:rPr>
                  <w:color w:val="0000FF"/>
                  <w:u w:val="single"/>
                </w:rPr>
                <w:t>3.126</w:t>
              </w:r>
            </w:ins>
            <w:ins w:id="41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_Ref479165126 \h  \* MERGEFORMAT </w:instrText>
              </w:r>
            </w:ins>
            <w:r>
              <w:rPr>
                <w:color w:val="0000FF"/>
                <w:u w:val="single"/>
              </w:rPr>
            </w:r>
            <w:ins w:id="41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191" w:author="Zhang, Carol (MSHA)" w:date="2019-12-11T16:14:00Z">
              <w:r w:rsidR="00B2321A" w:rsidRPr="00B2321A">
                <w:rPr>
                  <w:color w:val="0000FF"/>
                  <w:u w:val="single"/>
                  <w:rPrChange w:id="4192" w:author="Zhang, Carol (MSHA)" w:date="2019-12-11T16:14:00Z">
                    <w:rPr/>
                  </w:rPrChange>
                </w:rPr>
                <w:t>GET_DRUG_LIB_COUNT</w:t>
              </w:r>
            </w:ins>
            <w:ins w:id="41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19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195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0x6004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196" w:author="Zhang, Carol (MSHA)" w:date="2019-08-21T13:14:00Z"/>
              </w:rPr>
            </w:pPr>
            <w:ins w:id="4197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198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199" w:author="Zhang, Carol (MSHA)" w:date="2019-08-21T13:14:00Z"/>
                <w:color w:val="0000FF"/>
                <w:u w:val="single"/>
              </w:rPr>
            </w:pPr>
            <w:ins w:id="420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_Ref494207661 \n \h  \* MERGEFORMAT </w:instrText>
              </w:r>
            </w:ins>
            <w:r>
              <w:rPr>
                <w:color w:val="0000FF"/>
                <w:u w:val="single"/>
              </w:rPr>
            </w:r>
            <w:ins w:id="42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02" w:author="Zhang, Carol (MSHA)" w:date="2019-12-11T16:14:00Z">
              <w:r w:rsidR="00B2321A">
                <w:rPr>
                  <w:color w:val="0000FF"/>
                  <w:u w:val="single"/>
                </w:rPr>
                <w:t>3.127</w:t>
              </w:r>
            </w:ins>
            <w:ins w:id="42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_Ref494207661 \h  \* MERGEFORMAT </w:instrText>
              </w:r>
            </w:ins>
            <w:r>
              <w:rPr>
                <w:color w:val="0000FF"/>
                <w:u w:val="single"/>
              </w:rPr>
            </w:r>
            <w:ins w:id="420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05" w:author="Zhang, Carol (MSHA)" w:date="2019-12-11T16:14:00Z">
              <w:r w:rsidR="00B2321A" w:rsidRPr="00B2321A">
                <w:rPr>
                  <w:color w:val="0000FF"/>
                  <w:u w:val="single"/>
                  <w:rPrChange w:id="4206" w:author="Zhang, Carol (MSHA)" w:date="2019-12-11T16:14:00Z">
                    <w:rPr/>
                  </w:rPrChange>
                </w:rPr>
                <w:t>GET_CATEGORY_COUNT</w:t>
              </w:r>
            </w:ins>
            <w:ins w:id="42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20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209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0x6005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210" w:author="Zhang, Carol (MSHA)" w:date="2019-08-21T13:14:00Z"/>
              </w:rPr>
            </w:pPr>
            <w:ins w:id="4211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1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213" w:author="Zhang, Carol (MSHA)" w:date="2019-08-21T13:14:00Z"/>
                <w:color w:val="0000FF"/>
                <w:u w:val="single"/>
              </w:rPr>
            </w:pPr>
            <w:ins w:id="421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_Ref479165178 \n \h  \* MERGEFORMAT </w:instrText>
              </w:r>
            </w:ins>
            <w:r>
              <w:rPr>
                <w:color w:val="0000FF"/>
                <w:u w:val="single"/>
              </w:rPr>
            </w:r>
            <w:ins w:id="42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16" w:author="Zhang, Carol (MSHA)" w:date="2019-12-11T16:14:00Z">
              <w:r w:rsidR="00B2321A">
                <w:rPr>
                  <w:color w:val="0000FF"/>
                  <w:u w:val="single"/>
                </w:rPr>
                <w:t>3.128</w:t>
              </w:r>
            </w:ins>
            <w:ins w:id="42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_Ref479165178 \h  \* MERGEFORMAT </w:instrText>
              </w:r>
            </w:ins>
            <w:r>
              <w:rPr>
                <w:color w:val="0000FF"/>
                <w:u w:val="single"/>
              </w:rPr>
            </w:r>
            <w:ins w:id="421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19" w:author="Zhang, Carol (MSHA)" w:date="2019-12-11T16:14:00Z">
              <w:r w:rsidR="00B2321A" w:rsidRPr="00B2321A">
                <w:rPr>
                  <w:color w:val="0000FF"/>
                  <w:u w:val="single"/>
                  <w:rPrChange w:id="4220" w:author="Zhang, Carol (MSHA)" w:date="2019-12-11T16:14:00Z">
                    <w:rPr/>
                  </w:rPrChange>
                </w:rPr>
                <w:t>CLEAR_DRUG_LIB</w:t>
              </w:r>
            </w:ins>
            <w:ins w:id="42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2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223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0x6006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224" w:author="Zhang, Carol (MSHA)" w:date="2019-08-21T13:14:00Z"/>
              </w:rPr>
            </w:pPr>
            <w:ins w:id="4225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26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227" w:author="Zhang, Carol (MSHA)" w:date="2019-08-21T13:14:00Z"/>
                <w:color w:val="0000FF"/>
                <w:u w:val="single"/>
              </w:rPr>
            </w:pPr>
            <w:ins w:id="422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_Ref479672771 \n \h  \* MERGEFORMAT </w:instrText>
              </w:r>
            </w:ins>
            <w:r>
              <w:rPr>
                <w:color w:val="0000FF"/>
                <w:u w:val="single"/>
              </w:rPr>
            </w:r>
            <w:ins w:id="42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30" w:author="Zhang, Carol (MSHA)" w:date="2019-12-11T16:14:00Z">
              <w:r w:rsidR="00B2321A">
                <w:rPr>
                  <w:color w:val="0000FF"/>
                  <w:u w:val="single"/>
                </w:rPr>
                <w:t>3.129</w:t>
              </w:r>
            </w:ins>
            <w:ins w:id="42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_Ref479672771 \h  \* MERGEFORMAT </w:instrText>
              </w:r>
            </w:ins>
            <w:r>
              <w:rPr>
                <w:color w:val="0000FF"/>
                <w:u w:val="single"/>
              </w:rPr>
            </w:r>
            <w:ins w:id="42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33" w:author="Zhang, Carol (MSHA)" w:date="2019-12-11T16:14:00Z">
              <w:r w:rsidR="00B2321A" w:rsidRPr="00B2321A">
                <w:rPr>
                  <w:color w:val="0000FF"/>
                  <w:u w:val="single"/>
                  <w:rPrChange w:id="4234" w:author="Zhang, Carol (MSHA)" w:date="2019-12-11T16:14:00Z">
                    <w:rPr/>
                  </w:rPrChange>
                </w:rPr>
                <w:t>GET_LANGUAGE_COUNT</w:t>
              </w:r>
            </w:ins>
            <w:ins w:id="42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23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237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0x6007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238" w:author="Zhang, Carol (MSHA)" w:date="2019-08-21T13:14:00Z"/>
              </w:rPr>
            </w:pPr>
            <w:ins w:id="4239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40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241" w:author="Zhang, Carol (MSHA)" w:date="2019-08-21T13:14:00Z"/>
                <w:color w:val="0000FF"/>
                <w:u w:val="single"/>
              </w:rPr>
            </w:pPr>
            <w:ins w:id="424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_Ref496800441 \n \h  \* MERGEFORMAT </w:instrText>
              </w:r>
            </w:ins>
            <w:r>
              <w:rPr>
                <w:color w:val="0000FF"/>
                <w:u w:val="single"/>
              </w:rPr>
            </w:r>
            <w:ins w:id="42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44" w:author="Zhang, Carol (MSHA)" w:date="2019-12-11T16:14:00Z">
              <w:r w:rsidR="00B2321A">
                <w:rPr>
                  <w:color w:val="0000FF"/>
                  <w:u w:val="single"/>
                </w:rPr>
                <w:t>3.130</w:t>
              </w:r>
            </w:ins>
            <w:ins w:id="424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_Ref496800441 \h  \* MERGEFORMAT </w:instrText>
              </w:r>
            </w:ins>
            <w:r>
              <w:rPr>
                <w:color w:val="0000FF"/>
                <w:u w:val="single"/>
              </w:rPr>
            </w:r>
            <w:ins w:id="424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47" w:author="Zhang, Carol (MSHA)" w:date="2019-12-11T16:14:00Z">
              <w:r w:rsidR="00B2321A" w:rsidRPr="00B2321A">
                <w:rPr>
                  <w:color w:val="0000FF"/>
                  <w:u w:val="single"/>
                  <w:rPrChange w:id="4248" w:author="Zhang, Carol (MSHA)" w:date="2019-12-11T16:14:00Z">
                    <w:rPr/>
                  </w:rPrChange>
                </w:rPr>
                <w:t>UPDATE_CATEGORY_DRUGINDEX</w:t>
              </w:r>
            </w:ins>
            <w:ins w:id="42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25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25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0x6008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252" w:author="Zhang, Carol (MSHA)" w:date="2019-08-21T13:14:00Z"/>
              </w:rPr>
            </w:pPr>
            <w:ins w:id="4253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54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255" w:author="Zhang, Carol (MSHA)" w:date="2019-08-21T13:14:00Z"/>
                <w:color w:val="0000FF"/>
                <w:u w:val="single"/>
              </w:rPr>
            </w:pPr>
            <w:ins w:id="425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_Ref496801869 \n \h  \* MERGEFORMAT </w:instrText>
              </w:r>
            </w:ins>
            <w:r>
              <w:rPr>
                <w:color w:val="0000FF"/>
                <w:u w:val="single"/>
              </w:rPr>
            </w:r>
            <w:ins w:id="42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58" w:author="Zhang, Carol (MSHA)" w:date="2019-12-11T16:14:00Z">
              <w:r w:rsidR="00B2321A">
                <w:rPr>
                  <w:color w:val="0000FF"/>
                  <w:u w:val="single"/>
                </w:rPr>
                <w:t>3.131</w:t>
              </w:r>
            </w:ins>
            <w:ins w:id="425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_Ref496801869 \h  \* MERGEFORMAT </w:instrText>
              </w:r>
            </w:ins>
            <w:r>
              <w:rPr>
                <w:color w:val="0000FF"/>
                <w:u w:val="single"/>
              </w:rPr>
            </w:r>
            <w:ins w:id="42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261" w:author="Zhang, Carol (MSHA)" w:date="2019-12-11T16:14:00Z">
              <w:r w:rsidR="00B2321A" w:rsidRPr="00B2321A">
                <w:rPr>
                  <w:color w:val="0000FF"/>
                  <w:u w:val="single"/>
                  <w:rPrChange w:id="4262" w:author="Zhang, Carol (MSHA)" w:date="2019-12-11T16:14:00Z">
                    <w:rPr/>
                  </w:rPrChange>
                </w:rPr>
                <w:t>GET_CATEGORY_DRUGINDEX</w:t>
              </w:r>
            </w:ins>
            <w:ins w:id="42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26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26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0x6009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Default="00212DDB" w:rsidP="00212DDB">
            <w:pPr>
              <w:rPr>
                <w:ins w:id="4266" w:author="Zhang, Carol (MSHA)" w:date="2019-08-21T13:14:00Z"/>
              </w:rPr>
            </w:pPr>
            <w:ins w:id="4267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68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461B88" w:rsidRDefault="00212DDB" w:rsidP="00212DDB">
            <w:pPr>
              <w:jc w:val="left"/>
              <w:rPr>
                <w:ins w:id="4269" w:author="Zhang, Carol (MSHA)" w:date="2019-08-21T13:14:00Z"/>
                <w:strike/>
                <w:color w:val="0000FF"/>
                <w:u w:val="single"/>
              </w:rPr>
            </w:pPr>
            <w:ins w:id="4270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begin"/>
              </w:r>
              <w:r w:rsidRPr="00461B88">
                <w:rPr>
                  <w:strike/>
                  <w:color w:val="0000FF"/>
                  <w:u w:val="single"/>
                </w:rPr>
                <w:instrText xml:space="preserve"> REF _Ref514230402 \n \h </w:instrText>
              </w:r>
              <w:r>
                <w:rPr>
                  <w:strike/>
                  <w:color w:val="0000FF"/>
                  <w:u w:val="single"/>
                </w:rPr>
                <w:instrText xml:space="preserve"> \* MERGEFORMAT </w:instrText>
              </w:r>
            </w:ins>
            <w:r w:rsidRPr="00461B88">
              <w:rPr>
                <w:strike/>
                <w:color w:val="0000FF"/>
                <w:u w:val="single"/>
              </w:rPr>
            </w:r>
            <w:ins w:id="4271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separate"/>
              </w:r>
            </w:ins>
            <w:ins w:id="4272" w:author="Zhang, Carol (MSHA)" w:date="2019-12-11T16:14:00Z">
              <w:r w:rsidR="00B2321A">
                <w:rPr>
                  <w:strike/>
                  <w:color w:val="0000FF"/>
                  <w:u w:val="single"/>
                </w:rPr>
                <w:t>3.132</w:t>
              </w:r>
            </w:ins>
            <w:ins w:id="4273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end"/>
              </w:r>
              <w:r w:rsidRPr="00461B88">
                <w:rPr>
                  <w:strike/>
                  <w:color w:val="0000FF"/>
                  <w:u w:val="single"/>
                </w:rPr>
                <w:fldChar w:fldCharType="begin"/>
              </w:r>
              <w:r w:rsidRPr="00461B88">
                <w:rPr>
                  <w:strike/>
                  <w:color w:val="0000FF"/>
                  <w:u w:val="single"/>
                </w:rPr>
                <w:instrText xml:space="preserve"> REF _Ref514230402 \h  \* MERGEFORMAT </w:instrText>
              </w:r>
            </w:ins>
            <w:r w:rsidRPr="00461B88">
              <w:rPr>
                <w:strike/>
                <w:color w:val="0000FF"/>
                <w:u w:val="single"/>
              </w:rPr>
            </w:r>
            <w:ins w:id="4274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separate"/>
              </w:r>
            </w:ins>
            <w:ins w:id="4275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4276" w:author="Zhang, Carol (MSHA)" w:date="2019-12-11T16:14:00Z">
                    <w:rPr/>
                  </w:rPrChange>
                </w:rPr>
                <w:t>ENABLE_DRUGLIB_FEATURES</w:t>
              </w:r>
            </w:ins>
            <w:ins w:id="4277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461B88" w:rsidRDefault="00212DDB" w:rsidP="00212DDB">
            <w:pPr>
              <w:widowControl/>
              <w:jc w:val="center"/>
              <w:rPr>
                <w:ins w:id="4278" w:author="Zhang, Carol (MSHA)" w:date="2019-08-21T13:14:00Z"/>
                <w:rFonts w:ascii="Calibri" w:hAnsi="Calibri" w:cs="Calibri"/>
                <w:strike/>
                <w:color w:val="000000"/>
                <w:sz w:val="22"/>
              </w:rPr>
            </w:pPr>
            <w:ins w:id="4279" w:author="Zhang, Carol (MSHA)" w:date="2019-08-21T13:14:00Z">
              <w:r w:rsidRPr="00461B88">
                <w:rPr>
                  <w:rFonts w:ascii="Calibri" w:hAnsi="Calibri" w:cs="Calibri"/>
                  <w:strike/>
                  <w:color w:val="000000"/>
                  <w:sz w:val="22"/>
                </w:rPr>
                <w:t>0x600A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280" w:author="Zhang, Carol (MSHA)" w:date="2019-08-21T13:14:00Z"/>
              </w:rPr>
            </w:pPr>
            <w:ins w:id="4281" w:author="Zhang, Carol (MSHA)" w:date="2019-08-21T13:14:00Z">
              <w:r w:rsidRPr="00F069AE">
                <w:t>GPA</w:t>
              </w:r>
            </w:ins>
          </w:p>
        </w:tc>
      </w:tr>
      <w:tr w:rsidR="00212DDB" w:rsidTr="00212DDB">
        <w:trPr>
          <w:jc w:val="center"/>
          <w:ins w:id="428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461B88" w:rsidRDefault="00212DDB" w:rsidP="00212DDB">
            <w:pPr>
              <w:jc w:val="left"/>
              <w:rPr>
                <w:ins w:id="4283" w:author="Zhang, Carol (MSHA)" w:date="2019-08-21T13:14:00Z"/>
                <w:strike/>
                <w:color w:val="0000FF"/>
                <w:u w:val="single"/>
              </w:rPr>
            </w:pPr>
            <w:ins w:id="4284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begin"/>
              </w:r>
              <w:r w:rsidRPr="00461B88">
                <w:rPr>
                  <w:strike/>
                  <w:color w:val="0000FF"/>
                  <w:u w:val="single"/>
                </w:rPr>
                <w:instrText xml:space="preserve"> REF _Ref520474723 \n \h  \* MERGEFORMAT </w:instrText>
              </w:r>
            </w:ins>
            <w:r w:rsidRPr="00461B88">
              <w:rPr>
                <w:strike/>
                <w:color w:val="0000FF"/>
                <w:u w:val="single"/>
              </w:rPr>
            </w:r>
            <w:ins w:id="4285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separate"/>
              </w:r>
            </w:ins>
            <w:ins w:id="4286" w:author="Zhang, Carol (MSHA)" w:date="2019-12-11T16:14:00Z">
              <w:r w:rsidR="00B2321A">
                <w:rPr>
                  <w:strike/>
                  <w:color w:val="0000FF"/>
                  <w:u w:val="single"/>
                </w:rPr>
                <w:t>3.133</w:t>
              </w:r>
            </w:ins>
            <w:ins w:id="4287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end"/>
              </w:r>
              <w:r w:rsidRPr="00461B88">
                <w:rPr>
                  <w:strike/>
                  <w:color w:val="0000FF"/>
                  <w:u w:val="single"/>
                </w:rPr>
                <w:fldChar w:fldCharType="begin"/>
              </w:r>
              <w:r w:rsidRPr="00461B88">
                <w:rPr>
                  <w:strike/>
                  <w:color w:val="0000FF"/>
                  <w:u w:val="single"/>
                </w:rPr>
                <w:instrText xml:space="preserve"> REF _Ref520474723 \h  \* MERGEFORMAT </w:instrText>
              </w:r>
            </w:ins>
            <w:r w:rsidRPr="00461B88">
              <w:rPr>
                <w:strike/>
                <w:color w:val="0000FF"/>
                <w:u w:val="single"/>
              </w:rPr>
            </w:r>
            <w:ins w:id="4288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separate"/>
              </w:r>
            </w:ins>
            <w:ins w:id="4289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4290" w:author="Zhang, Carol (MSHA)" w:date="2019-12-11T16:14:00Z">
                    <w:rPr/>
                  </w:rPrChange>
                </w:rPr>
                <w:t>GET_REGION_LANGUAGE_LIST</w:t>
              </w:r>
            </w:ins>
            <w:ins w:id="4291" w:author="Zhang, Carol (MSHA)" w:date="2019-08-21T13:14:00Z">
              <w:r w:rsidRPr="00461B88">
                <w:rPr>
                  <w:strike/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461B88" w:rsidRDefault="00212DDB" w:rsidP="00212DDB">
            <w:pPr>
              <w:widowControl/>
              <w:jc w:val="center"/>
              <w:rPr>
                <w:ins w:id="4292" w:author="Zhang, Carol (MSHA)" w:date="2019-08-21T13:14:00Z"/>
                <w:rFonts w:ascii="Calibri" w:hAnsi="Calibri" w:cs="Calibri"/>
                <w:strike/>
                <w:color w:val="000000"/>
                <w:sz w:val="22"/>
              </w:rPr>
            </w:pPr>
            <w:ins w:id="4293" w:author="Zhang, Carol (MSHA)" w:date="2019-08-21T13:14:00Z">
              <w:r w:rsidRPr="00461B88">
                <w:rPr>
                  <w:rFonts w:ascii="Calibri" w:hAnsi="Calibri" w:cs="Calibri"/>
                  <w:strike/>
                  <w:color w:val="000000"/>
                  <w:sz w:val="22"/>
                </w:rPr>
                <w:t>0x600B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461B88" w:rsidRDefault="00212DDB" w:rsidP="00212DDB">
            <w:pPr>
              <w:rPr>
                <w:ins w:id="4294" w:author="Zhang, Carol (MSHA)" w:date="2019-08-21T13:14:00Z"/>
                <w:strike/>
              </w:rPr>
            </w:pPr>
            <w:ins w:id="4295" w:author="Zhang, Carol (MSHA)" w:date="2019-08-21T13:14:00Z">
              <w:r w:rsidRPr="00461B88">
                <w:rPr>
                  <w:strike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296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297" w:author="Zhang, Carol (MSHA)" w:date="2019-08-21T13:14:00Z"/>
                <w:color w:val="0000FF"/>
                <w:u w:val="single"/>
              </w:rPr>
            </w:pPr>
            <w:ins w:id="429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_Ref520474748 \n \h  \* MERGEFORMAT </w:instrText>
              </w:r>
            </w:ins>
            <w:r>
              <w:rPr>
                <w:color w:val="0000FF"/>
                <w:u w:val="single"/>
              </w:rPr>
            </w:r>
            <w:ins w:id="429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00" w:author="Zhang, Carol (MSHA)" w:date="2019-12-11T16:14:00Z">
              <w:r w:rsidR="00B2321A">
                <w:rPr>
                  <w:color w:val="0000FF"/>
                  <w:u w:val="single"/>
                </w:rPr>
                <w:t>3.134</w:t>
              </w:r>
            </w:ins>
            <w:ins w:id="430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_Ref520474748 \h  \* MERGEFORMAT </w:instrText>
              </w:r>
            </w:ins>
            <w:r>
              <w:rPr>
                <w:color w:val="0000FF"/>
                <w:u w:val="single"/>
              </w:rPr>
            </w:r>
            <w:ins w:id="430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03" w:author="Zhang, Carol (MSHA)" w:date="2019-12-11T16:14:00Z">
              <w:r w:rsidR="00B2321A" w:rsidRPr="00B2321A">
                <w:rPr>
                  <w:color w:val="0000FF"/>
                  <w:u w:val="single"/>
                  <w:rPrChange w:id="4304" w:author="Zhang, Carol (MSHA)" w:date="2019-12-11T16:14:00Z">
                    <w:rPr/>
                  </w:rPrChange>
                </w:rPr>
                <w:t>GET_REGION_CATEGORY_COUNT</w:t>
              </w:r>
            </w:ins>
            <w:ins w:id="43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0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0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6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C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08" w:author="Zhang, Carol (MSHA)" w:date="2019-08-21T13:14:00Z"/>
              </w:rPr>
            </w:pPr>
            <w:ins w:id="4309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310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11" w:author="Zhang, Carol (MSHA)" w:date="2019-08-21T13:14:00Z"/>
                <w:color w:val="0000FF"/>
                <w:u w:val="single"/>
              </w:rPr>
            </w:pPr>
            <w:ins w:id="431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_Ref520474761 \n \h  \* MERGEFORMAT </w:instrText>
              </w:r>
            </w:ins>
            <w:r>
              <w:rPr>
                <w:color w:val="0000FF"/>
                <w:u w:val="single"/>
              </w:rPr>
            </w:r>
            <w:ins w:id="431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14" w:author="Zhang, Carol (MSHA)" w:date="2019-12-11T16:14:00Z">
              <w:r w:rsidR="00B2321A">
                <w:rPr>
                  <w:color w:val="0000FF"/>
                  <w:u w:val="single"/>
                </w:rPr>
                <w:t>3.135</w:t>
              </w:r>
            </w:ins>
            <w:ins w:id="431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_Ref520474761 \h  \* MERGEFORMAT </w:instrText>
              </w:r>
            </w:ins>
            <w:r>
              <w:rPr>
                <w:color w:val="0000FF"/>
                <w:u w:val="single"/>
              </w:rPr>
            </w:r>
            <w:ins w:id="431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17" w:author="Zhang, Carol (MSHA)" w:date="2019-12-11T16:14:00Z">
              <w:r w:rsidR="00B2321A" w:rsidRPr="00B2321A">
                <w:rPr>
                  <w:color w:val="0000FF"/>
                  <w:u w:val="single"/>
                  <w:rPrChange w:id="4318" w:author="Zhang, Carol (MSHA)" w:date="2019-12-11T16:14:00Z">
                    <w:rPr/>
                  </w:rPrChange>
                </w:rPr>
                <w:t>GET_REGION_CATEGORY_ITEM</w:t>
              </w:r>
            </w:ins>
            <w:ins w:id="431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2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21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6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00D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22" w:author="Zhang, Carol (MSHA)" w:date="2019-08-21T13:14:00Z"/>
              </w:rPr>
            </w:pPr>
            <w:ins w:id="4323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324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Pr="009C1D94" w:rsidRDefault="00212DDB" w:rsidP="00212DDB">
            <w:pPr>
              <w:jc w:val="left"/>
              <w:rPr>
                <w:ins w:id="4325" w:author="Zhang, Carol (MSHA)" w:date="2019-08-21T13:14:00Z"/>
                <w:color w:val="0000FF"/>
                <w:u w:val="single"/>
              </w:rPr>
            </w:pPr>
            <w:ins w:id="4326" w:author="Zhang, Carol (MSHA)" w:date="2019-08-21T13:14:00Z">
              <w:r w:rsidRPr="009C1D94">
                <w:rPr>
                  <w:color w:val="0000FF"/>
                  <w:u w:val="single"/>
                </w:rPr>
                <w:fldChar w:fldCharType="begin"/>
              </w:r>
              <w:r w:rsidRPr="00934948">
                <w:rPr>
                  <w:color w:val="0000FF"/>
                  <w:u w:val="single"/>
                </w:rPr>
                <w:instrText xml:space="preserve"> REF _Ref520474779 \n \h  \* MERGEFORMAT </w:instrText>
              </w:r>
            </w:ins>
            <w:r w:rsidRPr="009C1D94">
              <w:rPr>
                <w:color w:val="0000FF"/>
                <w:u w:val="single"/>
              </w:rPr>
            </w:r>
            <w:ins w:id="4327" w:author="Zhang, Carol (MSHA)" w:date="2019-08-21T13:14:00Z">
              <w:r w:rsidRPr="009C1D94">
                <w:rPr>
                  <w:color w:val="0000FF"/>
                  <w:u w:val="single"/>
                </w:rPr>
                <w:fldChar w:fldCharType="separate"/>
              </w:r>
            </w:ins>
            <w:ins w:id="4328" w:author="Zhang, Carol (MSHA)" w:date="2019-12-11T16:14:00Z">
              <w:r w:rsidR="00B2321A">
                <w:rPr>
                  <w:color w:val="0000FF"/>
                  <w:u w:val="single"/>
                </w:rPr>
                <w:t>3.136</w:t>
              </w:r>
            </w:ins>
            <w:ins w:id="4329" w:author="Zhang, Carol (MSHA)" w:date="2019-08-21T13:14:00Z">
              <w:r w:rsidRPr="009C1D94">
                <w:rPr>
                  <w:color w:val="0000FF"/>
                  <w:u w:val="single"/>
                </w:rPr>
                <w:fldChar w:fldCharType="end"/>
              </w:r>
              <w:r w:rsidRPr="00461B88">
                <w:rPr>
                  <w:color w:val="0000FF"/>
                  <w:u w:val="single"/>
                </w:rPr>
                <w:fldChar w:fldCharType="begin"/>
              </w:r>
              <w:r w:rsidRPr="00934948">
                <w:rPr>
                  <w:color w:val="0000FF"/>
                  <w:u w:val="single"/>
                </w:rPr>
                <w:instrText xml:space="preserve"> REF _Ref520474779 \h  \* MERGEFORMAT </w:instrText>
              </w:r>
            </w:ins>
            <w:r w:rsidRPr="00461B88">
              <w:rPr>
                <w:color w:val="0000FF"/>
                <w:u w:val="single"/>
              </w:rPr>
            </w:r>
            <w:ins w:id="4330" w:author="Zhang, Carol (MSHA)" w:date="2019-08-21T13:14:00Z">
              <w:r w:rsidRPr="00461B88">
                <w:rPr>
                  <w:color w:val="0000FF"/>
                  <w:u w:val="single"/>
                </w:rPr>
                <w:fldChar w:fldCharType="separate"/>
              </w:r>
            </w:ins>
            <w:ins w:id="4331" w:author="Zhang, Carol (MSHA)" w:date="2019-12-11T16:14:00Z">
              <w:r w:rsidR="00B2321A" w:rsidRPr="00B2321A">
                <w:rPr>
                  <w:color w:val="0000FF"/>
                  <w:u w:val="single"/>
                  <w:rPrChange w:id="4332" w:author="Zhang, Carol (MSHA)" w:date="2019-12-11T16:14:00Z">
                    <w:rPr/>
                  </w:rPrChange>
                </w:rPr>
                <w:t>START_ UPDATE_REGION_CATEGORY_DRUGINDEX</w:t>
              </w:r>
            </w:ins>
            <w:ins w:id="4333" w:author="Zhang, Carol (MSHA)" w:date="2019-08-21T13:14:00Z">
              <w:r w:rsidRPr="00461B88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934948" w:rsidRDefault="00212DDB" w:rsidP="00212DDB">
            <w:pPr>
              <w:widowControl/>
              <w:jc w:val="center"/>
              <w:rPr>
                <w:ins w:id="433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35" w:author="Zhang, Carol (MSHA)" w:date="2019-08-21T13:14:00Z">
              <w:r w:rsidRPr="00934948">
                <w:rPr>
                  <w:rFonts w:ascii="Calibri" w:hAnsi="Calibri" w:cs="Calibri"/>
                  <w:color w:val="000000"/>
                  <w:sz w:val="22"/>
                </w:rPr>
                <w:t>0x600E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9F4417" w:rsidRDefault="00212DDB" w:rsidP="00212DDB">
            <w:pPr>
              <w:rPr>
                <w:ins w:id="4336" w:author="Zhang, Carol (MSHA)" w:date="2019-08-21T13:14:00Z"/>
              </w:rPr>
            </w:pPr>
            <w:ins w:id="4337" w:author="Zhang, Carol (MSHA)" w:date="2019-08-21T13:14:00Z">
              <w:r w:rsidRPr="009F4417">
                <w:rPr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338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39" w:author="Zhang, Carol (MSHA)" w:date="2019-08-21T13:14:00Z"/>
                <w:color w:val="0000FF"/>
                <w:u w:val="single"/>
              </w:rPr>
            </w:pPr>
            <w:ins w:id="434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_Ref16846947 \n \h </w:instrText>
              </w:r>
            </w:ins>
            <w:r>
              <w:rPr>
                <w:color w:val="0000FF"/>
                <w:u w:val="single"/>
              </w:rPr>
            </w:r>
            <w:ins w:id="434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42" w:author="Zhang, Carol (MSHA)" w:date="2019-12-11T16:14:00Z">
              <w:r w:rsidR="00B2321A">
                <w:rPr>
                  <w:color w:val="0000FF"/>
                  <w:u w:val="single"/>
                </w:rPr>
                <w:t>3.137</w:t>
              </w:r>
            </w:ins>
            <w:ins w:id="434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_Ref16846947 \h  \* MERGEFORMAT </w:instrText>
              </w:r>
            </w:ins>
            <w:r>
              <w:rPr>
                <w:color w:val="0000FF"/>
                <w:u w:val="single"/>
              </w:rPr>
            </w:r>
            <w:ins w:id="434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45" w:author="Zhang, Carol (MSHA)" w:date="2019-12-11T16:14:00Z">
              <w:r w:rsidR="00B2321A" w:rsidRPr="00B2321A">
                <w:rPr>
                  <w:color w:val="0000FF"/>
                  <w:u w:val="single"/>
                  <w:rPrChange w:id="4346" w:author="Zhang, Carol (MSHA)" w:date="2019-12-11T16:14:00Z">
                    <w:rPr/>
                  </w:rPrChange>
                </w:rPr>
                <w:t>UPDATE_REGION_CATEGORY_DRUGINDEX</w:t>
              </w:r>
            </w:ins>
            <w:ins w:id="43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4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49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6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0F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50" w:author="Zhang, Carol (MSHA)" w:date="2019-08-21T13:14:00Z"/>
              </w:rPr>
            </w:pPr>
            <w:ins w:id="4351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35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53" w:author="Zhang, Carol (MSHA)" w:date="2019-08-21T13:14:00Z"/>
                <w:color w:val="0000FF"/>
                <w:u w:val="single"/>
              </w:rPr>
            </w:pPr>
            <w:ins w:id="435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_Ref520474812 \n \h  \* MERGEFORMAT </w:instrText>
              </w:r>
            </w:ins>
            <w:r>
              <w:rPr>
                <w:color w:val="0000FF"/>
                <w:u w:val="single"/>
              </w:rPr>
            </w:r>
            <w:ins w:id="435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56" w:author="Zhang, Carol (MSHA)" w:date="2019-12-11T16:14:00Z">
              <w:r w:rsidR="00B2321A">
                <w:rPr>
                  <w:color w:val="0000FF"/>
                  <w:u w:val="single"/>
                </w:rPr>
                <w:t>3.138</w:t>
              </w:r>
            </w:ins>
            <w:ins w:id="435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_Ref520474812 \h  \* MERGEFORMAT </w:instrText>
              </w:r>
            </w:ins>
            <w:r>
              <w:rPr>
                <w:color w:val="0000FF"/>
                <w:u w:val="single"/>
              </w:rPr>
            </w:r>
            <w:ins w:id="435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59" w:author="Zhang, Carol (MSHA)" w:date="2019-12-11T16:14:00Z">
              <w:r w:rsidR="00B2321A" w:rsidRPr="00B2321A">
                <w:rPr>
                  <w:color w:val="0000FF"/>
                  <w:u w:val="single"/>
                  <w:rPrChange w:id="4360" w:author="Zhang, Carol (MSHA)" w:date="2019-12-11T16:14:00Z">
                    <w:rPr/>
                  </w:rPrChange>
                </w:rPr>
                <w:t>GET_REGION_CATEGORY_DRUGINDEX</w:t>
              </w:r>
            </w:ins>
            <w:ins w:id="43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6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63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10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64" w:author="Zhang, Carol (MSHA)" w:date="2019-08-21T13:14:00Z"/>
              </w:rPr>
            </w:pPr>
            <w:ins w:id="4365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366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67" w:author="Zhang, Carol (MSHA)" w:date="2019-08-21T13:14:00Z"/>
                <w:color w:val="0000FF"/>
                <w:u w:val="single"/>
              </w:rPr>
            </w:pPr>
            <w:ins w:id="436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_Ref520474823 \n \h  \* MERGEFORMAT </w:instrText>
              </w:r>
            </w:ins>
            <w:r>
              <w:rPr>
                <w:color w:val="0000FF"/>
                <w:u w:val="single"/>
              </w:rPr>
            </w:r>
            <w:ins w:id="436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70" w:author="Zhang, Carol (MSHA)" w:date="2019-12-11T16:14:00Z">
              <w:r w:rsidR="00B2321A">
                <w:rPr>
                  <w:color w:val="0000FF"/>
                  <w:u w:val="single"/>
                </w:rPr>
                <w:t>3.139</w:t>
              </w:r>
            </w:ins>
            <w:ins w:id="437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_Ref520474823 \h  \* MERGEFORMAT </w:instrText>
              </w:r>
            </w:ins>
            <w:r>
              <w:rPr>
                <w:color w:val="0000FF"/>
                <w:u w:val="single"/>
              </w:rPr>
            </w:r>
            <w:ins w:id="437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73" w:author="Zhang, Carol (MSHA)" w:date="2019-12-11T16:14:00Z">
              <w:r w:rsidR="00B2321A" w:rsidRPr="00B2321A">
                <w:rPr>
                  <w:color w:val="0000FF"/>
                  <w:u w:val="single"/>
                  <w:rPrChange w:id="4374" w:author="Zhang, Carol (MSHA)" w:date="2019-12-11T16:14:00Z">
                    <w:rPr/>
                  </w:rPrChange>
                </w:rPr>
                <w:t>START_IMPORT_DRUGLIB</w:t>
              </w:r>
            </w:ins>
            <w:ins w:id="43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7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77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11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78" w:author="Zhang, Carol (MSHA)" w:date="2019-08-21T13:14:00Z"/>
              </w:rPr>
            </w:pPr>
            <w:ins w:id="4379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trHeight w:val="167"/>
          <w:jc w:val="center"/>
          <w:ins w:id="4380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81" w:author="Zhang, Carol (MSHA)" w:date="2019-08-21T13:14:00Z"/>
                <w:color w:val="0000FF"/>
                <w:u w:val="single"/>
              </w:rPr>
            </w:pPr>
            <w:ins w:id="438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_Ref520474837 \n \h  \* MERGEFORMAT </w:instrText>
              </w:r>
            </w:ins>
            <w:r>
              <w:rPr>
                <w:color w:val="0000FF"/>
                <w:u w:val="single"/>
              </w:rPr>
            </w:r>
            <w:ins w:id="438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84" w:author="Zhang, Carol (MSHA)" w:date="2019-12-11T16:14:00Z">
              <w:r w:rsidR="00B2321A">
                <w:rPr>
                  <w:color w:val="0000FF"/>
                  <w:u w:val="single"/>
                </w:rPr>
                <w:t>3.140</w:t>
              </w:r>
            </w:ins>
            <w:ins w:id="438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_Ref520474837 \h  \* MERGEFORMAT </w:instrText>
              </w:r>
            </w:ins>
            <w:r>
              <w:rPr>
                <w:color w:val="0000FF"/>
                <w:u w:val="single"/>
              </w:rPr>
            </w:r>
            <w:ins w:id="438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87" w:author="Zhang, Carol (MSHA)" w:date="2019-12-11T16:14:00Z">
              <w:r w:rsidR="00B2321A" w:rsidRPr="00B2321A">
                <w:rPr>
                  <w:color w:val="0000FF"/>
                  <w:u w:val="single"/>
                  <w:rPrChange w:id="4388" w:author="Zhang, Carol (MSHA)" w:date="2019-12-11T16:14:00Z">
                    <w:rPr/>
                  </w:rPrChange>
                </w:rPr>
                <w:t>END_IMPORT_DRUGLIB</w:t>
              </w:r>
            </w:ins>
            <w:ins w:id="43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Default="00212DDB" w:rsidP="00212DDB">
            <w:pPr>
              <w:widowControl/>
              <w:jc w:val="center"/>
              <w:rPr>
                <w:ins w:id="439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391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2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F069AE" w:rsidRDefault="00212DDB" w:rsidP="00212DDB">
            <w:pPr>
              <w:rPr>
                <w:ins w:id="4392" w:author="Zhang, Carol (MSHA)" w:date="2019-08-21T13:14:00Z"/>
              </w:rPr>
            </w:pPr>
            <w:ins w:id="4393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trHeight w:val="167"/>
          <w:jc w:val="center"/>
          <w:ins w:id="4394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395" w:author="Zhang, Carol (MSHA)" w:date="2019-08-21T13:14:00Z"/>
                <w:color w:val="0000FF"/>
                <w:u w:val="single"/>
              </w:rPr>
            </w:pPr>
            <w:ins w:id="439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_Ref16842648 \n \h  \* MERGEFORMAT </w:instrText>
              </w:r>
            </w:ins>
            <w:r>
              <w:rPr>
                <w:color w:val="0000FF"/>
                <w:u w:val="single"/>
              </w:rPr>
            </w:r>
            <w:ins w:id="439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398" w:author="Zhang, Carol (MSHA)" w:date="2019-12-11T16:14:00Z">
              <w:r w:rsidR="00B2321A">
                <w:rPr>
                  <w:color w:val="0000FF"/>
                  <w:u w:val="single"/>
                </w:rPr>
                <w:t>3.141</w:t>
              </w:r>
            </w:ins>
            <w:ins w:id="439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_Ref16842648 \h  \* MERGEFORMAT </w:instrText>
              </w:r>
            </w:ins>
            <w:r>
              <w:rPr>
                <w:color w:val="0000FF"/>
                <w:u w:val="single"/>
              </w:rPr>
            </w:r>
            <w:ins w:id="440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01" w:author="Zhang, Carol (MSHA)" w:date="2019-12-11T16:14:00Z">
              <w:r w:rsidR="00B2321A" w:rsidRPr="00B2321A">
                <w:rPr>
                  <w:color w:val="0000FF"/>
                  <w:u w:val="single"/>
                  <w:rPrChange w:id="4402" w:author="Zhang, Carol (MSHA)" w:date="2019-12-11T16:14:00Z">
                    <w:rPr/>
                  </w:rPrChange>
                </w:rPr>
                <w:t>GET_ DRUG_ITEM_WITH_TYPE</w:t>
              </w:r>
            </w:ins>
            <w:ins w:id="44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40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05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3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D31A85" w:rsidRDefault="00212DDB" w:rsidP="00212DDB">
            <w:pPr>
              <w:rPr>
                <w:ins w:id="4406" w:author="Zhang, Carol (MSHA)" w:date="2019-08-21T13:14:00Z"/>
                <w:highlight w:val="yellow"/>
              </w:rPr>
            </w:pPr>
            <w:ins w:id="4407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trHeight w:val="167"/>
          <w:jc w:val="center"/>
          <w:ins w:id="4408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409" w:author="Zhang, Carol (MSHA)" w:date="2019-08-21T13:14:00Z"/>
                <w:color w:val="0000FF"/>
                <w:u w:val="single"/>
              </w:rPr>
            </w:pPr>
            <w:ins w:id="441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_Ref16842658 \n \h  \* MERGEFORMAT </w:instrText>
              </w:r>
            </w:ins>
            <w:r>
              <w:rPr>
                <w:color w:val="0000FF"/>
                <w:u w:val="single"/>
              </w:rPr>
            </w:r>
            <w:ins w:id="441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12" w:author="Zhang, Carol (MSHA)" w:date="2019-12-11T16:14:00Z">
              <w:r w:rsidR="00B2321A">
                <w:rPr>
                  <w:color w:val="0000FF"/>
                  <w:u w:val="single"/>
                </w:rPr>
                <w:t>3.142</w:t>
              </w:r>
            </w:ins>
            <w:ins w:id="441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_Ref16842658 \h  \* MERGEFORMAT </w:instrText>
              </w:r>
            </w:ins>
            <w:r>
              <w:rPr>
                <w:color w:val="0000FF"/>
                <w:u w:val="single"/>
              </w:rPr>
            </w:r>
            <w:ins w:id="441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15" w:author="Zhang, Carol (MSHA)" w:date="2019-12-11T16:14:00Z">
              <w:r w:rsidR="00B2321A" w:rsidRPr="00B2321A">
                <w:rPr>
                  <w:color w:val="0000FF"/>
                  <w:u w:val="single"/>
                  <w:rPrChange w:id="4416" w:author="Zhang, Carol (MSHA)" w:date="2019-12-11T16:14:00Z">
                    <w:rPr/>
                  </w:rPrChange>
                </w:rPr>
                <w:t>UPDATE_DRUG_ITEM_WITH_TYPE</w:t>
              </w:r>
            </w:ins>
            <w:ins w:id="44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41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19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4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D31A85" w:rsidRDefault="00212DDB" w:rsidP="00212DDB">
            <w:pPr>
              <w:rPr>
                <w:ins w:id="4420" w:author="Zhang, Carol (MSHA)" w:date="2019-08-21T13:14:00Z"/>
                <w:highlight w:val="yellow"/>
              </w:rPr>
            </w:pPr>
            <w:ins w:id="4421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trHeight w:val="167"/>
          <w:jc w:val="center"/>
          <w:ins w:id="4422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423" w:author="Zhang, Carol (MSHA)" w:date="2019-08-21T13:14:00Z"/>
                <w:color w:val="0000FF"/>
                <w:u w:val="single"/>
              </w:rPr>
            </w:pPr>
            <w:ins w:id="442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_Ref17102636 \n \h </w:instrText>
              </w:r>
            </w:ins>
            <w:r>
              <w:rPr>
                <w:color w:val="0000FF"/>
                <w:u w:val="single"/>
              </w:rPr>
            </w:r>
            <w:ins w:id="442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26" w:author="Zhang, Carol (MSHA)" w:date="2019-12-11T16:14:00Z">
              <w:r w:rsidR="00B2321A">
                <w:rPr>
                  <w:color w:val="0000FF"/>
                  <w:u w:val="single"/>
                </w:rPr>
                <w:t>3.143</w:t>
              </w:r>
            </w:ins>
            <w:ins w:id="442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_Ref17102636 \h  \* MERGEFORMAT </w:instrText>
              </w:r>
            </w:ins>
            <w:r>
              <w:rPr>
                <w:color w:val="0000FF"/>
                <w:u w:val="single"/>
              </w:rPr>
            </w:r>
            <w:ins w:id="442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29" w:author="Zhang, Carol (MSHA)" w:date="2019-12-11T16:14:00Z">
              <w:r w:rsidR="00B2321A" w:rsidRPr="00B2321A">
                <w:rPr>
                  <w:color w:val="0000FF"/>
                  <w:u w:val="single"/>
                  <w:rPrChange w:id="4430" w:author="Zhang, Carol (MSHA)" w:date="2019-12-11T16:14:00Z">
                    <w:rPr/>
                  </w:rPrChange>
                </w:rPr>
                <w:t>START_GET_REGION_CATEGORY_DRUGINDEX</w:t>
              </w:r>
            </w:ins>
            <w:ins w:id="44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43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33" w:author="Zhang, Carol (MSHA)" w:date="2019-08-21T13:14:00Z">
              <w:r w:rsidRPr="001F6ACC">
                <w:rPr>
                  <w:rFonts w:ascii="Calibri" w:hAnsi="Calibri" w:cs="Calibri"/>
                  <w:color w:val="000000"/>
                  <w:sz w:val="22"/>
                </w:rPr>
                <w:t>0x60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15</w:t>
              </w:r>
            </w:ins>
          </w:p>
        </w:tc>
        <w:tc>
          <w:tcPr>
            <w:tcW w:w="1213" w:type="dxa"/>
            <w:shd w:val="clear" w:color="auto" w:fill="00B0F0"/>
          </w:tcPr>
          <w:p w:rsidR="00212DDB" w:rsidRPr="00D31A85" w:rsidRDefault="00212DDB" w:rsidP="00212DDB">
            <w:pPr>
              <w:rPr>
                <w:ins w:id="4434" w:author="Zhang, Carol (MSHA)" w:date="2019-08-21T13:14:00Z"/>
                <w:highlight w:val="yellow"/>
              </w:rPr>
            </w:pPr>
            <w:ins w:id="4435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trHeight w:val="167"/>
          <w:jc w:val="center"/>
          <w:ins w:id="4436" w:author="Zhang, Carol (MSHA)" w:date="2019-08-21T13:14:00Z"/>
        </w:trPr>
        <w:tc>
          <w:tcPr>
            <w:tcW w:w="5665" w:type="dxa"/>
            <w:shd w:val="clear" w:color="auto" w:fill="00B0F0"/>
          </w:tcPr>
          <w:p w:rsidR="00212DDB" w:rsidRDefault="00212DDB" w:rsidP="00212DDB">
            <w:pPr>
              <w:jc w:val="left"/>
              <w:rPr>
                <w:ins w:id="4437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00B0F0"/>
          </w:tcPr>
          <w:p w:rsidR="00212DDB" w:rsidRPr="001F6ACC" w:rsidRDefault="00212DDB" w:rsidP="00212DDB">
            <w:pPr>
              <w:widowControl/>
              <w:jc w:val="center"/>
              <w:rPr>
                <w:ins w:id="4438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00B0F0"/>
          </w:tcPr>
          <w:p w:rsidR="00212DDB" w:rsidRPr="00D31A85" w:rsidRDefault="00212DDB" w:rsidP="00212DDB">
            <w:pPr>
              <w:rPr>
                <w:ins w:id="4439" w:author="Zhang, Carol (MSHA)" w:date="2019-08-21T13:14:00Z"/>
                <w:highlight w:val="yellow"/>
              </w:rPr>
            </w:pPr>
          </w:p>
        </w:tc>
      </w:tr>
      <w:tr w:rsidR="00212DDB" w:rsidTr="00212DDB">
        <w:trPr>
          <w:jc w:val="center"/>
          <w:ins w:id="444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Pr="00A05AA3" w:rsidRDefault="00212DDB" w:rsidP="00212DDB">
            <w:pPr>
              <w:widowControl/>
              <w:jc w:val="left"/>
              <w:rPr>
                <w:ins w:id="444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42" w:author="Zhang, Carol (MSHA)" w:date="2019-08-21T13:14:00Z">
              <w:r w:rsidRPr="00A05AA3">
                <w:rPr>
                  <w:rFonts w:ascii="Calibri" w:hAnsi="Calibri" w:cs="Calibri" w:hint="eastAsia"/>
                  <w:color w:val="000000"/>
                  <w:sz w:val="22"/>
                </w:rPr>
                <w:t>开发</w:t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1C0330" w:rsidRDefault="00212DDB" w:rsidP="00212DDB">
            <w:pPr>
              <w:widowControl/>
              <w:rPr>
                <w:ins w:id="444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4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0x7000~0x7FFF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jc w:val="center"/>
              <w:rPr>
                <w:ins w:id="4445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444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447" w:author="Zhang, Carol (MSHA)" w:date="2019-08-21T13:14:00Z"/>
                <w:color w:val="0000FF"/>
                <w:u w:val="single"/>
              </w:rPr>
            </w:pPr>
            <w:ins w:id="444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_Ref484184878 \n \h  \* MERGEFORMAT </w:instrText>
              </w:r>
            </w:ins>
            <w:r>
              <w:rPr>
                <w:color w:val="0000FF"/>
                <w:u w:val="single"/>
              </w:rPr>
            </w:r>
            <w:ins w:id="444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50" w:author="Zhang, Carol (MSHA)" w:date="2019-12-11T16:14:00Z">
              <w:r w:rsidR="00B2321A">
                <w:rPr>
                  <w:color w:val="0000FF"/>
                  <w:u w:val="single"/>
                </w:rPr>
                <w:t>3.144</w:t>
              </w:r>
            </w:ins>
            <w:ins w:id="44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_Ref484184878 \h  \* MERGEFORMAT </w:instrText>
              </w:r>
            </w:ins>
            <w:r>
              <w:rPr>
                <w:color w:val="0000FF"/>
                <w:u w:val="single"/>
              </w:rPr>
            </w:r>
            <w:ins w:id="445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53" w:author="Zhang, Carol (MSHA)" w:date="2019-12-11T16:14:00Z">
              <w:r w:rsidR="00B2321A" w:rsidRPr="00B2321A">
                <w:rPr>
                  <w:color w:val="0000FF"/>
                  <w:u w:val="single"/>
                  <w:rPrChange w:id="4454" w:author="Zhang, Carol (MSHA)" w:date="2019-12-11T16:14:00Z">
                    <w:rPr/>
                  </w:rPrChange>
                </w:rPr>
                <w:t>GET_OCCULSION_PRESSURE_THRESHOLD</w:t>
              </w:r>
            </w:ins>
            <w:ins w:id="445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45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57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0x7000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458" w:author="Zhang, Carol (MSHA)" w:date="2019-08-21T13:14:00Z"/>
              </w:rPr>
            </w:pPr>
            <w:ins w:id="4459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46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461" w:author="Zhang, Carol (MSHA)" w:date="2019-08-21T13:14:00Z"/>
                <w:color w:val="0000FF"/>
                <w:u w:val="single"/>
              </w:rPr>
            </w:pPr>
            <w:ins w:id="4462" w:author="Zhang, Carol (MSHA)" w:date="2019-08-21T13:14:00Z">
              <w:r>
                <w:rPr>
                  <w:color w:val="0000FF"/>
                  <w:u w:val="single"/>
                </w:rPr>
                <w:lastRenderedPageBreak/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_Ref485890547 \n \h  \* MERGEFORMAT </w:instrText>
              </w:r>
            </w:ins>
            <w:r>
              <w:rPr>
                <w:color w:val="0000FF"/>
                <w:u w:val="single"/>
              </w:rPr>
            </w:r>
            <w:ins w:id="446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64" w:author="Zhang, Carol (MSHA)" w:date="2019-12-11T16:14:00Z">
              <w:r w:rsidR="00B2321A">
                <w:rPr>
                  <w:color w:val="0000FF"/>
                  <w:u w:val="single"/>
                </w:rPr>
                <w:t>3.145</w:t>
              </w:r>
            </w:ins>
            <w:ins w:id="44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_Ref485890547 \h  \* MERGEFORMAT </w:instrText>
              </w:r>
            </w:ins>
            <w:r>
              <w:rPr>
                <w:color w:val="0000FF"/>
                <w:u w:val="single"/>
              </w:rPr>
            </w:r>
            <w:ins w:id="446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67" w:author="Zhang, Carol (MSHA)" w:date="2019-12-11T16:14:00Z">
              <w:r w:rsidR="00B2321A" w:rsidRPr="00B2321A">
                <w:rPr>
                  <w:color w:val="0000FF"/>
                  <w:u w:val="single"/>
                  <w:rPrChange w:id="4468" w:author="Zhang, Carol (MSHA)" w:date="2019-12-11T16:14:00Z">
                    <w:rPr/>
                  </w:rPrChange>
                </w:rPr>
                <w:t>GET_SYRINGE_DATA</w:t>
              </w:r>
            </w:ins>
            <w:ins w:id="446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47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71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0x7001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472" w:author="Zhang, Carol (MSHA)" w:date="2019-08-21T13:14:00Z"/>
              </w:rPr>
            </w:pPr>
            <w:ins w:id="4473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47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Pr="00531615" w:rsidRDefault="00212DDB" w:rsidP="00212DDB">
            <w:pPr>
              <w:jc w:val="left"/>
              <w:rPr>
                <w:ins w:id="4475" w:author="Zhang, Carol (MSHA)" w:date="2019-08-21T13:14:00Z"/>
                <w:color w:val="0000FF"/>
                <w:u w:val="single"/>
              </w:rPr>
            </w:pPr>
            <w:ins w:id="447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_Ref486938132 \n \h  \* MERGEFORMAT </w:instrText>
              </w:r>
            </w:ins>
            <w:r>
              <w:rPr>
                <w:color w:val="0000FF"/>
                <w:u w:val="single"/>
              </w:rPr>
            </w:r>
            <w:ins w:id="447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78" w:author="Zhang, Carol (MSHA)" w:date="2019-12-11T16:14:00Z">
              <w:r w:rsidR="00B2321A">
                <w:rPr>
                  <w:color w:val="0000FF"/>
                  <w:u w:val="single"/>
                </w:rPr>
                <w:t>3.146</w:t>
              </w:r>
            </w:ins>
            <w:ins w:id="44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_Ref486938132 \h  \* MERGEFORMAT </w:instrText>
              </w:r>
            </w:ins>
            <w:r>
              <w:rPr>
                <w:color w:val="0000FF"/>
                <w:u w:val="single"/>
              </w:rPr>
            </w:r>
            <w:ins w:id="448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81" w:author="Zhang, Carol (MSHA)" w:date="2019-12-11T16:14:00Z">
              <w:r w:rsidR="00B2321A" w:rsidRPr="00B2321A">
                <w:rPr>
                  <w:color w:val="0000FF"/>
                  <w:u w:val="single"/>
                  <w:rPrChange w:id="4482" w:author="Zhang, Carol (MSHA)" w:date="2019-12-11T16:14:00Z">
                    <w:rPr/>
                  </w:rPrChange>
                </w:rPr>
                <w:t>GET_INPUTS_AT_MAIN</w:t>
              </w:r>
            </w:ins>
            <w:ins w:id="448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48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85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0x7002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486" w:author="Zhang, Carol (MSHA)" w:date="2019-08-21T13:14:00Z"/>
              </w:rPr>
            </w:pPr>
            <w:ins w:id="4487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48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489" w:author="Zhang, Carol (MSHA)" w:date="2019-08-21T13:14:00Z"/>
                <w:color w:val="0000FF"/>
                <w:u w:val="single"/>
              </w:rPr>
            </w:pPr>
            <w:ins w:id="449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_Ref487708821 \n \h  \* MERGEFORMAT </w:instrText>
              </w:r>
            </w:ins>
            <w:r>
              <w:rPr>
                <w:color w:val="0000FF"/>
                <w:u w:val="single"/>
              </w:rPr>
            </w:r>
            <w:ins w:id="449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92" w:author="Zhang, Carol (MSHA)" w:date="2019-12-11T16:14:00Z">
              <w:r w:rsidR="00B2321A">
                <w:rPr>
                  <w:color w:val="0000FF"/>
                  <w:u w:val="single"/>
                </w:rPr>
                <w:t>3.147</w:t>
              </w:r>
            </w:ins>
            <w:ins w:id="44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_Ref487708821 \h  \* MERGEFORMAT </w:instrText>
              </w:r>
            </w:ins>
            <w:r>
              <w:rPr>
                <w:color w:val="0000FF"/>
                <w:u w:val="single"/>
              </w:rPr>
            </w:r>
            <w:ins w:id="449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495" w:author="Zhang, Carol (MSHA)" w:date="2019-12-11T16:14:00Z">
              <w:r w:rsidR="00B2321A" w:rsidRPr="00B2321A">
                <w:rPr>
                  <w:color w:val="0000FF"/>
                  <w:u w:val="single"/>
                  <w:rPrChange w:id="4496" w:author="Zhang, Carol (MSHA)" w:date="2019-12-11T16:14:00Z">
                    <w:rPr/>
                  </w:rPrChange>
                </w:rPr>
                <w:t>GET_BATTERY_THRESHOLD</w:t>
              </w:r>
            </w:ins>
            <w:ins w:id="449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49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499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0x7003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00" w:author="Zhang, Carol (MSHA)" w:date="2019-08-21T13:14:00Z"/>
              </w:rPr>
            </w:pPr>
            <w:ins w:id="4501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0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03" w:author="Zhang, Carol (MSHA)" w:date="2019-08-21T13:14:00Z"/>
                <w:color w:val="0000FF"/>
                <w:u w:val="single"/>
              </w:rPr>
            </w:pPr>
            <w:ins w:id="450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_Ref490051869 \n \h  \* MERGEFORMAT </w:instrText>
              </w:r>
            </w:ins>
            <w:r>
              <w:rPr>
                <w:color w:val="0000FF"/>
                <w:u w:val="single"/>
              </w:rPr>
            </w:r>
            <w:ins w:id="45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06" w:author="Zhang, Carol (MSHA)" w:date="2019-12-11T16:14:00Z">
              <w:r w:rsidR="00B2321A">
                <w:rPr>
                  <w:color w:val="0000FF"/>
                  <w:u w:val="single"/>
                </w:rPr>
                <w:t>3.148</w:t>
              </w:r>
            </w:ins>
            <w:ins w:id="45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_Ref490051869 \h  \* MERGEFORMAT </w:instrText>
              </w:r>
            </w:ins>
            <w:r>
              <w:rPr>
                <w:color w:val="0000FF"/>
                <w:u w:val="single"/>
              </w:rPr>
            </w:r>
            <w:ins w:id="450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09" w:author="Zhang, Carol (MSHA)" w:date="2019-12-11T16:14:00Z">
              <w:r w:rsidR="00B2321A" w:rsidRPr="00B2321A">
                <w:rPr>
                  <w:color w:val="0000FF"/>
                  <w:u w:val="single"/>
                  <w:rPrChange w:id="4510" w:author="Zhang, Carol (MSHA)" w:date="2019-12-11T16:14:00Z">
                    <w:rPr/>
                  </w:rPrChange>
                </w:rPr>
                <w:t>GET_FLASH_ADDRESS_DATA</w:t>
              </w:r>
            </w:ins>
            <w:ins w:id="451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1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13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0x7004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14" w:author="Zhang, Carol (MSHA)" w:date="2019-08-21T13:14:00Z"/>
              </w:rPr>
            </w:pPr>
            <w:ins w:id="4515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1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Pr="00531615" w:rsidRDefault="00212DDB" w:rsidP="00212DDB">
            <w:pPr>
              <w:jc w:val="left"/>
              <w:rPr>
                <w:ins w:id="4517" w:author="Zhang, Carol (MSHA)" w:date="2019-08-21T13:14:00Z"/>
                <w:color w:val="0000FF"/>
                <w:u w:val="single"/>
              </w:rPr>
            </w:pPr>
            <w:ins w:id="451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_Ref488932286 \n \h  \* MERGEFORMAT </w:instrText>
              </w:r>
            </w:ins>
            <w:r>
              <w:rPr>
                <w:color w:val="0000FF"/>
                <w:u w:val="single"/>
              </w:rPr>
            </w:r>
            <w:ins w:id="45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20" w:author="Zhang, Carol (MSHA)" w:date="2019-12-11T16:14:00Z">
              <w:r w:rsidR="00B2321A">
                <w:rPr>
                  <w:color w:val="0000FF"/>
                  <w:u w:val="single"/>
                </w:rPr>
                <w:t>3.149</w:t>
              </w:r>
            </w:ins>
            <w:ins w:id="45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_Ref488932286 \h  \* MERGEFORMAT </w:instrText>
              </w:r>
            </w:ins>
            <w:r>
              <w:rPr>
                <w:color w:val="0000FF"/>
                <w:u w:val="single"/>
              </w:rPr>
            </w:r>
            <w:ins w:id="452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23" w:author="Zhang, Carol (MSHA)" w:date="2019-12-11T16:14:00Z">
              <w:r w:rsidR="00B2321A" w:rsidRPr="00B2321A">
                <w:rPr>
                  <w:color w:val="0000FF"/>
                  <w:u w:val="single"/>
                  <w:rPrChange w:id="4524" w:author="Zhang, Carol (MSHA)" w:date="2019-12-11T16:14:00Z">
                    <w:rPr/>
                  </w:rPrChange>
                </w:rPr>
                <w:t>GET_FCT_FLAG</w:t>
              </w:r>
            </w:ins>
            <w:ins w:id="45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 w:rsidRPr="00531615">
                <w:rPr>
                  <w:color w:val="0000FF"/>
                  <w:u w:val="single"/>
                </w:rPr>
                <w:t xml:space="preserve"> </w:t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2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27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0x7005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28" w:author="Zhang, Carol (MSHA)" w:date="2019-08-21T13:14:00Z"/>
              </w:rPr>
            </w:pPr>
            <w:ins w:id="4529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3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31" w:author="Zhang, Carol (MSHA)" w:date="2019-08-21T13:14:00Z"/>
                <w:color w:val="0000FF"/>
                <w:u w:val="single"/>
              </w:rPr>
            </w:pPr>
            <w:ins w:id="453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_Ref488932301 \n \h  \* MERGEFORMAT </w:instrText>
              </w:r>
            </w:ins>
            <w:r>
              <w:rPr>
                <w:color w:val="0000FF"/>
                <w:u w:val="single"/>
              </w:rPr>
            </w:r>
            <w:ins w:id="453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34" w:author="Zhang, Carol (MSHA)" w:date="2019-12-11T16:14:00Z">
              <w:r w:rsidR="00B2321A">
                <w:rPr>
                  <w:color w:val="0000FF"/>
                  <w:u w:val="single"/>
                </w:rPr>
                <w:t>3.150</w:t>
              </w:r>
            </w:ins>
            <w:ins w:id="45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_Ref488932301 \h  \* MERGEFORMAT </w:instrText>
              </w:r>
            </w:ins>
            <w:r>
              <w:rPr>
                <w:color w:val="0000FF"/>
                <w:u w:val="single"/>
              </w:rPr>
            </w:r>
            <w:ins w:id="453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37" w:author="Zhang, Carol (MSHA)" w:date="2019-12-11T16:14:00Z">
              <w:r w:rsidR="00B2321A" w:rsidRPr="00B2321A">
                <w:rPr>
                  <w:color w:val="0000FF"/>
                  <w:u w:val="single"/>
                  <w:rPrChange w:id="4538" w:author="Zhang, Carol (MSHA)" w:date="2019-12-11T16:14:00Z">
                    <w:rPr/>
                  </w:rPrChange>
                </w:rPr>
                <w:t>GET_ADC_REDRESS</w:t>
              </w:r>
            </w:ins>
            <w:ins w:id="453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4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41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0x7006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42" w:author="Zhang, Carol (MSHA)" w:date="2019-08-21T13:14:00Z"/>
              </w:rPr>
            </w:pPr>
            <w:ins w:id="4543" w:author="Zhang, Carol (MSHA)" w:date="2019-08-21T13:14:00Z">
              <w:r w:rsidRPr="002C6661">
                <w:t>GPA</w:t>
              </w:r>
              <w:r>
                <w:t>,</w:t>
              </w:r>
              <w:r w:rsidRPr="00D31A85">
                <w:rPr>
                  <w:rFonts w:hint="eastAsia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454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45" w:author="Zhang, Carol (MSHA)" w:date="2019-08-21T13:14:00Z"/>
                <w:color w:val="0000FF"/>
                <w:u w:val="single"/>
              </w:rPr>
            </w:pPr>
            <w:ins w:id="454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_Ref488932356 \n \h  \* MERGEFORMAT </w:instrText>
              </w:r>
            </w:ins>
            <w:r>
              <w:rPr>
                <w:color w:val="0000FF"/>
                <w:u w:val="single"/>
              </w:rPr>
            </w:r>
            <w:ins w:id="45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48" w:author="Zhang, Carol (MSHA)" w:date="2019-12-11T16:14:00Z">
              <w:r w:rsidR="00B2321A">
                <w:rPr>
                  <w:color w:val="0000FF"/>
                  <w:u w:val="single"/>
                </w:rPr>
                <w:t>3.151</w:t>
              </w:r>
            </w:ins>
            <w:ins w:id="45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_Ref495396176 \h  \* MERGEFORMAT </w:instrText>
              </w:r>
            </w:ins>
            <w:r>
              <w:rPr>
                <w:color w:val="0000FF"/>
                <w:u w:val="single"/>
              </w:rPr>
            </w:r>
            <w:ins w:id="45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51" w:author="Zhang, Carol (MSHA)" w:date="2019-12-11T16:14:00Z">
              <w:r w:rsidR="00B2321A" w:rsidRPr="00B2321A">
                <w:rPr>
                  <w:color w:val="0000FF"/>
                  <w:u w:val="single"/>
                  <w:rPrChange w:id="4552" w:author="Zhang, Carol (MSHA)" w:date="2019-12-11T16:14:00Z">
                    <w:rPr/>
                  </w:rPrChange>
                </w:rPr>
                <w:t>GET_SYRINGE_PRESSURE_SELF_CALI_VALUE</w:t>
              </w:r>
            </w:ins>
            <w:ins w:id="45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5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55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0x7007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56" w:author="Zhang, Carol (MSHA)" w:date="2019-08-21T13:14:00Z"/>
              </w:rPr>
            </w:pPr>
            <w:ins w:id="4557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5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59" w:author="Zhang, Carol (MSHA)" w:date="2019-08-21T13:14:00Z"/>
                <w:color w:val="0000FF"/>
                <w:u w:val="single"/>
              </w:rPr>
            </w:pPr>
            <w:ins w:id="456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_Ref488932390 \n \h  \* MERGEFORMAT </w:instrText>
              </w:r>
            </w:ins>
            <w:r>
              <w:rPr>
                <w:color w:val="0000FF"/>
                <w:u w:val="single"/>
              </w:rPr>
            </w:r>
            <w:ins w:id="456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62" w:author="Zhang, Carol (MSHA)" w:date="2019-12-11T16:14:00Z">
              <w:r w:rsidR="00B2321A">
                <w:rPr>
                  <w:color w:val="0000FF"/>
                  <w:u w:val="single"/>
                </w:rPr>
                <w:t>3.152</w:t>
              </w:r>
            </w:ins>
            <w:ins w:id="45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_Ref488932390 \h  \* MERGEFORMAT </w:instrText>
              </w:r>
            </w:ins>
            <w:r>
              <w:rPr>
                <w:color w:val="0000FF"/>
                <w:u w:val="single"/>
              </w:rPr>
            </w:r>
            <w:ins w:id="456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65" w:author="Zhang, Carol (MSHA)" w:date="2019-12-11T16:14:00Z">
              <w:r w:rsidR="00B2321A" w:rsidRPr="00B2321A">
                <w:rPr>
                  <w:color w:val="0000FF"/>
                  <w:u w:val="single"/>
                  <w:rPrChange w:id="4566" w:author="Zhang, Carol (MSHA)" w:date="2019-12-11T16:14:00Z">
                    <w:rPr/>
                  </w:rPrChange>
                </w:rPr>
                <w:t>GET_SYRINGE_CALI_FLAG</w:t>
              </w:r>
            </w:ins>
            <w:ins w:id="456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6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69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0x7008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70" w:author="Zhang, Carol (MSHA)" w:date="2019-08-21T13:14:00Z"/>
              </w:rPr>
            </w:pPr>
            <w:ins w:id="4571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7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73" w:author="Zhang, Carol (MSHA)" w:date="2019-08-21T13:14:00Z"/>
                <w:color w:val="0000FF"/>
                <w:u w:val="single"/>
              </w:rPr>
            </w:pPr>
            <w:ins w:id="457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_Ref488932408 \n \h  \* MERGEFORMAT </w:instrText>
              </w:r>
            </w:ins>
            <w:r>
              <w:rPr>
                <w:color w:val="0000FF"/>
                <w:u w:val="single"/>
              </w:rPr>
            </w:r>
            <w:ins w:id="457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76" w:author="Zhang, Carol (MSHA)" w:date="2019-12-11T16:14:00Z">
              <w:r w:rsidR="00B2321A">
                <w:rPr>
                  <w:color w:val="0000FF"/>
                  <w:u w:val="single"/>
                </w:rPr>
                <w:t>3.153</w:t>
              </w:r>
            </w:ins>
            <w:ins w:id="45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_Ref488932408 \h  \* MERGEFORMAT </w:instrText>
              </w:r>
            </w:ins>
            <w:r>
              <w:rPr>
                <w:color w:val="0000FF"/>
                <w:u w:val="single"/>
              </w:rPr>
            </w:r>
            <w:ins w:id="457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79" w:author="Zhang, Carol (MSHA)" w:date="2019-12-11T16:14:00Z">
              <w:r w:rsidR="00B2321A" w:rsidRPr="00B2321A">
                <w:rPr>
                  <w:color w:val="0000FF"/>
                  <w:u w:val="single"/>
                  <w:rPrChange w:id="4580" w:author="Zhang, Carol (MSHA)" w:date="2019-12-11T16:14:00Z">
                    <w:rPr/>
                  </w:rPrChange>
                </w:rPr>
                <w:t>GET_APP_IMG_VALID_FLAG</w:t>
              </w:r>
            </w:ins>
            <w:ins w:id="458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8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83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0x7009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84" w:author="Zhang, Carol (MSHA)" w:date="2019-08-21T13:14:00Z"/>
              </w:rPr>
            </w:pPr>
            <w:ins w:id="4585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58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587" w:author="Zhang, Carol (MSHA)" w:date="2019-08-21T13:14:00Z"/>
                <w:color w:val="0000FF"/>
                <w:u w:val="single"/>
              </w:rPr>
            </w:pPr>
            <w:ins w:id="458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_Ref488932435 \n \h  \* MERGEFORMAT </w:instrText>
              </w:r>
            </w:ins>
            <w:r>
              <w:rPr>
                <w:color w:val="0000FF"/>
                <w:u w:val="single"/>
              </w:rPr>
            </w:r>
            <w:ins w:id="458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90" w:author="Zhang, Carol (MSHA)" w:date="2019-12-11T16:14:00Z">
              <w:r w:rsidR="00B2321A">
                <w:rPr>
                  <w:color w:val="0000FF"/>
                  <w:u w:val="single"/>
                </w:rPr>
                <w:t>3.154</w:t>
              </w:r>
            </w:ins>
            <w:ins w:id="45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_Ref488932435 \h  \* MERGEFORMAT </w:instrText>
              </w:r>
            </w:ins>
            <w:r>
              <w:rPr>
                <w:color w:val="0000FF"/>
                <w:u w:val="single"/>
              </w:rPr>
            </w:r>
            <w:ins w:id="459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593" w:author="Zhang, Carol (MSHA)" w:date="2019-12-11T16:14:00Z">
              <w:r w:rsidR="00B2321A" w:rsidRPr="00B2321A">
                <w:rPr>
                  <w:color w:val="0000FF"/>
                  <w:u w:val="single"/>
                  <w:rPrChange w:id="4594" w:author="Zhang, Carol (MSHA)" w:date="2019-12-11T16:14:00Z">
                    <w:rPr/>
                  </w:rPrChange>
                </w:rPr>
                <w:t>GET_UI_DELIVERY_SECURE_CONFIG</w:t>
              </w:r>
            </w:ins>
            <w:ins w:id="459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59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597" w:author="Zhang, Carol (MSHA)" w:date="2019-08-21T13:14:00Z">
              <w:r w:rsidRPr="006860A3">
                <w:rPr>
                  <w:rFonts w:ascii="Calibri" w:hAnsi="Calibri" w:cs="Calibri"/>
                  <w:color w:val="000000"/>
                  <w:sz w:val="22"/>
                </w:rPr>
                <w:t>0x700A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598" w:author="Zhang, Carol (MSHA)" w:date="2019-08-21T13:14:00Z"/>
              </w:rPr>
            </w:pPr>
            <w:ins w:id="4599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60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01" w:author="Zhang, Carol (MSHA)" w:date="2019-08-21T13:14:00Z"/>
                <w:color w:val="0000FF"/>
                <w:u w:val="single"/>
              </w:rPr>
            </w:pPr>
            <w:ins w:id="460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_Ref495405395 \n \h </w:instrText>
              </w:r>
            </w:ins>
            <w:r>
              <w:rPr>
                <w:color w:val="0000FF"/>
                <w:u w:val="single"/>
              </w:rPr>
            </w:r>
            <w:ins w:id="460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04" w:author="Zhang, Carol (MSHA)" w:date="2019-12-11T16:14:00Z">
              <w:r w:rsidR="00B2321A">
                <w:rPr>
                  <w:color w:val="0000FF"/>
                  <w:u w:val="single"/>
                </w:rPr>
                <w:t>3.155</w:t>
              </w:r>
            </w:ins>
            <w:ins w:id="46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_Ref495405395 \h  \* MERGEFORMAT </w:instrText>
              </w:r>
            </w:ins>
            <w:r>
              <w:rPr>
                <w:color w:val="0000FF"/>
                <w:u w:val="single"/>
              </w:rPr>
            </w:r>
            <w:ins w:id="460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07" w:author="Zhang, Carol (MSHA)" w:date="2019-12-11T16:14:00Z">
              <w:r w:rsidR="00B2321A" w:rsidRPr="00B2321A">
                <w:rPr>
                  <w:color w:val="0000FF"/>
                  <w:u w:val="single"/>
                  <w:rPrChange w:id="4608" w:author="Zhang, Carol (MSHA)" w:date="2019-12-11T16:14:00Z">
                    <w:rPr/>
                  </w:rPrChange>
                </w:rPr>
                <w:t>GET_SYRINGE_SIZE_CALI_RANGE</w:t>
              </w:r>
            </w:ins>
            <w:ins w:id="460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6860A3" w:rsidRDefault="00212DDB" w:rsidP="00212DDB">
            <w:pPr>
              <w:widowControl/>
              <w:jc w:val="center"/>
              <w:rPr>
                <w:ins w:id="461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1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0x700B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612" w:author="Zhang, Carol (MSHA)" w:date="2019-08-21T13:14:00Z"/>
              </w:rPr>
            </w:pPr>
            <w:ins w:id="4613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61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15" w:author="Zhang, Carol (MSHA)" w:date="2019-08-21T13:14:00Z"/>
                <w:color w:val="0000FF"/>
                <w:u w:val="single"/>
              </w:rPr>
            </w:pPr>
            <w:ins w:id="461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_Ref487708529 \n \h  \* MERGEFORMAT </w:instrText>
              </w:r>
            </w:ins>
            <w:r>
              <w:rPr>
                <w:color w:val="0000FF"/>
                <w:u w:val="single"/>
              </w:rPr>
            </w:r>
            <w:ins w:id="461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18" w:author="Zhang, Carol (MSHA)" w:date="2019-12-11T16:14:00Z">
              <w:r w:rsidR="00B2321A">
                <w:rPr>
                  <w:color w:val="0000FF"/>
                  <w:u w:val="single"/>
                </w:rPr>
                <w:t>3.22</w:t>
              </w:r>
            </w:ins>
            <w:ins w:id="461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_Ref487708529 \h  \* MERGEFORMAT </w:instrText>
              </w:r>
            </w:ins>
            <w:r>
              <w:rPr>
                <w:color w:val="0000FF"/>
                <w:u w:val="single"/>
              </w:rPr>
            </w:r>
            <w:ins w:id="462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21" w:author="Zhang, Carol (MSHA)" w:date="2019-12-11T16:14:00Z">
              <w:r w:rsidR="00B2321A" w:rsidRPr="00B2321A">
                <w:rPr>
                  <w:color w:val="0000FF"/>
                  <w:u w:val="single"/>
                  <w:rPrChange w:id="4622" w:author="Zhang, Carol (MSHA)" w:date="2019-12-11T16:14:00Z">
                    <w:rPr/>
                  </w:rPrChange>
                </w:rPr>
                <w:t>GET_LOG</w:t>
              </w:r>
            </w:ins>
            <w:ins w:id="462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 w:rsidRPr="008029AC">
                <w:rPr>
                  <w:rFonts w:ascii="Calibri" w:hAnsi="Calibri" w:cs="Calibri"/>
                  <w:color w:val="000000"/>
                  <w:sz w:val="22"/>
                </w:rPr>
                <w:t>(</w:t>
              </w:r>
              <w:r w:rsidRPr="00FE10D9">
                <w:rPr>
                  <w:rFonts w:ascii="Calibri" w:hAnsi="Calibri" w:cs="Calibri" w:hint="eastAsia"/>
                  <w:color w:val="000000"/>
                  <w:sz w:val="22"/>
                </w:rPr>
                <w:t>未保护的历史纪录</w:t>
              </w:r>
              <w:r w:rsidRPr="00FE10D9">
                <w:rPr>
                  <w:rFonts w:ascii="Calibri" w:hAnsi="Calibri" w:cs="Calibri" w:hint="eastAsia"/>
                  <w:color w:val="000000"/>
                  <w:sz w:val="22"/>
                </w:rPr>
                <w:t>)</w:t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462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2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0x700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C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2C6661" w:rsidRDefault="00212DDB" w:rsidP="00212DDB">
            <w:pPr>
              <w:rPr>
                <w:ins w:id="4626" w:author="Zhang, Carol (MSHA)" w:date="2019-08-21T13:14:00Z"/>
              </w:rPr>
            </w:pPr>
            <w:ins w:id="4627" w:author="Zhang, Carol (MSHA)" w:date="2019-08-21T13:14:00Z">
              <w:r w:rsidRPr="002C6661">
                <w:t>GPA</w:t>
              </w:r>
            </w:ins>
          </w:p>
        </w:tc>
      </w:tr>
      <w:tr w:rsidR="00212DDB" w:rsidTr="00212DDB">
        <w:trPr>
          <w:jc w:val="center"/>
          <w:ins w:id="462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E346AB">
            <w:pPr>
              <w:jc w:val="left"/>
              <w:rPr>
                <w:ins w:id="4629" w:author="Zhang, Carol (MSHA)" w:date="2019-08-21T13:14:00Z"/>
                <w:color w:val="0000FF"/>
                <w:u w:val="single"/>
              </w:rPr>
            </w:pPr>
            <w:ins w:id="4630" w:author="Zhang, Carol (MSHA)" w:date="2020-01-22T10:21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_Ref30580905 \n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4631" w:author="Zhang, Carol (MSHA)" w:date="2020-01-22T10:21:00Z">
              <w:r>
                <w:rPr>
                  <w:color w:val="0000FF"/>
                  <w:u w:val="single"/>
                </w:rPr>
                <w:t>3.156</w:t>
              </w:r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_Ref30580905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4632" w:author="Zhang, Carol (MSHA)" w:date="2020-01-22T10:21:00Z">
              <w:r w:rsidRPr="00E71FAC">
                <w:t>EXPORT_FILE_FROM_PUMP_START</w:t>
              </w:r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63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34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00D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635" w:author="Zhang, Carol (MSHA)" w:date="2019-08-21T13:14:00Z"/>
              </w:rPr>
            </w:pPr>
            <w:ins w:id="4636" w:author="Zhang, Carol (MSHA)" w:date="2019-08-21T13:14:00Z">
              <w:r w:rsidRPr="00166A83">
                <w:t>GPA</w:t>
              </w:r>
            </w:ins>
          </w:p>
        </w:tc>
      </w:tr>
      <w:tr w:rsidR="00212DDB" w:rsidTr="00212DDB">
        <w:trPr>
          <w:jc w:val="center"/>
          <w:ins w:id="463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38" w:author="Zhang, Carol (MSHA)" w:date="2019-08-21T13:14:00Z"/>
                <w:color w:val="0000FF"/>
                <w:u w:val="single"/>
              </w:rPr>
            </w:pPr>
            <w:ins w:id="4639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_Ref501378133 \n \h </w:instrText>
              </w:r>
            </w:ins>
            <w:r>
              <w:rPr>
                <w:color w:val="0000FF"/>
                <w:u w:val="single"/>
              </w:rPr>
            </w:r>
            <w:ins w:id="464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41" w:author="Zhang, Carol (MSHA)" w:date="2019-12-11T16:14:00Z">
              <w:r w:rsidR="00B2321A">
                <w:rPr>
                  <w:color w:val="0000FF"/>
                  <w:u w:val="single"/>
                </w:rPr>
                <w:t>3.157</w:t>
              </w:r>
            </w:ins>
            <w:ins w:id="464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_Ref501378133 \h  \* MERGEFORMAT </w:instrText>
              </w:r>
            </w:ins>
            <w:r>
              <w:rPr>
                <w:color w:val="0000FF"/>
                <w:u w:val="single"/>
              </w:rPr>
            </w:r>
            <w:ins w:id="46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44" w:author="Zhang, Carol (MSHA)" w:date="2019-12-11T16:14:00Z">
              <w:r w:rsidR="00B2321A" w:rsidRPr="00B2321A">
                <w:rPr>
                  <w:color w:val="0000FF"/>
                  <w:u w:val="single"/>
                  <w:rPrChange w:id="4645" w:author="Zhang, Carol (MSHA)" w:date="2019-12-11T16:14:00Z">
                    <w:rPr/>
                  </w:rPrChange>
                </w:rPr>
                <w:t>EXPORT_FILE_FROM_PUMP_PACKAGE</w:t>
              </w:r>
            </w:ins>
            <w:ins w:id="464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64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48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00E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649" w:author="Zhang, Carol (MSHA)" w:date="2019-08-21T13:14:00Z"/>
              </w:rPr>
            </w:pPr>
            <w:ins w:id="4650" w:author="Zhang, Carol (MSHA)" w:date="2019-08-21T13:14:00Z">
              <w:r w:rsidRPr="00166A83">
                <w:t>GPA</w:t>
              </w:r>
            </w:ins>
          </w:p>
        </w:tc>
      </w:tr>
      <w:tr w:rsidR="00212DDB" w:rsidTr="00212DDB">
        <w:trPr>
          <w:jc w:val="center"/>
          <w:ins w:id="465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52" w:author="Zhang, Carol (MSHA)" w:date="2019-08-21T13:14:00Z"/>
                <w:color w:val="0000FF"/>
                <w:u w:val="single"/>
              </w:rPr>
            </w:pPr>
            <w:ins w:id="4653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_Ref507685279 \n \h </w:instrText>
              </w:r>
            </w:ins>
            <w:r>
              <w:rPr>
                <w:color w:val="0000FF"/>
                <w:u w:val="single"/>
              </w:rPr>
            </w:r>
            <w:ins w:id="465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55" w:author="Zhang, Carol (MSHA)" w:date="2019-12-11T16:14:00Z">
              <w:r w:rsidR="00B2321A">
                <w:rPr>
                  <w:color w:val="0000FF"/>
                  <w:u w:val="single"/>
                </w:rPr>
                <w:t>3.158</w:t>
              </w:r>
            </w:ins>
            <w:ins w:id="4656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_Ref507685279 \h  \* MERGEFORMAT </w:instrText>
              </w:r>
            </w:ins>
            <w:r>
              <w:rPr>
                <w:color w:val="0000FF"/>
                <w:u w:val="single"/>
              </w:rPr>
            </w:r>
            <w:ins w:id="46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58" w:author="Zhang, Carol (MSHA)" w:date="2019-12-11T16:14:00Z">
              <w:r w:rsidR="00B2321A" w:rsidRPr="00B2321A">
                <w:rPr>
                  <w:color w:val="0000FF"/>
                  <w:u w:val="single"/>
                  <w:rPrChange w:id="4659" w:author="Zhang, Carol (MSHA)" w:date="2019-12-11T16:14:00Z">
                    <w:rPr/>
                  </w:rPrChange>
                </w:rPr>
                <w:t>EXPORT_FILE_FROM_PUMP_RESULT</w:t>
              </w:r>
            </w:ins>
            <w:ins w:id="466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75041A" w:rsidRDefault="00212DDB" w:rsidP="00212DDB">
            <w:pPr>
              <w:widowControl/>
              <w:jc w:val="center"/>
              <w:rPr>
                <w:ins w:id="4661" w:author="Zhang, Carol (MSHA)" w:date="2019-08-21T13:14:00Z"/>
                <w:rFonts w:ascii="Consolas" w:hAnsi="Consolas" w:cs="Consolas"/>
                <w:color w:val="B5CEA8"/>
                <w:sz w:val="24"/>
                <w:szCs w:val="24"/>
                <w:highlight w:val="black"/>
              </w:rPr>
            </w:pPr>
            <w:ins w:id="4662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0F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663" w:author="Zhang, Carol (MSHA)" w:date="2019-08-21T13:14:00Z"/>
              </w:rPr>
            </w:pPr>
            <w:ins w:id="4664" w:author="Zhang, Carol (MSHA)" w:date="2019-08-21T13:14:00Z">
              <w:r w:rsidRPr="00166A83">
                <w:t>GPA</w:t>
              </w:r>
            </w:ins>
          </w:p>
        </w:tc>
      </w:tr>
      <w:tr w:rsidR="00212DDB" w:rsidTr="00212DDB">
        <w:trPr>
          <w:jc w:val="center"/>
          <w:ins w:id="466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66" w:author="Zhang, Carol (MSHA)" w:date="2019-08-21T13:14:00Z"/>
                <w:color w:val="0000FF"/>
                <w:u w:val="single"/>
              </w:rPr>
            </w:pPr>
            <w:ins w:id="4667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_Ref528760591 \n \h  \* MERGEFORMAT </w:instrText>
              </w:r>
            </w:ins>
            <w:r>
              <w:rPr>
                <w:color w:val="0000FF"/>
                <w:u w:val="single"/>
              </w:rPr>
            </w:r>
            <w:ins w:id="466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69" w:author="Zhang, Carol (MSHA)" w:date="2019-12-11T16:14:00Z">
              <w:r w:rsidR="00B2321A">
                <w:rPr>
                  <w:color w:val="0000FF"/>
                  <w:u w:val="single"/>
                </w:rPr>
                <w:t>3.159</w:t>
              </w:r>
            </w:ins>
            <w:ins w:id="4670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_Ref528760591 \h  \* MERGEFORMAT </w:instrText>
              </w:r>
            </w:ins>
            <w:r>
              <w:rPr>
                <w:color w:val="0000FF"/>
                <w:u w:val="single"/>
              </w:rPr>
            </w:r>
            <w:ins w:id="467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72" w:author="Zhang, Carol (MSHA)" w:date="2019-12-11T16:14:00Z">
              <w:r w:rsidR="00B2321A" w:rsidRPr="00B2321A">
                <w:rPr>
                  <w:color w:val="0000FF"/>
                  <w:u w:val="single"/>
                  <w:rPrChange w:id="4673" w:author="Zhang, Carol (MSHA)" w:date="2019-12-11T16:14:00Z">
                    <w:rPr/>
                  </w:rPrChange>
                </w:rPr>
                <w:t>EXPORT_PRESSURE_CALIBRATION_DATA</w:t>
              </w:r>
            </w:ins>
            <w:ins w:id="467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467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76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  <w:r w:rsidRPr="008554A3">
                <w:rPr>
                  <w:rFonts w:ascii="Calibri" w:hAnsi="Calibri" w:cs="Calibri"/>
                  <w:color w:val="000000"/>
                  <w:sz w:val="22"/>
                </w:rPr>
                <w:t>0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10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2C6661" w:rsidRDefault="00212DDB" w:rsidP="00212DDB">
            <w:pPr>
              <w:rPr>
                <w:ins w:id="4677" w:author="Zhang, Carol (MSHA)" w:date="2019-08-21T13:14:00Z"/>
              </w:rPr>
            </w:pPr>
            <w:ins w:id="4678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679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80" w:author="Zhang, Carol (MSHA)" w:date="2019-08-21T13:14:00Z"/>
                <w:color w:val="0000FF"/>
                <w:u w:val="single"/>
              </w:rPr>
            </w:pPr>
            <w:ins w:id="4681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_Ref10642167 \n \h  \* MERGEFORMAT </w:instrText>
              </w:r>
            </w:ins>
            <w:r>
              <w:rPr>
                <w:color w:val="0000FF"/>
                <w:u w:val="single"/>
              </w:rPr>
            </w:r>
            <w:ins w:id="468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83" w:author="Zhang, Carol (MSHA)" w:date="2019-12-11T16:14:00Z">
              <w:r w:rsidR="00B2321A">
                <w:rPr>
                  <w:color w:val="0000FF"/>
                  <w:u w:val="single"/>
                </w:rPr>
                <w:t>3.160</w:t>
              </w:r>
            </w:ins>
            <w:ins w:id="4684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_Ref10642167 \h  \* MERGEFORMAT </w:instrText>
              </w:r>
            </w:ins>
            <w:r>
              <w:rPr>
                <w:color w:val="0000FF"/>
                <w:u w:val="single"/>
              </w:rPr>
            </w:r>
            <w:ins w:id="468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86" w:author="Zhang, Carol (MSHA)" w:date="2019-12-11T16:14:00Z">
              <w:r w:rsidR="00B2321A" w:rsidRPr="00B2321A">
                <w:rPr>
                  <w:color w:val="0000FF"/>
                  <w:u w:val="single"/>
                  <w:rPrChange w:id="4687" w:author="Zhang, Carol (MSHA)" w:date="2019-12-11T16:14:00Z">
                    <w:rPr/>
                  </w:rPrChange>
                </w:rPr>
                <w:t>GET_TUBE_UNINSTALL_THRESHOLD</w:t>
              </w:r>
            </w:ins>
            <w:ins w:id="468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68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690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0x7011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D31A85" w:rsidRDefault="00212DDB" w:rsidP="00212DDB">
            <w:pPr>
              <w:rPr>
                <w:ins w:id="4691" w:author="Zhang, Carol (MSHA)" w:date="2019-08-21T13:14:00Z"/>
                <w:highlight w:val="yellow"/>
              </w:rPr>
            </w:pPr>
            <w:ins w:id="4692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69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694" w:author="Zhang, Carol (MSHA)" w:date="2019-08-21T13:14:00Z"/>
                <w:color w:val="0000FF"/>
                <w:u w:val="single"/>
              </w:rPr>
            </w:pPr>
            <w:ins w:id="4695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_Ref10642176 \n \h  \* MERGEFORMAT </w:instrText>
              </w:r>
            </w:ins>
            <w:r>
              <w:rPr>
                <w:color w:val="0000FF"/>
                <w:u w:val="single"/>
              </w:rPr>
            </w:r>
            <w:ins w:id="469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697" w:author="Zhang, Carol (MSHA)" w:date="2019-12-11T16:14:00Z">
              <w:r w:rsidR="00B2321A">
                <w:rPr>
                  <w:color w:val="0000FF"/>
                  <w:u w:val="single"/>
                </w:rPr>
                <w:t>3.161</w:t>
              </w:r>
            </w:ins>
            <w:ins w:id="4698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_Ref10642176 \h  \* MERGEFORMAT </w:instrText>
              </w:r>
            </w:ins>
            <w:r>
              <w:rPr>
                <w:color w:val="0000FF"/>
                <w:u w:val="single"/>
              </w:rPr>
            </w:r>
            <w:ins w:id="469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00" w:author="Zhang, Carol (MSHA)" w:date="2019-12-11T16:14:00Z">
              <w:r w:rsidR="00B2321A" w:rsidRPr="00B2321A">
                <w:rPr>
                  <w:color w:val="0000FF"/>
                  <w:u w:val="single"/>
                  <w:rPrChange w:id="4701" w:author="Zhang, Carol (MSHA)" w:date="2019-12-11T16:14:00Z">
                    <w:rPr/>
                  </w:rPrChange>
                </w:rPr>
                <w:t>GET_OCCLUSION_ROLLBACK_VOLUME</w:t>
              </w:r>
            </w:ins>
            <w:ins w:id="4702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470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04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0x7012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2C6661" w:rsidRDefault="00212DDB" w:rsidP="00212DDB">
            <w:pPr>
              <w:rPr>
                <w:ins w:id="4705" w:author="Zhang, Carol (MSHA)" w:date="2019-08-21T13:14:00Z"/>
              </w:rPr>
            </w:pPr>
            <w:ins w:id="4706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70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08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4709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D31A85" w:rsidRDefault="00212DDB" w:rsidP="00212DDB">
            <w:pPr>
              <w:rPr>
                <w:ins w:id="4710" w:author="Zhang, Carol (MSHA)" w:date="2019-08-21T13:14:00Z"/>
                <w:highlight w:val="yellow"/>
              </w:rPr>
            </w:pPr>
          </w:p>
        </w:tc>
      </w:tr>
      <w:tr w:rsidR="00212DDB" w:rsidTr="00212DDB">
        <w:trPr>
          <w:jc w:val="center"/>
          <w:ins w:id="471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12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rPr>
                <w:ins w:id="471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14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0x8000~0x8FFF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jc w:val="center"/>
              <w:rPr>
                <w:ins w:id="4715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471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Pr="00461B88" w:rsidRDefault="00212DDB" w:rsidP="00212DDB">
            <w:pPr>
              <w:jc w:val="left"/>
              <w:rPr>
                <w:ins w:id="4717" w:author="Zhang, Carol (MSHA)" w:date="2019-08-21T13:14:00Z"/>
              </w:rPr>
            </w:pPr>
            <w:ins w:id="471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_Ref1486190 \n \h </w:instrText>
              </w:r>
            </w:ins>
            <w:r>
              <w:rPr>
                <w:color w:val="0000FF"/>
                <w:u w:val="single"/>
              </w:rPr>
            </w:r>
            <w:ins w:id="47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20" w:author="Zhang, Carol (MSHA)" w:date="2019-12-11T16:14:00Z">
              <w:r w:rsidR="00B2321A">
                <w:rPr>
                  <w:color w:val="0000FF"/>
                  <w:u w:val="single"/>
                </w:rPr>
                <w:t>3.162</w:t>
              </w:r>
            </w:ins>
            <w:ins w:id="47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_Ref1486190 \h  \* MERGEFORMAT </w:instrText>
              </w:r>
            </w:ins>
            <w:r>
              <w:rPr>
                <w:color w:val="0000FF"/>
                <w:u w:val="single"/>
              </w:rPr>
            </w:r>
            <w:ins w:id="472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23" w:author="Zhang, Carol (MSHA)" w:date="2019-12-11T16:14:00Z">
              <w:r w:rsidR="00B2321A" w:rsidRPr="00B2321A">
                <w:rPr>
                  <w:color w:val="0000FF"/>
                  <w:u w:val="single"/>
                  <w:rPrChange w:id="4724" w:author="Zhang, Carol (MSHA)" w:date="2019-12-11T16:14:00Z">
                    <w:rPr/>
                  </w:rPrChange>
                </w:rPr>
                <w:t>RESET_SPI_FLASH_DATA</w:t>
              </w:r>
            </w:ins>
            <w:ins w:id="47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2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27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0x8000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28" w:author="Zhang, Carol (MSHA)" w:date="2019-08-21T13:14:00Z"/>
              </w:rPr>
            </w:pPr>
            <w:ins w:id="4729" w:author="Zhang, Carol (MSHA)" w:date="2019-08-21T13:14:00Z">
              <w:r w:rsidRPr="00980BF8">
                <w:t>GPA</w:t>
              </w:r>
              <w:r w:rsidRPr="00D31A85">
                <w:rPr>
                  <w:rFonts w:hint="eastAsia"/>
                  <w:highlight w:val="yellow"/>
                </w:rPr>
                <w:t xml:space="preserve"> </w:t>
              </w:r>
              <w:r>
                <w:rPr>
                  <w:highlight w:val="yellow"/>
                </w:rPr>
                <w:t>,</w:t>
              </w:r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73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31" w:author="Zhang, Carol (MSHA)" w:date="2019-08-21T13:14:00Z"/>
                <w:color w:val="0000FF"/>
                <w:u w:val="single"/>
              </w:rPr>
            </w:pPr>
            <w:ins w:id="473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_Ref484184896 \n \h  \* MERGEFORMAT </w:instrText>
              </w:r>
            </w:ins>
            <w:r>
              <w:rPr>
                <w:color w:val="0000FF"/>
                <w:u w:val="single"/>
              </w:rPr>
            </w:r>
            <w:ins w:id="473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34" w:author="Zhang, Carol (MSHA)" w:date="2019-12-11T16:14:00Z">
              <w:r w:rsidR="00B2321A">
                <w:rPr>
                  <w:color w:val="0000FF"/>
                  <w:u w:val="single"/>
                </w:rPr>
                <w:t>3.163</w:t>
              </w:r>
            </w:ins>
            <w:ins w:id="47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_Ref484184896 \h  \* MERGEFORMAT </w:instrText>
              </w:r>
            </w:ins>
            <w:r>
              <w:rPr>
                <w:color w:val="0000FF"/>
                <w:u w:val="single"/>
              </w:rPr>
            </w:r>
            <w:ins w:id="473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37" w:author="Zhang, Carol (MSHA)" w:date="2019-12-11T16:14:00Z">
              <w:r w:rsidR="00B2321A" w:rsidRPr="00B2321A">
                <w:rPr>
                  <w:color w:val="0000FF"/>
                  <w:u w:val="single"/>
                  <w:rPrChange w:id="4738" w:author="Zhang, Carol (MSHA)" w:date="2019-12-11T16:14:00Z">
                    <w:rPr/>
                  </w:rPrChange>
                </w:rPr>
                <w:t>SET_OCCULSION_PRESSURE_THRESHOLD</w:t>
              </w:r>
            </w:ins>
            <w:ins w:id="473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4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41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0x8001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42" w:author="Zhang, Carol (MSHA)" w:date="2019-08-21T13:14:00Z"/>
              </w:rPr>
            </w:pPr>
            <w:ins w:id="4743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74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45" w:author="Zhang, Carol (MSHA)" w:date="2019-08-21T13:14:00Z"/>
                <w:color w:val="0000FF"/>
                <w:u w:val="single"/>
              </w:rPr>
            </w:pPr>
            <w:ins w:id="474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_Ref485890550 \n \h  \* MERGEFORMAT </w:instrText>
              </w:r>
            </w:ins>
            <w:r>
              <w:rPr>
                <w:color w:val="0000FF"/>
                <w:u w:val="single"/>
              </w:rPr>
            </w:r>
            <w:ins w:id="47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48" w:author="Zhang, Carol (MSHA)" w:date="2019-12-11T16:14:00Z">
              <w:r w:rsidR="00B2321A">
                <w:rPr>
                  <w:color w:val="0000FF"/>
                  <w:u w:val="single"/>
                </w:rPr>
                <w:t>3.164</w:t>
              </w:r>
            </w:ins>
            <w:ins w:id="47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_Ref485890550 \h  \* MERGEFORMAT </w:instrText>
              </w:r>
            </w:ins>
            <w:r>
              <w:rPr>
                <w:color w:val="0000FF"/>
                <w:u w:val="single"/>
              </w:rPr>
            </w:r>
            <w:ins w:id="47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51" w:author="Zhang, Carol (MSHA)" w:date="2019-12-11T16:14:00Z">
              <w:r w:rsidR="00B2321A" w:rsidRPr="00B2321A">
                <w:rPr>
                  <w:color w:val="0000FF"/>
                  <w:u w:val="single"/>
                  <w:rPrChange w:id="4752" w:author="Zhang, Carol (MSHA)" w:date="2019-12-11T16:14:00Z">
                    <w:rPr/>
                  </w:rPrChange>
                </w:rPr>
                <w:t>SET_SYRINGE_DATA</w:t>
              </w:r>
            </w:ins>
            <w:ins w:id="47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5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55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0x8002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56" w:author="Zhang, Carol (MSHA)" w:date="2019-08-21T13:14:00Z"/>
              </w:rPr>
            </w:pPr>
            <w:ins w:id="4757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75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59" w:author="Zhang, Carol (MSHA)" w:date="2019-08-21T13:14:00Z"/>
                <w:color w:val="0000FF"/>
                <w:u w:val="single"/>
              </w:rPr>
            </w:pPr>
            <w:ins w:id="476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_Ref487708824 \n \h  \* MERGEFORMAT </w:instrText>
              </w:r>
            </w:ins>
            <w:r>
              <w:rPr>
                <w:color w:val="0000FF"/>
                <w:u w:val="single"/>
              </w:rPr>
            </w:r>
            <w:ins w:id="476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62" w:author="Zhang, Carol (MSHA)" w:date="2019-12-11T16:14:00Z">
              <w:r w:rsidR="00B2321A">
                <w:rPr>
                  <w:color w:val="0000FF"/>
                  <w:u w:val="single"/>
                </w:rPr>
                <w:t>3.165</w:t>
              </w:r>
            </w:ins>
            <w:ins w:id="47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_Ref487708824 \h  \* MERGEFORMAT </w:instrText>
              </w:r>
            </w:ins>
            <w:r>
              <w:rPr>
                <w:color w:val="0000FF"/>
                <w:u w:val="single"/>
              </w:rPr>
            </w:r>
            <w:ins w:id="476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65" w:author="Zhang, Carol (MSHA)" w:date="2019-12-11T16:14:00Z">
              <w:r w:rsidR="00B2321A" w:rsidRPr="00B2321A">
                <w:rPr>
                  <w:color w:val="0000FF"/>
                  <w:u w:val="single"/>
                  <w:rPrChange w:id="4766" w:author="Zhang, Carol (MSHA)" w:date="2019-12-11T16:14:00Z">
                    <w:rPr/>
                  </w:rPrChange>
                </w:rPr>
                <w:t>SET_ BATTERY_THRESHOLD</w:t>
              </w:r>
            </w:ins>
            <w:ins w:id="476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6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69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0x8003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70" w:author="Zhang, Carol (MSHA)" w:date="2019-08-21T13:14:00Z"/>
              </w:rPr>
            </w:pPr>
            <w:ins w:id="4771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77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773" w:author="Zhang, Carol (MSHA)" w:date="2019-08-21T13:14:00Z"/>
                <w:color w:val="0000FF"/>
                <w:u w:val="single"/>
              </w:rPr>
            </w:pPr>
            <w:ins w:id="477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_Ref490051875 \n \h  \* MERGEFORMAT </w:instrText>
              </w:r>
            </w:ins>
            <w:r>
              <w:rPr>
                <w:color w:val="0000FF"/>
                <w:u w:val="single"/>
              </w:rPr>
            </w:r>
            <w:ins w:id="477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76" w:author="Zhang, Carol (MSHA)" w:date="2019-12-11T16:14:00Z">
              <w:r w:rsidR="00B2321A">
                <w:rPr>
                  <w:color w:val="0000FF"/>
                  <w:u w:val="single"/>
                </w:rPr>
                <w:t>3.166</w:t>
              </w:r>
            </w:ins>
            <w:ins w:id="47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_Ref490051875 \h  \* MERGEFORMAT </w:instrText>
              </w:r>
            </w:ins>
            <w:r>
              <w:rPr>
                <w:color w:val="0000FF"/>
                <w:u w:val="single"/>
              </w:rPr>
            </w:r>
            <w:ins w:id="477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79" w:author="Zhang, Carol (MSHA)" w:date="2019-12-11T16:14:00Z">
              <w:r w:rsidR="00B2321A" w:rsidRPr="00B2321A">
                <w:rPr>
                  <w:color w:val="0000FF"/>
                  <w:u w:val="single"/>
                  <w:rPrChange w:id="4780" w:author="Zhang, Carol (MSHA)" w:date="2019-12-11T16:14:00Z">
                    <w:rPr/>
                  </w:rPrChange>
                </w:rPr>
                <w:t>SET_FLASH_ADDRESS_DATA</w:t>
              </w:r>
            </w:ins>
            <w:ins w:id="478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8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83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0x8004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84" w:author="Zhang, Carol (MSHA)" w:date="2019-08-21T13:14:00Z"/>
              </w:rPr>
            </w:pPr>
            <w:ins w:id="4785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78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Pr="00531615" w:rsidRDefault="00212DDB" w:rsidP="00212DDB">
            <w:pPr>
              <w:jc w:val="left"/>
              <w:rPr>
                <w:ins w:id="4787" w:author="Zhang, Carol (MSHA)" w:date="2019-08-21T13:14:00Z"/>
                <w:color w:val="0000FF"/>
                <w:u w:val="single"/>
              </w:rPr>
            </w:pPr>
            <w:ins w:id="478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_Ref487708537 \n \h  \* MERGEFORMAT </w:instrText>
              </w:r>
            </w:ins>
            <w:r>
              <w:rPr>
                <w:color w:val="0000FF"/>
                <w:u w:val="single"/>
              </w:rPr>
            </w:r>
            <w:ins w:id="478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90" w:author="Zhang, Carol (MSHA)" w:date="2019-12-11T16:14:00Z">
              <w:r w:rsidR="00B2321A">
                <w:rPr>
                  <w:color w:val="0000FF"/>
                  <w:u w:val="single"/>
                </w:rPr>
                <w:t>3.167</w:t>
              </w:r>
            </w:ins>
            <w:ins w:id="47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_Ref487708537 \h  \* MERGEFORMAT </w:instrText>
              </w:r>
            </w:ins>
            <w:r>
              <w:rPr>
                <w:color w:val="0000FF"/>
                <w:u w:val="single"/>
              </w:rPr>
            </w:r>
            <w:ins w:id="479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793" w:author="Zhang, Carol (MSHA)" w:date="2019-12-11T16:14:00Z">
              <w:r w:rsidR="00B2321A" w:rsidRPr="00B2321A">
                <w:rPr>
                  <w:color w:val="0000FF"/>
                  <w:u w:val="single"/>
                  <w:rPrChange w:id="4794" w:author="Zhang, Carol (MSHA)" w:date="2019-12-11T16:14:00Z">
                    <w:rPr/>
                  </w:rPrChange>
                </w:rPr>
                <w:t>WRITE_LOG</w:t>
              </w:r>
            </w:ins>
            <w:ins w:id="479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79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797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0x8005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798" w:author="Zhang, Carol (MSHA)" w:date="2019-08-21T13:14:00Z"/>
              </w:rPr>
            </w:pPr>
            <w:ins w:id="4799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0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01" w:author="Zhang, Carol (MSHA)" w:date="2019-08-21T13:14:00Z"/>
                <w:color w:val="0000FF"/>
                <w:u w:val="single"/>
              </w:rPr>
            </w:pPr>
            <w:ins w:id="480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_Ref488932294 \n \h  \* MERGEFORMAT </w:instrText>
              </w:r>
            </w:ins>
            <w:r>
              <w:rPr>
                <w:color w:val="0000FF"/>
                <w:u w:val="single"/>
              </w:rPr>
            </w:r>
            <w:ins w:id="480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04" w:author="Zhang, Carol (MSHA)" w:date="2019-12-11T16:14:00Z">
              <w:r w:rsidR="00B2321A">
                <w:rPr>
                  <w:color w:val="0000FF"/>
                  <w:u w:val="single"/>
                </w:rPr>
                <w:t>3.168</w:t>
              </w:r>
            </w:ins>
            <w:ins w:id="48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_Ref488932294 \h  \* MERGEFORMAT </w:instrText>
              </w:r>
            </w:ins>
            <w:r>
              <w:rPr>
                <w:color w:val="0000FF"/>
                <w:u w:val="single"/>
              </w:rPr>
            </w:r>
            <w:ins w:id="480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07" w:author="Zhang, Carol (MSHA)" w:date="2019-12-11T16:14:00Z">
              <w:r w:rsidR="00B2321A" w:rsidRPr="00B2321A">
                <w:rPr>
                  <w:color w:val="0000FF"/>
                  <w:u w:val="single"/>
                  <w:rPrChange w:id="4808" w:author="Zhang, Carol (MSHA)" w:date="2019-12-11T16:14:00Z">
                    <w:rPr/>
                  </w:rPrChange>
                </w:rPr>
                <w:t>SET_FCT_FLAG</w:t>
              </w:r>
            </w:ins>
            <w:ins w:id="480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1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11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0x8006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12" w:author="Zhang, Carol (MSHA)" w:date="2019-08-21T13:14:00Z"/>
              </w:rPr>
            </w:pPr>
            <w:ins w:id="4813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1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15" w:author="Zhang, Carol (MSHA)" w:date="2019-08-21T13:14:00Z"/>
                <w:color w:val="0000FF"/>
                <w:u w:val="single"/>
              </w:rPr>
            </w:pPr>
            <w:ins w:id="481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_Ref488932312 \n \h  \* MERGEFORMAT </w:instrText>
              </w:r>
            </w:ins>
            <w:r>
              <w:rPr>
                <w:color w:val="0000FF"/>
                <w:u w:val="single"/>
              </w:rPr>
            </w:r>
            <w:ins w:id="481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18" w:author="Zhang, Carol (MSHA)" w:date="2019-12-11T16:14:00Z">
              <w:r w:rsidR="00B2321A">
                <w:rPr>
                  <w:color w:val="0000FF"/>
                  <w:u w:val="single"/>
                </w:rPr>
                <w:t>3.169</w:t>
              </w:r>
            </w:ins>
            <w:ins w:id="481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_Ref488932312 \h  \* MERGEFORMAT </w:instrText>
              </w:r>
            </w:ins>
            <w:r>
              <w:rPr>
                <w:color w:val="0000FF"/>
                <w:u w:val="single"/>
              </w:rPr>
            </w:r>
            <w:ins w:id="482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21" w:author="Zhang, Carol (MSHA)" w:date="2019-12-11T16:14:00Z">
              <w:r w:rsidR="00B2321A" w:rsidRPr="00B2321A">
                <w:rPr>
                  <w:color w:val="0000FF"/>
                  <w:u w:val="single"/>
                  <w:rPrChange w:id="4822" w:author="Zhang, Carol (MSHA)" w:date="2019-12-11T16:14:00Z">
                    <w:rPr/>
                  </w:rPrChange>
                </w:rPr>
                <w:t>SET_ADC_REDRESS</w:t>
              </w:r>
            </w:ins>
            <w:ins w:id="482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2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25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0x8007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26" w:author="Zhang, Carol (MSHA)" w:date="2019-08-21T13:14:00Z"/>
              </w:rPr>
            </w:pPr>
            <w:ins w:id="4827" w:author="Zhang, Carol (MSHA)" w:date="2019-08-21T13:14:00Z">
              <w:r w:rsidRPr="00980BF8">
                <w:t>GPA</w:t>
              </w:r>
              <w:r w:rsidRPr="00D31A85">
                <w:rPr>
                  <w:rFonts w:hint="eastAsia"/>
                  <w:highlight w:val="yellow"/>
                </w:rPr>
                <w:t xml:space="preserve"> </w:t>
              </w:r>
              <w:r>
                <w:rPr>
                  <w:highlight w:val="yellow"/>
                </w:rPr>
                <w:t>,</w:t>
              </w:r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482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29" w:author="Zhang, Carol (MSHA)" w:date="2019-08-21T13:14:00Z"/>
                <w:color w:val="0000FF"/>
                <w:u w:val="single"/>
              </w:rPr>
            </w:pPr>
            <w:ins w:id="483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_Ref488932344 \n \h  \* MERGEFORMAT </w:instrText>
              </w:r>
            </w:ins>
            <w:r>
              <w:rPr>
                <w:color w:val="0000FF"/>
                <w:u w:val="single"/>
              </w:rPr>
            </w:r>
            <w:ins w:id="483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32" w:author="Zhang, Carol (MSHA)" w:date="2019-12-11T16:14:00Z">
              <w:r w:rsidR="00B2321A">
                <w:rPr>
                  <w:color w:val="0000FF"/>
                  <w:u w:val="single"/>
                </w:rPr>
                <w:t>3.170</w:t>
              </w:r>
            </w:ins>
            <w:ins w:id="483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_Ref488932344 \h  \* MERGEFORMAT </w:instrText>
              </w:r>
            </w:ins>
            <w:r>
              <w:rPr>
                <w:color w:val="0000FF"/>
                <w:u w:val="single"/>
              </w:rPr>
            </w:r>
            <w:ins w:id="483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35" w:author="Zhang, Carol (MSHA)" w:date="2019-12-11T16:14:00Z">
              <w:r w:rsidR="00B2321A" w:rsidRPr="00B2321A">
                <w:rPr>
                  <w:color w:val="0000FF"/>
                  <w:u w:val="single"/>
                  <w:rPrChange w:id="4836" w:author="Zhang, Carol (MSHA)" w:date="2019-12-11T16:14:00Z">
                    <w:rPr/>
                  </w:rPrChange>
                </w:rPr>
                <w:t>SET_PRESSURE_P_VALUE</w:t>
              </w:r>
            </w:ins>
            <w:ins w:id="483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3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39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0x8008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40" w:author="Zhang, Carol (MSHA)" w:date="2019-08-21T13:14:00Z"/>
              </w:rPr>
            </w:pPr>
            <w:ins w:id="4841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4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43" w:author="Zhang, Carol (MSHA)" w:date="2019-08-21T13:14:00Z"/>
                <w:color w:val="0000FF"/>
                <w:u w:val="single"/>
              </w:rPr>
            </w:pPr>
            <w:ins w:id="484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_Ref488932363 \n \h  \* MERGEFORMAT </w:instrText>
              </w:r>
            </w:ins>
            <w:r>
              <w:rPr>
                <w:color w:val="0000FF"/>
                <w:u w:val="single"/>
              </w:rPr>
            </w:r>
            <w:ins w:id="484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46" w:author="Zhang, Carol (MSHA)" w:date="2019-12-11T16:14:00Z">
              <w:r w:rsidR="00B2321A">
                <w:rPr>
                  <w:color w:val="0000FF"/>
                  <w:u w:val="single"/>
                </w:rPr>
                <w:t>3.171</w:t>
              </w:r>
            </w:ins>
            <w:ins w:id="48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_Ref495396194 \h  \* MERGEFORMAT </w:instrText>
              </w:r>
            </w:ins>
            <w:r>
              <w:rPr>
                <w:color w:val="0000FF"/>
                <w:u w:val="single"/>
              </w:rPr>
            </w:r>
            <w:ins w:id="484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49" w:author="Zhang, Carol (MSHA)" w:date="2019-12-11T16:14:00Z">
              <w:r w:rsidR="00B2321A" w:rsidRPr="00B2321A">
                <w:rPr>
                  <w:color w:val="0000FF"/>
                  <w:u w:val="single"/>
                  <w:rPrChange w:id="4850" w:author="Zhang, Carol (MSHA)" w:date="2019-12-11T16:14:00Z">
                    <w:rPr/>
                  </w:rPrChange>
                </w:rPr>
                <w:t>SET_SYRINGE_PRESSURE_SELF_CALI_VALUE</w:t>
              </w:r>
            </w:ins>
            <w:ins w:id="485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5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53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0x8009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54" w:author="Zhang, Carol (MSHA)" w:date="2019-08-21T13:14:00Z"/>
              </w:rPr>
            </w:pPr>
            <w:ins w:id="4855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5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57" w:author="Zhang, Carol (MSHA)" w:date="2019-08-21T13:14:00Z"/>
                <w:color w:val="0000FF"/>
                <w:u w:val="single"/>
              </w:rPr>
            </w:pPr>
            <w:ins w:id="485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_Ref488932400 \n \h  \* MERGEFORMAT </w:instrText>
              </w:r>
            </w:ins>
            <w:r>
              <w:rPr>
                <w:color w:val="0000FF"/>
                <w:u w:val="single"/>
              </w:rPr>
            </w:r>
            <w:ins w:id="485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60" w:author="Zhang, Carol (MSHA)" w:date="2019-12-11T16:14:00Z">
              <w:r w:rsidR="00B2321A">
                <w:rPr>
                  <w:color w:val="0000FF"/>
                  <w:u w:val="single"/>
                </w:rPr>
                <w:t>3.172</w:t>
              </w:r>
            </w:ins>
            <w:ins w:id="486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_Ref488932400 \h  \* MERGEFORMAT </w:instrText>
              </w:r>
            </w:ins>
            <w:r>
              <w:rPr>
                <w:color w:val="0000FF"/>
                <w:u w:val="single"/>
              </w:rPr>
            </w:r>
            <w:ins w:id="486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63" w:author="Zhang, Carol (MSHA)" w:date="2019-12-11T16:14:00Z">
              <w:r w:rsidR="00B2321A" w:rsidRPr="00B2321A">
                <w:rPr>
                  <w:color w:val="0000FF"/>
                  <w:u w:val="single"/>
                  <w:rPrChange w:id="4864" w:author="Zhang, Carol (MSHA)" w:date="2019-12-11T16:14:00Z">
                    <w:rPr/>
                  </w:rPrChange>
                </w:rPr>
                <w:t>SET_SYRINGE_CALI_FLAG</w:t>
              </w:r>
            </w:ins>
            <w:ins w:id="486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6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67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0x800A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68" w:author="Zhang, Carol (MSHA)" w:date="2019-08-21T13:14:00Z"/>
              </w:rPr>
            </w:pPr>
            <w:ins w:id="4869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7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71" w:author="Zhang, Carol (MSHA)" w:date="2019-08-21T13:14:00Z"/>
                <w:color w:val="0000FF"/>
                <w:u w:val="single"/>
              </w:rPr>
            </w:pPr>
            <w:ins w:id="487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_Ref488932419 \n \h  \* MERGEFORMAT </w:instrText>
              </w:r>
            </w:ins>
            <w:r>
              <w:rPr>
                <w:color w:val="0000FF"/>
                <w:u w:val="single"/>
              </w:rPr>
            </w:r>
            <w:ins w:id="487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74" w:author="Zhang, Carol (MSHA)" w:date="2019-12-11T16:14:00Z">
              <w:r w:rsidR="00B2321A">
                <w:rPr>
                  <w:color w:val="0000FF"/>
                  <w:u w:val="single"/>
                </w:rPr>
                <w:t>3.173</w:t>
              </w:r>
            </w:ins>
            <w:ins w:id="487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_Ref488932419 \h  \* MERGEFORMAT </w:instrText>
              </w:r>
            </w:ins>
            <w:r>
              <w:rPr>
                <w:color w:val="0000FF"/>
                <w:u w:val="single"/>
              </w:rPr>
            </w:r>
            <w:ins w:id="487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77" w:author="Zhang, Carol (MSHA)" w:date="2019-12-11T16:14:00Z">
              <w:r w:rsidR="00B2321A" w:rsidRPr="00B2321A">
                <w:rPr>
                  <w:color w:val="0000FF"/>
                  <w:u w:val="single"/>
                  <w:rPrChange w:id="4878" w:author="Zhang, Carol (MSHA)" w:date="2019-12-11T16:14:00Z">
                    <w:rPr/>
                  </w:rPrChange>
                </w:rPr>
                <w:t>SET_APP_IMG_VALID_FLAG</w:t>
              </w:r>
            </w:ins>
            <w:ins w:id="487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8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81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0x800B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82" w:author="Zhang, Carol (MSHA)" w:date="2019-08-21T13:14:00Z"/>
              </w:rPr>
            </w:pPr>
            <w:ins w:id="4883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8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85" w:author="Zhang, Carol (MSHA)" w:date="2019-08-21T13:14:00Z"/>
                <w:color w:val="0000FF"/>
                <w:u w:val="single"/>
              </w:rPr>
            </w:pPr>
            <w:ins w:id="488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_Ref488932442 \n \h  \* MERGEFORMAT </w:instrText>
              </w:r>
            </w:ins>
            <w:r>
              <w:rPr>
                <w:color w:val="0000FF"/>
                <w:u w:val="single"/>
              </w:rPr>
            </w:r>
            <w:ins w:id="488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88" w:author="Zhang, Carol (MSHA)" w:date="2019-12-11T16:14:00Z">
              <w:r w:rsidR="00B2321A">
                <w:rPr>
                  <w:color w:val="0000FF"/>
                  <w:u w:val="single"/>
                </w:rPr>
                <w:t>3.174</w:t>
              </w:r>
            </w:ins>
            <w:ins w:id="488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_Ref488932442 \h  \* MERGEFORMAT </w:instrText>
              </w:r>
            </w:ins>
            <w:r>
              <w:rPr>
                <w:color w:val="0000FF"/>
                <w:u w:val="single"/>
              </w:rPr>
            </w:r>
            <w:ins w:id="489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891" w:author="Zhang, Carol (MSHA)" w:date="2019-12-11T16:14:00Z">
              <w:r w:rsidR="00B2321A" w:rsidRPr="00B2321A">
                <w:rPr>
                  <w:color w:val="0000FF"/>
                  <w:u w:val="single"/>
                  <w:rPrChange w:id="4892" w:author="Zhang, Carol (MSHA)" w:date="2019-12-11T16:14:00Z">
                    <w:rPr/>
                  </w:rPrChange>
                </w:rPr>
                <w:t>SET_UI_DELIVERY_SECURE_CONFIG</w:t>
              </w:r>
            </w:ins>
            <w:ins w:id="489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89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895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0x800C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896" w:author="Zhang, Carol (MSHA)" w:date="2019-08-21T13:14:00Z"/>
              </w:rPr>
            </w:pPr>
            <w:ins w:id="4897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89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899" w:author="Zhang, Carol (MSHA)" w:date="2019-08-21T13:14:00Z"/>
                <w:color w:val="0000FF"/>
                <w:u w:val="single"/>
              </w:rPr>
            </w:pPr>
            <w:ins w:id="490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_Ref491853200 \n \h  \* MERGEFORMAT </w:instrText>
              </w:r>
            </w:ins>
            <w:r>
              <w:rPr>
                <w:color w:val="0000FF"/>
                <w:u w:val="single"/>
              </w:rPr>
            </w:r>
            <w:ins w:id="490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02" w:author="Zhang, Carol (MSHA)" w:date="2019-12-11T16:14:00Z">
              <w:r w:rsidR="00B2321A">
                <w:rPr>
                  <w:color w:val="0000FF"/>
                  <w:u w:val="single"/>
                </w:rPr>
                <w:t>3.175</w:t>
              </w:r>
            </w:ins>
            <w:ins w:id="490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_Ref491853200 \h  \* MERGEFORMAT </w:instrText>
              </w:r>
            </w:ins>
            <w:r>
              <w:rPr>
                <w:color w:val="0000FF"/>
                <w:u w:val="single"/>
              </w:rPr>
            </w:r>
            <w:ins w:id="490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05" w:author="Zhang, Carol (MSHA)" w:date="2019-12-11T16:14:00Z">
              <w:r w:rsidR="00B2321A" w:rsidRPr="00B2321A">
                <w:rPr>
                  <w:color w:val="0000FF"/>
                  <w:u w:val="single"/>
                  <w:rPrChange w:id="4906" w:author="Zhang, Carol (MSHA)" w:date="2019-12-11T16:14:00Z">
                    <w:rPr/>
                  </w:rPrChange>
                </w:rPr>
                <w:t>SET_PRESSURE_FACTOR_ABC</w:t>
              </w:r>
            </w:ins>
            <w:ins w:id="49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90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909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0x800D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10" w:author="Zhang, Carol (MSHA)" w:date="2019-08-21T13:14:00Z"/>
              </w:rPr>
            </w:pPr>
            <w:ins w:id="4911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91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13" w:author="Zhang, Carol (MSHA)" w:date="2019-08-21T13:14:00Z"/>
                <w:color w:val="0000FF"/>
                <w:u w:val="single"/>
              </w:rPr>
            </w:pPr>
            <w:ins w:id="491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_Ref491853208 \n \h  \* MERGEFORMAT </w:instrText>
              </w:r>
            </w:ins>
            <w:r>
              <w:rPr>
                <w:color w:val="0000FF"/>
                <w:u w:val="single"/>
              </w:rPr>
            </w:r>
            <w:ins w:id="491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16" w:author="Zhang, Carol (MSHA)" w:date="2019-12-11T16:14:00Z">
              <w:r w:rsidR="00B2321A">
                <w:rPr>
                  <w:color w:val="0000FF"/>
                  <w:u w:val="single"/>
                </w:rPr>
                <w:t>3.176</w:t>
              </w:r>
            </w:ins>
            <w:ins w:id="491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_Ref491853208 \h  \* MERGEFORMAT </w:instrText>
              </w:r>
            </w:ins>
            <w:r>
              <w:rPr>
                <w:color w:val="0000FF"/>
                <w:u w:val="single"/>
              </w:rPr>
            </w:r>
            <w:ins w:id="491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19" w:author="Zhang, Carol (MSHA)" w:date="2019-12-11T16:14:00Z">
              <w:r w:rsidR="00B2321A" w:rsidRPr="00B2321A">
                <w:rPr>
                  <w:color w:val="0000FF"/>
                  <w:u w:val="single"/>
                  <w:rPrChange w:id="4920" w:author="Zhang, Carol (MSHA)" w:date="2019-12-11T16:14:00Z">
                    <w:rPr/>
                  </w:rPrChange>
                </w:rPr>
                <w:t>SET_SIZE_SENSOR_CALIBRATION_FACTOR_KP</w:t>
              </w:r>
            </w:ins>
            <w:ins w:id="49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9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923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0x800E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24" w:author="Zhang, Carol (MSHA)" w:date="2019-08-21T13:14:00Z"/>
              </w:rPr>
            </w:pPr>
            <w:ins w:id="4925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92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27" w:author="Zhang, Carol (MSHA)" w:date="2019-08-21T13:14:00Z"/>
                <w:color w:val="0000FF"/>
                <w:u w:val="single"/>
              </w:rPr>
            </w:pPr>
            <w:ins w:id="492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_Ref495405417 \n \h </w:instrText>
              </w:r>
            </w:ins>
            <w:r>
              <w:rPr>
                <w:color w:val="0000FF"/>
                <w:u w:val="single"/>
              </w:rPr>
            </w:r>
            <w:ins w:id="49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30" w:author="Zhang, Carol (MSHA)" w:date="2019-12-11T16:14:00Z">
              <w:r w:rsidR="00B2321A">
                <w:rPr>
                  <w:color w:val="0000FF"/>
                  <w:u w:val="single"/>
                </w:rPr>
                <w:t>3.177</w:t>
              </w:r>
            </w:ins>
            <w:ins w:id="49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_Ref495405417 \h  \* MERGEFORMAT </w:instrText>
              </w:r>
            </w:ins>
            <w:r>
              <w:rPr>
                <w:color w:val="0000FF"/>
                <w:u w:val="single"/>
              </w:rPr>
            </w:r>
            <w:ins w:id="49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33" w:author="Zhang, Carol (MSHA)" w:date="2019-12-11T16:14:00Z">
              <w:r w:rsidR="00B2321A" w:rsidRPr="00B2321A">
                <w:rPr>
                  <w:color w:val="0000FF"/>
                  <w:u w:val="single"/>
                  <w:rPrChange w:id="4934" w:author="Zhang, Carol (MSHA)" w:date="2019-12-11T16:14:00Z">
                    <w:rPr/>
                  </w:rPrChange>
                </w:rPr>
                <w:t>SET_SYRINGE_SIZE_CALI_RANGE</w:t>
              </w:r>
            </w:ins>
            <w:ins w:id="49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75041A" w:rsidRDefault="00212DDB" w:rsidP="00212DDB">
            <w:pPr>
              <w:widowControl/>
              <w:jc w:val="center"/>
              <w:rPr>
                <w:ins w:id="4936" w:author="Zhang, Carol (MSHA)" w:date="2019-08-21T13:14:00Z"/>
                <w:rFonts w:ascii="Consolas" w:hAnsi="Consolas" w:cs="Consolas"/>
                <w:color w:val="B5CEA8"/>
                <w:sz w:val="24"/>
                <w:szCs w:val="24"/>
                <w:highlight w:val="black"/>
              </w:rPr>
            </w:pPr>
            <w:ins w:id="4937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0F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38" w:author="Zhang, Carol (MSHA)" w:date="2019-08-21T13:14:00Z"/>
              </w:rPr>
            </w:pPr>
            <w:ins w:id="4939" w:author="Zhang, Carol (MSHA)" w:date="2019-08-21T13:14:00Z">
              <w:r w:rsidRPr="00980BF8">
                <w:t>GPA</w:t>
              </w:r>
            </w:ins>
          </w:p>
        </w:tc>
      </w:tr>
      <w:tr w:rsidR="00212DDB" w:rsidTr="00212DDB">
        <w:trPr>
          <w:jc w:val="center"/>
          <w:ins w:id="494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41" w:author="Zhang, Carol (MSHA)" w:date="2019-08-21T13:14:00Z"/>
                <w:color w:val="0000FF"/>
                <w:u w:val="single"/>
              </w:rPr>
            </w:pPr>
            <w:ins w:id="494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_Ref500762051 \n \h  \* MERGEFORMAT </w:instrText>
              </w:r>
            </w:ins>
            <w:r>
              <w:rPr>
                <w:color w:val="0000FF"/>
                <w:u w:val="single"/>
              </w:rPr>
            </w:r>
            <w:ins w:id="494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44" w:author="Zhang, Carol (MSHA)" w:date="2019-12-11T16:14:00Z">
              <w:r w:rsidR="00B2321A">
                <w:rPr>
                  <w:color w:val="0000FF"/>
                  <w:u w:val="single"/>
                </w:rPr>
                <w:t>3.178</w:t>
              </w:r>
            </w:ins>
            <w:ins w:id="494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_Ref500772396 \h  \* MERGEFORMAT </w:instrText>
              </w:r>
            </w:ins>
            <w:r>
              <w:rPr>
                <w:color w:val="0000FF"/>
                <w:u w:val="single"/>
              </w:rPr>
            </w:r>
            <w:ins w:id="494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47" w:author="Zhang, Carol (MSHA)" w:date="2019-12-11T16:14:00Z">
              <w:r w:rsidR="00B2321A" w:rsidRPr="00B2321A">
                <w:rPr>
                  <w:color w:val="0000FF"/>
                  <w:u w:val="single"/>
                  <w:rPrChange w:id="4948" w:author="Zhang, Carol (MSHA)" w:date="2019-12-11T16:14:00Z">
                    <w:rPr/>
                  </w:rPrChange>
                </w:rPr>
                <w:t>REMOTE_STARTSTOP_INFUSION</w:t>
              </w:r>
            </w:ins>
            <w:ins w:id="49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495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4951" w:author="Zhang, Carol (MSHA)" w:date="2019-08-21T13:14:00Z">
              <w:r w:rsidRPr="008554A3">
                <w:rPr>
                  <w:rFonts w:ascii="Calibri" w:hAnsi="Calibri" w:cs="Calibri"/>
                  <w:color w:val="000000"/>
                  <w:sz w:val="22"/>
                </w:rPr>
                <w:t>0x80</w:t>
              </w:r>
              <w:r>
                <w:rPr>
                  <w:rFonts w:ascii="Calibri" w:hAnsi="Calibri" w:cs="Calibri"/>
                  <w:color w:val="000000"/>
                  <w:sz w:val="22"/>
                </w:rPr>
                <w:t>10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980BF8" w:rsidRDefault="00212DDB" w:rsidP="00212DDB">
            <w:pPr>
              <w:rPr>
                <w:ins w:id="4952" w:author="Zhang, Carol (MSHA)" w:date="2019-08-21T13:14:00Z"/>
              </w:rPr>
            </w:pPr>
            <w:ins w:id="4953" w:author="Zhang, Carol (MSHA)" w:date="2019-08-21T13:14:00Z">
              <w:r>
                <w:t>Remote</w:t>
              </w:r>
            </w:ins>
          </w:p>
        </w:tc>
      </w:tr>
      <w:tr w:rsidR="00212DDB" w:rsidTr="00212DDB">
        <w:trPr>
          <w:jc w:val="center"/>
          <w:ins w:id="495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55" w:author="Zhang, Carol (MSHA)" w:date="2019-08-21T13:14:00Z"/>
                <w:color w:val="0000FF"/>
                <w:u w:val="single"/>
              </w:rPr>
            </w:pPr>
            <w:ins w:id="495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_Ref501382451 \n \h </w:instrText>
              </w:r>
            </w:ins>
            <w:r>
              <w:rPr>
                <w:color w:val="0000FF"/>
                <w:u w:val="single"/>
              </w:rPr>
            </w:r>
            <w:ins w:id="495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58" w:author="Zhang, Carol (MSHA)" w:date="2019-12-11T16:14:00Z">
              <w:r w:rsidR="00B2321A">
                <w:rPr>
                  <w:color w:val="0000FF"/>
                  <w:u w:val="single"/>
                </w:rPr>
                <w:t>3.179</w:t>
              </w:r>
            </w:ins>
            <w:ins w:id="495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_Ref501382451 \h  \* MERGEFORMAT </w:instrText>
              </w:r>
            </w:ins>
            <w:r>
              <w:rPr>
                <w:color w:val="0000FF"/>
                <w:u w:val="single"/>
              </w:rPr>
            </w:r>
            <w:ins w:id="496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61" w:author="Zhang, Carol (MSHA)" w:date="2019-12-11T16:14:00Z">
              <w:r w:rsidR="00B2321A" w:rsidRPr="00B2321A">
                <w:rPr>
                  <w:color w:val="0000FF"/>
                  <w:u w:val="single"/>
                  <w:rPrChange w:id="4962" w:author="Zhang, Carol (MSHA)" w:date="2019-12-11T16:14:00Z">
                    <w:rPr/>
                  </w:rPrChange>
                </w:rPr>
                <w:t>IMPORT_FILE_TO_PUMP_START</w:t>
              </w:r>
            </w:ins>
            <w:ins w:id="49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BA5C9F" w:rsidRDefault="00212DDB" w:rsidP="00212DDB">
            <w:pPr>
              <w:jc w:val="center"/>
              <w:rPr>
                <w:ins w:id="4964" w:author="Zhang, Carol (MSHA)" w:date="2019-08-21T13:14:00Z"/>
                <w:color w:val="000000"/>
                <w:sz w:val="22"/>
              </w:rPr>
            </w:pPr>
            <w:ins w:id="4965" w:author="Zhang, Carol (MSHA)" w:date="2019-08-21T13:14:00Z">
              <w:r w:rsidRPr="00BA5C9F">
                <w:rPr>
                  <w:color w:val="000000"/>
                  <w:sz w:val="22"/>
                </w:rPr>
                <w:t>0x</w:t>
              </w:r>
              <w:r>
                <w:rPr>
                  <w:color w:val="000000"/>
                  <w:sz w:val="22"/>
                </w:rPr>
                <w:t>80</w:t>
              </w:r>
              <w:r w:rsidRPr="00BA5C9F">
                <w:rPr>
                  <w:color w:val="000000"/>
                  <w:sz w:val="22"/>
                </w:rPr>
                <w:t>11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66" w:author="Zhang, Carol (MSHA)" w:date="2019-08-21T13:14:00Z"/>
              </w:rPr>
            </w:pPr>
            <w:ins w:id="4967" w:author="Zhang, Carol (MSHA)" w:date="2019-08-21T13:14:00Z">
              <w:r w:rsidRPr="006520AF">
                <w:t>GPA</w:t>
              </w:r>
            </w:ins>
          </w:p>
        </w:tc>
      </w:tr>
      <w:tr w:rsidR="00212DDB" w:rsidTr="00212DDB">
        <w:trPr>
          <w:jc w:val="center"/>
          <w:ins w:id="496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69" w:author="Zhang, Carol (MSHA)" w:date="2019-08-21T13:14:00Z"/>
                <w:color w:val="0000FF"/>
                <w:u w:val="single"/>
              </w:rPr>
            </w:pPr>
            <w:ins w:id="497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_Ref501382458 \n \h </w:instrText>
              </w:r>
            </w:ins>
            <w:r>
              <w:rPr>
                <w:color w:val="0000FF"/>
                <w:u w:val="single"/>
              </w:rPr>
            </w:r>
            <w:ins w:id="497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72" w:author="Zhang, Carol (MSHA)" w:date="2019-12-11T16:14:00Z">
              <w:r w:rsidR="00B2321A">
                <w:rPr>
                  <w:color w:val="0000FF"/>
                  <w:u w:val="single"/>
                </w:rPr>
                <w:t>3.180</w:t>
              </w:r>
            </w:ins>
            <w:ins w:id="497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_Ref501382458 \h  \* MERGEFORMAT </w:instrText>
              </w:r>
            </w:ins>
            <w:r>
              <w:rPr>
                <w:color w:val="0000FF"/>
                <w:u w:val="single"/>
              </w:rPr>
            </w:r>
            <w:ins w:id="497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75" w:author="Zhang, Carol (MSHA)" w:date="2019-12-11T16:14:00Z">
              <w:r w:rsidR="00B2321A" w:rsidRPr="00B2321A">
                <w:rPr>
                  <w:color w:val="0000FF"/>
                  <w:u w:val="single"/>
                  <w:rPrChange w:id="4976" w:author="Zhang, Carol (MSHA)" w:date="2019-12-11T16:14:00Z">
                    <w:rPr/>
                  </w:rPrChange>
                </w:rPr>
                <w:t>IMPORT_FILE_TO_PUMP_PACKAGE</w:t>
              </w:r>
            </w:ins>
            <w:ins w:id="497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BA5C9F" w:rsidRDefault="00212DDB" w:rsidP="00212DDB">
            <w:pPr>
              <w:jc w:val="center"/>
              <w:rPr>
                <w:ins w:id="4978" w:author="Zhang, Carol (MSHA)" w:date="2019-08-21T13:14:00Z"/>
                <w:color w:val="000000"/>
                <w:sz w:val="22"/>
              </w:rPr>
            </w:pPr>
            <w:ins w:id="4979" w:author="Zhang, Carol (MSHA)" w:date="2019-08-21T13:14:00Z">
              <w:r w:rsidRPr="00BA5C9F">
                <w:rPr>
                  <w:color w:val="000000"/>
                  <w:sz w:val="22"/>
                </w:rPr>
                <w:t>0x</w:t>
              </w:r>
              <w:r>
                <w:rPr>
                  <w:color w:val="000000"/>
                  <w:sz w:val="22"/>
                </w:rPr>
                <w:t>80</w:t>
              </w:r>
              <w:r w:rsidRPr="00BA5C9F">
                <w:rPr>
                  <w:color w:val="000000"/>
                  <w:sz w:val="22"/>
                </w:rPr>
                <w:t>12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80" w:author="Zhang, Carol (MSHA)" w:date="2019-08-21T13:14:00Z"/>
              </w:rPr>
            </w:pPr>
            <w:ins w:id="4981" w:author="Zhang, Carol (MSHA)" w:date="2019-08-21T13:14:00Z">
              <w:r w:rsidRPr="006520AF">
                <w:t>GPA</w:t>
              </w:r>
            </w:ins>
          </w:p>
        </w:tc>
      </w:tr>
      <w:tr w:rsidR="00212DDB" w:rsidTr="00212DDB">
        <w:trPr>
          <w:jc w:val="center"/>
          <w:ins w:id="498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83" w:author="Zhang, Carol (MSHA)" w:date="2019-08-21T13:14:00Z"/>
                <w:color w:val="0000FF"/>
                <w:u w:val="single"/>
              </w:rPr>
            </w:pPr>
            <w:ins w:id="498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_Ref501382468 \n \h </w:instrText>
              </w:r>
            </w:ins>
            <w:r>
              <w:rPr>
                <w:color w:val="0000FF"/>
                <w:u w:val="single"/>
              </w:rPr>
            </w:r>
            <w:ins w:id="498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86" w:author="Zhang, Carol (MSHA)" w:date="2019-12-11T16:14:00Z">
              <w:r w:rsidR="00B2321A">
                <w:rPr>
                  <w:color w:val="0000FF"/>
                  <w:u w:val="single"/>
                </w:rPr>
                <w:t>3.181</w:t>
              </w:r>
            </w:ins>
            <w:ins w:id="498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_Ref501382468 \h  \* MERGEFORMAT </w:instrText>
              </w:r>
            </w:ins>
            <w:r>
              <w:rPr>
                <w:color w:val="0000FF"/>
                <w:u w:val="single"/>
              </w:rPr>
            </w:r>
            <w:ins w:id="498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4989" w:author="Zhang, Carol (MSHA)" w:date="2019-12-11T16:14:00Z">
              <w:r w:rsidR="00B2321A" w:rsidRPr="00B2321A">
                <w:rPr>
                  <w:color w:val="0000FF"/>
                  <w:u w:val="single"/>
                  <w:rPrChange w:id="4990" w:author="Zhang, Carol (MSHA)" w:date="2019-12-11T16:14:00Z">
                    <w:rPr/>
                  </w:rPrChange>
                </w:rPr>
                <w:t>IMPORT_FILE_TO_PUMP_RESULT</w:t>
              </w:r>
            </w:ins>
            <w:ins w:id="49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BA5C9F" w:rsidRDefault="00212DDB" w:rsidP="00212DDB">
            <w:pPr>
              <w:jc w:val="center"/>
              <w:rPr>
                <w:ins w:id="4992" w:author="Zhang, Carol (MSHA)" w:date="2019-08-21T13:14:00Z"/>
                <w:color w:val="000000"/>
                <w:sz w:val="22"/>
              </w:rPr>
            </w:pPr>
            <w:ins w:id="4993" w:author="Zhang, Carol (MSHA)" w:date="2019-08-21T13:14:00Z">
              <w:r w:rsidRPr="00BA5C9F">
                <w:rPr>
                  <w:color w:val="000000"/>
                  <w:sz w:val="22"/>
                </w:rPr>
                <w:t>0x</w:t>
              </w:r>
              <w:r>
                <w:rPr>
                  <w:color w:val="000000"/>
                  <w:sz w:val="22"/>
                </w:rPr>
                <w:t>80</w:t>
              </w:r>
              <w:r w:rsidRPr="00BA5C9F">
                <w:rPr>
                  <w:color w:val="000000"/>
                  <w:sz w:val="22"/>
                </w:rPr>
                <w:t>13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4994" w:author="Zhang, Carol (MSHA)" w:date="2019-08-21T13:14:00Z"/>
              </w:rPr>
            </w:pPr>
            <w:ins w:id="4995" w:author="Zhang, Carol (MSHA)" w:date="2019-08-21T13:14:00Z">
              <w:r w:rsidRPr="006520AF">
                <w:t>GPA</w:t>
              </w:r>
            </w:ins>
          </w:p>
        </w:tc>
      </w:tr>
      <w:tr w:rsidR="00212DDB" w:rsidTr="00212DDB">
        <w:trPr>
          <w:jc w:val="center"/>
          <w:ins w:id="499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4997" w:author="Zhang, Carol (MSHA)" w:date="2019-08-21T13:14:00Z"/>
                <w:color w:val="0000FF"/>
                <w:u w:val="single"/>
              </w:rPr>
            </w:pPr>
            <w:ins w:id="499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_Ref512426459 \n \h </w:instrText>
              </w:r>
            </w:ins>
            <w:r>
              <w:rPr>
                <w:color w:val="0000FF"/>
                <w:u w:val="single"/>
              </w:rPr>
            </w:r>
            <w:ins w:id="499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00" w:author="Zhang, Carol (MSHA)" w:date="2019-12-11T16:14:00Z">
              <w:r w:rsidR="00B2321A">
                <w:rPr>
                  <w:color w:val="0000FF"/>
                  <w:u w:val="single"/>
                </w:rPr>
                <w:t>3.182</w:t>
              </w:r>
            </w:ins>
            <w:ins w:id="500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_Ref512426459 \h  \* MERGEFORMAT </w:instrText>
              </w:r>
            </w:ins>
            <w:r>
              <w:rPr>
                <w:color w:val="0000FF"/>
                <w:u w:val="single"/>
              </w:rPr>
            </w:r>
            <w:ins w:id="500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03" w:author="Zhang, Carol (MSHA)" w:date="2019-12-11T16:14:00Z">
              <w:r w:rsidR="00B2321A" w:rsidRPr="00B2321A">
                <w:rPr>
                  <w:color w:val="0000FF"/>
                  <w:u w:val="single"/>
                  <w:rPrChange w:id="5004" w:author="Zhang, Carol (MSHA)" w:date="2019-12-11T16:14:00Z">
                    <w:rPr/>
                  </w:rPrChange>
                </w:rPr>
                <w:t>SET_TOTAL_VOLUME</w:t>
              </w:r>
            </w:ins>
            <w:ins w:id="500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500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0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0x8014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5008" w:author="Zhang, Carol (MSHA)" w:date="2019-08-21T13:14:00Z"/>
              </w:rPr>
            </w:pPr>
            <w:ins w:id="5009" w:author="Zhang, Carol (MSHA)" w:date="2019-08-21T13:14:00Z">
              <w:r w:rsidRPr="006520AF">
                <w:t>GPA</w:t>
              </w:r>
              <w:r>
                <w:t>,</w:t>
              </w:r>
              <w:r w:rsidRPr="00D31A85">
                <w:rPr>
                  <w:rFonts w:hint="eastAsia"/>
                  <w:highlight w:val="yellow"/>
                </w:rPr>
                <w:t xml:space="preserve"> LVP</w:t>
              </w:r>
            </w:ins>
          </w:p>
        </w:tc>
      </w:tr>
      <w:tr w:rsidR="00212DDB" w:rsidTr="00212DDB">
        <w:trPr>
          <w:jc w:val="center"/>
          <w:ins w:id="501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5011" w:author="Zhang, Carol (MSHA)" w:date="2019-08-21T13:14:00Z"/>
                <w:color w:val="0000FF"/>
                <w:u w:val="single"/>
              </w:rPr>
            </w:pPr>
            <w:ins w:id="501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_Ref1484874 \n \h </w:instrText>
              </w:r>
            </w:ins>
            <w:r>
              <w:rPr>
                <w:color w:val="0000FF"/>
                <w:u w:val="single"/>
              </w:rPr>
            </w:r>
            <w:ins w:id="501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14" w:author="Zhang, Carol (MSHA)" w:date="2019-12-11T16:14:00Z">
              <w:r w:rsidR="00B2321A">
                <w:rPr>
                  <w:color w:val="0000FF"/>
                  <w:u w:val="single"/>
                </w:rPr>
                <w:t>3.183</w:t>
              </w:r>
            </w:ins>
            <w:ins w:id="501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_Ref1484874 \h  \* MERGEFORMAT </w:instrText>
              </w:r>
            </w:ins>
            <w:r>
              <w:rPr>
                <w:color w:val="0000FF"/>
                <w:u w:val="single"/>
              </w:rPr>
            </w:r>
            <w:ins w:id="501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17" w:author="Zhang, Carol (MSHA)" w:date="2019-12-11T16:14:00Z">
              <w:r w:rsidR="00B2321A" w:rsidRPr="00B2321A">
                <w:rPr>
                  <w:color w:val="0000FF"/>
                  <w:u w:val="single"/>
                  <w:rPrChange w:id="5018" w:author="Zhang, Carol (MSHA)" w:date="2019-12-11T16:14:00Z">
                    <w:rPr/>
                  </w:rPrChange>
                </w:rPr>
                <w:t>SET_BRAND_EACH_PRESSURE_P_VALUE</w:t>
              </w:r>
            </w:ins>
            <w:ins w:id="501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502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2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5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5022" w:author="Zhang, Carol (MSHA)" w:date="2019-08-21T13:14:00Z"/>
              </w:rPr>
            </w:pPr>
            <w:ins w:id="5023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502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5025" w:author="Zhang, Carol (MSHA)" w:date="2019-08-21T13:14:00Z"/>
                <w:color w:val="0000FF"/>
                <w:u w:val="single"/>
              </w:rPr>
            </w:pPr>
            <w:ins w:id="5026" w:author="Zhang, Carol (MSHA)" w:date="2019-08-21T13:14:00Z">
              <w:r>
                <w:rPr>
                  <w:color w:val="0000FF"/>
                  <w:u w:val="single"/>
                </w:rPr>
                <w:lastRenderedPageBreak/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_Ref10642673 \n \h  \* MERGEFORMAT </w:instrText>
              </w:r>
            </w:ins>
            <w:r>
              <w:rPr>
                <w:color w:val="0000FF"/>
                <w:u w:val="single"/>
              </w:rPr>
            </w:r>
            <w:ins w:id="502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28" w:author="Zhang, Carol (MSHA)" w:date="2019-12-11T16:14:00Z">
              <w:r w:rsidR="00B2321A">
                <w:rPr>
                  <w:color w:val="0000FF"/>
                  <w:u w:val="single"/>
                </w:rPr>
                <w:t>3.184</w:t>
              </w:r>
            </w:ins>
            <w:ins w:id="502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_Ref10642673 \h  \* MERGEFORMAT </w:instrText>
              </w:r>
            </w:ins>
            <w:r>
              <w:rPr>
                <w:color w:val="0000FF"/>
                <w:u w:val="single"/>
              </w:rPr>
            </w:r>
            <w:ins w:id="503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31" w:author="Zhang, Carol (MSHA)" w:date="2019-12-11T16:14:00Z">
              <w:r w:rsidR="00B2321A" w:rsidRPr="00B2321A">
                <w:rPr>
                  <w:color w:val="0000FF"/>
                  <w:u w:val="single"/>
                  <w:rPrChange w:id="5032" w:author="Zhang, Carol (MSHA)" w:date="2019-12-11T16:14:00Z">
                    <w:rPr/>
                  </w:rPrChange>
                </w:rPr>
                <w:t>SET_TUBE_UNINSTALL_THRESHOLD</w:t>
              </w:r>
            </w:ins>
            <w:ins w:id="503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503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3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6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D31A85" w:rsidRDefault="00212DDB" w:rsidP="00212DDB">
            <w:pPr>
              <w:rPr>
                <w:ins w:id="5036" w:author="Zhang, Carol (MSHA)" w:date="2019-08-21T13:14:00Z"/>
                <w:highlight w:val="yellow"/>
              </w:rPr>
            </w:pPr>
            <w:ins w:id="5037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212DDB" w:rsidTr="00212DDB">
        <w:trPr>
          <w:jc w:val="center"/>
          <w:ins w:id="503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5039" w:author="Zhang, Carol (MSHA)" w:date="2019-08-21T13:14:00Z"/>
                <w:color w:val="0000FF"/>
                <w:u w:val="single"/>
              </w:rPr>
            </w:pPr>
            <w:ins w:id="504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_Ref10642682 \n \h  \* MERGEFORMAT </w:instrText>
              </w:r>
            </w:ins>
            <w:r>
              <w:rPr>
                <w:color w:val="0000FF"/>
                <w:u w:val="single"/>
              </w:rPr>
            </w:r>
            <w:ins w:id="504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42" w:author="Zhang, Carol (MSHA)" w:date="2019-12-11T16:14:00Z">
              <w:r w:rsidR="00B2321A">
                <w:rPr>
                  <w:color w:val="0000FF"/>
                  <w:u w:val="single"/>
                </w:rPr>
                <w:t>3.185</w:t>
              </w:r>
            </w:ins>
            <w:ins w:id="504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_Ref10642682 \h  \* MERGEFORMAT </w:instrText>
              </w:r>
            </w:ins>
            <w:r>
              <w:rPr>
                <w:color w:val="0000FF"/>
                <w:u w:val="single"/>
              </w:rPr>
            </w:r>
            <w:ins w:id="504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045" w:author="Zhang, Carol (MSHA)" w:date="2019-12-11T16:14:00Z">
              <w:r w:rsidR="00B2321A" w:rsidRPr="00B2321A">
                <w:rPr>
                  <w:color w:val="0000FF"/>
                  <w:u w:val="single"/>
                  <w:rPrChange w:id="5046" w:author="Zhang, Carol (MSHA)" w:date="2019-12-11T16:14:00Z">
                    <w:rPr/>
                  </w:rPrChange>
                </w:rPr>
                <w:t>SET_OCCLUSION_ROLLBACK_VOLUME</w:t>
              </w:r>
            </w:ins>
            <w:ins w:id="504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Default="00212DDB" w:rsidP="00212DDB">
            <w:pPr>
              <w:widowControl/>
              <w:jc w:val="center"/>
              <w:rPr>
                <w:ins w:id="504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4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7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Pr="00D31A85" w:rsidRDefault="00212DDB" w:rsidP="00212DDB">
            <w:pPr>
              <w:rPr>
                <w:ins w:id="5050" w:author="Zhang, Carol (MSHA)" w:date="2019-08-21T13:14:00Z"/>
                <w:highlight w:val="yellow"/>
              </w:rPr>
            </w:pPr>
            <w:ins w:id="5051" w:author="Zhang, Carol (MSHA)" w:date="2019-08-21T13:14:00Z">
              <w:r w:rsidRPr="00D31A85">
                <w:rPr>
                  <w:rFonts w:hint="eastAsia"/>
                  <w:highlight w:val="yellow"/>
                </w:rPr>
                <w:t>LVP</w:t>
              </w:r>
            </w:ins>
          </w:p>
        </w:tc>
      </w:tr>
      <w:tr w:rsidR="004C6FD4" w:rsidTr="00212DDB">
        <w:trPr>
          <w:jc w:val="center"/>
          <w:ins w:id="505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4C6FD4" w:rsidRDefault="004C6FD4" w:rsidP="004C6FD4">
            <w:pPr>
              <w:jc w:val="left"/>
              <w:rPr>
                <w:ins w:id="5053" w:author="Zhang, Carol (MSHA)" w:date="2019-08-21T13:14:00Z"/>
                <w:color w:val="0000FF"/>
                <w:u w:val="single"/>
              </w:rPr>
            </w:pPr>
            <w:ins w:id="5054" w:author="Zhang, Carol (MSHA)" w:date="2020-01-22T10:30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_Ref30581435 \n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55" w:author="Zhang, Carol (MSHA)" w:date="2020-01-22T10:30:00Z">
              <w:r>
                <w:rPr>
                  <w:color w:val="0000FF"/>
                  <w:u w:val="single"/>
                </w:rPr>
                <w:t>3.186</w:t>
              </w:r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_Ref30581435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56" w:author="Zhang, Carol (MSHA)" w:date="2020-01-22T10:30:00Z">
              <w:r>
                <w:t>REMOTE_START_PRIME</w:t>
              </w:r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4C6FD4" w:rsidRDefault="004C6FD4" w:rsidP="004C6FD4">
            <w:pPr>
              <w:widowControl/>
              <w:jc w:val="center"/>
              <w:rPr>
                <w:ins w:id="505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58" w:author="Zhang, Carol (MSHA)" w:date="2020-01-22T10:30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</w:ins>
            <w:ins w:id="5059" w:author="Zhang, Carol (MSHA)" w:date="2020-01-22T10:31:00Z">
              <w:r>
                <w:rPr>
                  <w:rFonts w:ascii="Calibri" w:hAnsi="Calibri" w:cs="Calibri" w:hint="eastAsia"/>
                  <w:color w:val="000000"/>
                  <w:sz w:val="22"/>
                </w:rPr>
                <w:t>8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4C6FD4" w:rsidRPr="00D31A85" w:rsidRDefault="004C6FD4" w:rsidP="004C6FD4">
            <w:pPr>
              <w:rPr>
                <w:ins w:id="5060" w:author="Zhang, Carol (MSHA)" w:date="2019-08-21T13:14:00Z"/>
                <w:highlight w:val="yellow"/>
              </w:rPr>
            </w:pPr>
            <w:ins w:id="5061" w:author="Zhang, Carol (MSHA)" w:date="2020-01-22T10:31:00Z">
              <w:r w:rsidRPr="00D03610">
                <w:rPr>
                  <w:rFonts w:hint="eastAsia"/>
                  <w:highlight w:val="yellow"/>
                </w:rPr>
                <w:t>LVP</w:t>
              </w:r>
            </w:ins>
            <w:ins w:id="5062" w:author="Zhang, Carol (MSHA)" w:date="2020-01-22T17:19:00Z">
              <w:r w:rsidR="006C1F21">
                <w:rPr>
                  <w:highlight w:val="yellow"/>
                </w:rPr>
                <w:t>_TAA</w:t>
              </w:r>
            </w:ins>
          </w:p>
        </w:tc>
      </w:tr>
      <w:tr w:rsidR="004C6FD4" w:rsidTr="00212DDB">
        <w:trPr>
          <w:jc w:val="center"/>
          <w:ins w:id="5063" w:author="Zhang, Carol (MSHA)" w:date="2020-01-22T10:29:00Z"/>
        </w:trPr>
        <w:tc>
          <w:tcPr>
            <w:tcW w:w="5665" w:type="dxa"/>
            <w:shd w:val="clear" w:color="auto" w:fill="9CC2E5" w:themeFill="accent1" w:themeFillTint="99"/>
          </w:tcPr>
          <w:p w:rsidR="004C6FD4" w:rsidRDefault="004C6FD4" w:rsidP="004C6FD4">
            <w:pPr>
              <w:jc w:val="left"/>
              <w:rPr>
                <w:ins w:id="5064" w:author="Zhang, Carol (MSHA)" w:date="2020-01-22T10:29:00Z"/>
                <w:color w:val="0000FF"/>
                <w:u w:val="single"/>
              </w:rPr>
            </w:pPr>
            <w:ins w:id="5065" w:author="Zhang, Carol (MSHA)" w:date="2020-01-22T10:30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_Ref30581445 \n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66" w:author="Zhang, Carol (MSHA)" w:date="2020-01-22T10:30:00Z">
              <w:r>
                <w:rPr>
                  <w:color w:val="0000FF"/>
                  <w:u w:val="single"/>
                </w:rPr>
                <w:t>3.187</w:t>
              </w:r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_Ref30581445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67" w:author="Zhang, Carol (MSHA)" w:date="2020-01-22T10:30:00Z">
              <w:r>
                <w:t>REMOTE_START_BOLUS</w:t>
              </w:r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4C6FD4" w:rsidRDefault="004C6FD4" w:rsidP="004C6FD4">
            <w:pPr>
              <w:widowControl/>
              <w:jc w:val="center"/>
              <w:rPr>
                <w:ins w:id="5068" w:author="Zhang, Carol (MSHA)" w:date="2020-01-22T10:29:00Z"/>
                <w:rFonts w:ascii="Calibri" w:hAnsi="Calibri" w:cs="Calibri"/>
                <w:color w:val="000000"/>
                <w:sz w:val="22"/>
              </w:rPr>
            </w:pPr>
            <w:ins w:id="5069" w:author="Zhang, Carol (MSHA)" w:date="2020-01-22T10:31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9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4C6FD4" w:rsidRPr="00D31A85" w:rsidRDefault="004C6FD4" w:rsidP="004C6FD4">
            <w:pPr>
              <w:rPr>
                <w:ins w:id="5070" w:author="Zhang, Carol (MSHA)" w:date="2020-01-22T10:29:00Z"/>
                <w:highlight w:val="yellow"/>
              </w:rPr>
            </w:pPr>
            <w:ins w:id="5071" w:author="Zhang, Carol (MSHA)" w:date="2020-01-22T10:31:00Z">
              <w:r w:rsidRPr="00D03610">
                <w:rPr>
                  <w:rFonts w:hint="eastAsia"/>
                  <w:highlight w:val="yellow"/>
                </w:rPr>
                <w:t>LVP</w:t>
              </w:r>
            </w:ins>
            <w:ins w:id="5072" w:author="Zhang, Carol (MSHA)" w:date="2020-01-22T17:19:00Z">
              <w:r w:rsidR="006C1F21">
                <w:rPr>
                  <w:highlight w:val="yellow"/>
                </w:rPr>
                <w:t>_TAA</w:t>
              </w:r>
            </w:ins>
          </w:p>
        </w:tc>
      </w:tr>
      <w:tr w:rsidR="004C6FD4" w:rsidTr="00212DDB">
        <w:trPr>
          <w:jc w:val="center"/>
          <w:ins w:id="5073" w:author="Zhang, Carol (MSHA)" w:date="2020-01-22T10:29:00Z"/>
        </w:trPr>
        <w:tc>
          <w:tcPr>
            <w:tcW w:w="5665" w:type="dxa"/>
            <w:shd w:val="clear" w:color="auto" w:fill="9CC2E5" w:themeFill="accent1" w:themeFillTint="99"/>
          </w:tcPr>
          <w:p w:rsidR="004C6FD4" w:rsidRDefault="004C6FD4" w:rsidP="004C6FD4">
            <w:pPr>
              <w:jc w:val="left"/>
              <w:rPr>
                <w:ins w:id="5074" w:author="Zhang, Carol (MSHA)" w:date="2020-01-22T10:29:00Z"/>
                <w:color w:val="0000FF"/>
                <w:u w:val="single"/>
              </w:rPr>
            </w:pPr>
            <w:ins w:id="5075" w:author="Zhang, Carol (MSHA)" w:date="2020-01-22T10:30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_Ref30581464 \n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76" w:author="Zhang, Carol (MSHA)" w:date="2020-01-22T10:30:00Z">
              <w:r>
                <w:rPr>
                  <w:color w:val="0000FF"/>
                  <w:u w:val="single"/>
                </w:rPr>
                <w:t>3.188</w:t>
              </w:r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_Ref30581464 \h </w:instrText>
              </w:r>
            </w:ins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5077" w:author="Zhang, Carol (MSHA)" w:date="2020-01-22T10:30:00Z">
              <w:r>
                <w:t>REMOTE_SET_BOLUS_PARAMETER</w:t>
              </w:r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9CC2E5" w:themeFill="accent1" w:themeFillTint="99"/>
          </w:tcPr>
          <w:p w:rsidR="004C6FD4" w:rsidRDefault="004C6FD4" w:rsidP="004C6FD4">
            <w:pPr>
              <w:widowControl/>
              <w:jc w:val="center"/>
              <w:rPr>
                <w:ins w:id="5078" w:author="Zhang, Carol (MSHA)" w:date="2020-01-22T10:29:00Z"/>
                <w:rFonts w:ascii="Calibri" w:hAnsi="Calibri" w:cs="Calibri"/>
                <w:color w:val="000000"/>
                <w:sz w:val="22"/>
              </w:rPr>
            </w:pPr>
            <w:ins w:id="5079" w:author="Zhang, Carol (MSHA)" w:date="2020-01-22T10:31:00Z">
              <w:r>
                <w:rPr>
                  <w:rFonts w:ascii="Calibri" w:hAnsi="Calibri" w:cs="Calibri"/>
                  <w:color w:val="000000"/>
                  <w:sz w:val="22"/>
                </w:rPr>
                <w:t>0x801</w:t>
              </w:r>
              <w:r>
                <w:rPr>
                  <w:rFonts w:ascii="Calibri" w:hAnsi="Calibri" w:cs="Calibri" w:hint="eastAsia"/>
                  <w:color w:val="000000"/>
                  <w:sz w:val="22"/>
                </w:rPr>
                <w:t>A</w:t>
              </w:r>
            </w:ins>
          </w:p>
        </w:tc>
        <w:tc>
          <w:tcPr>
            <w:tcW w:w="1213" w:type="dxa"/>
            <w:shd w:val="clear" w:color="auto" w:fill="9CC2E5" w:themeFill="accent1" w:themeFillTint="99"/>
          </w:tcPr>
          <w:p w:rsidR="004C6FD4" w:rsidRPr="00D31A85" w:rsidRDefault="004C6FD4" w:rsidP="004C6FD4">
            <w:pPr>
              <w:rPr>
                <w:ins w:id="5080" w:author="Zhang, Carol (MSHA)" w:date="2020-01-22T10:29:00Z"/>
                <w:highlight w:val="yellow"/>
              </w:rPr>
            </w:pPr>
            <w:ins w:id="5081" w:author="Zhang, Carol (MSHA)" w:date="2020-01-22T10:31:00Z">
              <w:r w:rsidRPr="00D03610">
                <w:rPr>
                  <w:rFonts w:hint="eastAsia"/>
                  <w:highlight w:val="yellow"/>
                </w:rPr>
                <w:t>LVP</w:t>
              </w:r>
            </w:ins>
            <w:ins w:id="5082" w:author="Zhang, Carol (MSHA)" w:date="2020-01-22T17:19:00Z">
              <w:r w:rsidR="006C1F21">
                <w:rPr>
                  <w:highlight w:val="yellow"/>
                </w:rPr>
                <w:t>_TAA</w:t>
              </w:r>
            </w:ins>
            <w:bookmarkStart w:id="5083" w:name="_GoBack"/>
            <w:bookmarkEnd w:id="5083"/>
          </w:p>
        </w:tc>
      </w:tr>
      <w:tr w:rsidR="004C6FD4" w:rsidTr="00212DDB">
        <w:trPr>
          <w:jc w:val="center"/>
          <w:ins w:id="5084" w:author="Zhang, Carol (MSHA)" w:date="2020-01-22T10:29:00Z"/>
        </w:trPr>
        <w:tc>
          <w:tcPr>
            <w:tcW w:w="5665" w:type="dxa"/>
            <w:shd w:val="clear" w:color="auto" w:fill="9CC2E5" w:themeFill="accent1" w:themeFillTint="99"/>
          </w:tcPr>
          <w:p w:rsidR="004C6FD4" w:rsidRDefault="004C6FD4" w:rsidP="00212DDB">
            <w:pPr>
              <w:jc w:val="left"/>
              <w:rPr>
                <w:ins w:id="5085" w:author="Zhang, Carol (MSHA)" w:date="2020-01-22T10:29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4C6FD4" w:rsidRDefault="004C6FD4" w:rsidP="00212DDB">
            <w:pPr>
              <w:widowControl/>
              <w:jc w:val="center"/>
              <w:rPr>
                <w:ins w:id="5086" w:author="Zhang, Carol (MSHA)" w:date="2020-01-22T10:29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4C6FD4" w:rsidRPr="00D31A85" w:rsidRDefault="004C6FD4" w:rsidP="00212DDB">
            <w:pPr>
              <w:rPr>
                <w:ins w:id="5087" w:author="Zhang, Carol (MSHA)" w:date="2020-01-22T10:29:00Z"/>
                <w:highlight w:val="yellow"/>
              </w:rPr>
            </w:pPr>
          </w:p>
        </w:tc>
      </w:tr>
      <w:tr w:rsidR="00212DDB" w:rsidTr="00212DDB">
        <w:trPr>
          <w:jc w:val="center"/>
          <w:ins w:id="508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212DDB" w:rsidRDefault="00212DDB" w:rsidP="00212DDB">
            <w:pPr>
              <w:jc w:val="left"/>
              <w:rPr>
                <w:ins w:id="5089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212DDB" w:rsidRPr="008554A3" w:rsidRDefault="00212DDB" w:rsidP="00212DDB">
            <w:pPr>
              <w:widowControl/>
              <w:jc w:val="center"/>
              <w:rPr>
                <w:ins w:id="5090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212DDB" w:rsidRDefault="00212DDB" w:rsidP="00212DDB">
            <w:pPr>
              <w:rPr>
                <w:ins w:id="5091" w:author="Zhang, Carol (MSHA)" w:date="2019-08-21T13:14:00Z"/>
              </w:rPr>
            </w:pPr>
          </w:p>
        </w:tc>
      </w:tr>
      <w:tr w:rsidR="00212DDB" w:rsidTr="00212DDB">
        <w:trPr>
          <w:jc w:val="center"/>
          <w:ins w:id="5092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DB39E8" w:rsidRDefault="00212DDB" w:rsidP="00212DDB">
            <w:pPr>
              <w:widowControl/>
              <w:rPr>
                <w:ins w:id="509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94" w:author="Zhang, Carol (MSHA)" w:date="2019-08-21T13:14:00Z">
              <w:r w:rsidRPr="00DB39E8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Pr="00741445" w:rsidRDefault="00212DDB" w:rsidP="00212DDB">
            <w:pPr>
              <w:widowControl/>
              <w:jc w:val="center"/>
              <w:rPr>
                <w:ins w:id="509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096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0x9000~0x9FFF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jc w:val="center"/>
              <w:rPr>
                <w:ins w:id="5097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5098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DB39E8" w:rsidRDefault="00212DDB" w:rsidP="00212DDB">
            <w:pPr>
              <w:jc w:val="left"/>
              <w:rPr>
                <w:ins w:id="509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00" w:author="Zhang, Carol (MSHA)" w:date="2019-08-21T13:14:00Z">
              <w:r w:rsidRPr="00BC5C85">
                <w:rPr>
                  <w:color w:val="0000FF"/>
                  <w:u w:val="single"/>
                </w:rPr>
                <w:fldChar w:fldCharType="begin"/>
              </w:r>
              <w:r w:rsidRPr="00BC5C85">
                <w:rPr>
                  <w:color w:val="0000FF"/>
                  <w:u w:val="single"/>
                </w:rPr>
                <w:instrText xml:space="preserve"> REF _Ref499025112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BC5C85">
              <w:rPr>
                <w:color w:val="0000FF"/>
                <w:u w:val="single"/>
              </w:rPr>
            </w:r>
            <w:ins w:id="5101" w:author="Zhang, Carol (MSHA)" w:date="2019-08-21T13:14:00Z">
              <w:r w:rsidRPr="00BC5C85">
                <w:rPr>
                  <w:color w:val="0000FF"/>
                  <w:u w:val="single"/>
                </w:rPr>
                <w:fldChar w:fldCharType="separate"/>
              </w:r>
            </w:ins>
            <w:ins w:id="5102" w:author="Zhang, Carol (MSHA)" w:date="2019-12-11T16:14:00Z">
              <w:r w:rsidR="00B2321A">
                <w:rPr>
                  <w:color w:val="0000FF"/>
                  <w:u w:val="single"/>
                </w:rPr>
                <w:t>3.186</w:t>
              </w:r>
            </w:ins>
            <w:ins w:id="5103" w:author="Zhang, Carol (MSHA)" w:date="2019-08-21T13:14:00Z">
              <w:r w:rsidRPr="00BC5C85">
                <w:rPr>
                  <w:color w:val="0000FF"/>
                  <w:u w:val="single"/>
                </w:rPr>
                <w:fldChar w:fldCharType="end"/>
              </w:r>
              <w:r w:rsidRPr="00BC5C85">
                <w:rPr>
                  <w:color w:val="0000FF"/>
                  <w:u w:val="single"/>
                </w:rPr>
                <w:fldChar w:fldCharType="begin"/>
              </w:r>
              <w:r w:rsidRPr="00BC5C85">
                <w:rPr>
                  <w:color w:val="0000FF"/>
                  <w:u w:val="single"/>
                </w:rPr>
                <w:instrText xml:space="preserve"> REF _Ref499025112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BC5C85">
              <w:rPr>
                <w:color w:val="0000FF"/>
                <w:u w:val="single"/>
              </w:rPr>
            </w:r>
            <w:ins w:id="5104" w:author="Zhang, Carol (MSHA)" w:date="2019-08-21T13:14:00Z">
              <w:r w:rsidRPr="00BC5C85">
                <w:rPr>
                  <w:color w:val="0000FF"/>
                  <w:u w:val="single"/>
                </w:rPr>
                <w:fldChar w:fldCharType="separate"/>
              </w:r>
            </w:ins>
            <w:ins w:id="5105" w:author="Zhang, Carol (MSHA)" w:date="2019-12-11T16:14:00Z">
              <w:r w:rsidR="00B2321A" w:rsidRPr="00B2321A">
                <w:rPr>
                  <w:color w:val="0000FF"/>
                  <w:u w:val="single"/>
                  <w:rPrChange w:id="5106" w:author="Zhang, Carol (MSHA)" w:date="2019-12-11T16:14:00Z">
                    <w:rPr/>
                  </w:rPrChange>
                </w:rPr>
                <w:t>ROLLBACK_VOLUME</w:t>
              </w:r>
            </w:ins>
            <w:ins w:id="5107" w:author="Zhang, Carol (MSHA)" w:date="2019-08-21T13:14:00Z">
              <w:r w:rsidRPr="00BC5C85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0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0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0x9000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10" w:author="Zhang, Carol (MSHA)" w:date="2019-08-21T13:14:00Z"/>
              </w:rPr>
            </w:pPr>
            <w:ins w:id="5111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12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DB39E8" w:rsidRDefault="00212DDB" w:rsidP="00212DDB">
            <w:pPr>
              <w:widowControl/>
              <w:rPr>
                <w:ins w:id="511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14" w:author="Zhang, Carol (MSHA)" w:date="2019-08-21T13:14:00Z">
              <w:r w:rsidRPr="00B31D2D">
                <w:rPr>
                  <w:color w:val="0000FF"/>
                  <w:u w:val="single"/>
                </w:rPr>
                <w:fldChar w:fldCharType="begin"/>
              </w:r>
              <w:r w:rsidRPr="00B31D2D">
                <w:rPr>
                  <w:color w:val="0000FF"/>
                  <w:u w:val="single"/>
                </w:rPr>
                <w:instrText xml:space="preserve"> REF _Ref499025277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B31D2D">
              <w:rPr>
                <w:color w:val="0000FF"/>
                <w:u w:val="single"/>
              </w:rPr>
            </w:r>
            <w:ins w:id="5115" w:author="Zhang, Carol (MSHA)" w:date="2019-08-21T13:14:00Z">
              <w:r w:rsidRPr="00B31D2D">
                <w:rPr>
                  <w:color w:val="0000FF"/>
                  <w:u w:val="single"/>
                </w:rPr>
                <w:fldChar w:fldCharType="separate"/>
              </w:r>
            </w:ins>
            <w:ins w:id="5116" w:author="Zhang, Carol (MSHA)" w:date="2019-12-11T16:14:00Z">
              <w:r w:rsidR="00B2321A">
                <w:rPr>
                  <w:color w:val="0000FF"/>
                  <w:u w:val="single"/>
                </w:rPr>
                <w:t>3.187</w:t>
              </w:r>
            </w:ins>
            <w:ins w:id="5117" w:author="Zhang, Carol (MSHA)" w:date="2019-08-21T13:14:00Z">
              <w:r w:rsidRPr="00B31D2D">
                <w:rPr>
                  <w:color w:val="0000FF"/>
                  <w:u w:val="single"/>
                </w:rPr>
                <w:fldChar w:fldCharType="end"/>
              </w:r>
              <w:r w:rsidRPr="00B31D2D">
                <w:rPr>
                  <w:color w:val="0000FF"/>
                  <w:u w:val="single"/>
                </w:rPr>
                <w:fldChar w:fldCharType="begin"/>
              </w:r>
              <w:r w:rsidRPr="00B31D2D">
                <w:rPr>
                  <w:color w:val="0000FF"/>
                  <w:u w:val="single"/>
                </w:rPr>
                <w:instrText xml:space="preserve"> REF _Ref499025277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B31D2D">
              <w:rPr>
                <w:color w:val="0000FF"/>
                <w:u w:val="single"/>
              </w:rPr>
            </w:r>
            <w:ins w:id="5118" w:author="Zhang, Carol (MSHA)" w:date="2019-08-21T13:14:00Z">
              <w:r w:rsidRPr="00B31D2D">
                <w:rPr>
                  <w:color w:val="0000FF"/>
                  <w:u w:val="single"/>
                </w:rPr>
                <w:fldChar w:fldCharType="separate"/>
              </w:r>
            </w:ins>
            <w:ins w:id="5119" w:author="Zhang, Carol (MSHA)" w:date="2019-12-11T16:14:00Z">
              <w:r w:rsidR="00B2321A" w:rsidRPr="00B2321A">
                <w:rPr>
                  <w:color w:val="0000FF"/>
                  <w:u w:val="single"/>
                  <w:rPrChange w:id="5120" w:author="Zhang, Carol (MSHA)" w:date="2019-12-11T16:14:00Z">
                    <w:rPr/>
                  </w:rPrChange>
                </w:rPr>
                <w:t>GET_SCREEN_VALUE</w:t>
              </w:r>
            </w:ins>
            <w:ins w:id="5121" w:author="Zhang, Carol (MSHA)" w:date="2019-08-21T13:14:00Z">
              <w:r w:rsidRPr="00B31D2D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2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0x9001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24" w:author="Zhang, Carol (MSHA)" w:date="2019-08-21T13:14:00Z"/>
              </w:rPr>
            </w:pPr>
            <w:ins w:id="5125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26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7126F4" w:rsidRDefault="00212DDB" w:rsidP="00212DDB">
            <w:pPr>
              <w:widowControl/>
              <w:rPr>
                <w:ins w:id="5127" w:author="Zhang, Carol (MSHA)" w:date="2019-08-21T13:14:00Z"/>
                <w:color w:val="0000FF"/>
                <w:u w:val="single"/>
              </w:rPr>
            </w:pPr>
            <w:ins w:id="512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 w:rsidRPr="007126F4">
                <w:rPr>
                  <w:color w:val="0000FF"/>
                  <w:u w:val="single"/>
                </w:rPr>
                <w:instrText xml:space="preserve"> REF _Ref499026122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>
              <w:rPr>
                <w:color w:val="0000FF"/>
                <w:u w:val="single"/>
              </w:rPr>
            </w:r>
            <w:ins w:id="512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130" w:author="Zhang, Carol (MSHA)" w:date="2019-12-11T16:14:00Z">
              <w:r w:rsidR="00B2321A">
                <w:rPr>
                  <w:color w:val="0000FF"/>
                  <w:u w:val="single"/>
                </w:rPr>
                <w:t>3.188</w:t>
              </w:r>
            </w:ins>
            <w:ins w:id="513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_Ref499026122 \h  \* MERGEFORMAT </w:instrText>
              </w:r>
            </w:ins>
            <w:r>
              <w:rPr>
                <w:color w:val="0000FF"/>
                <w:u w:val="single"/>
              </w:rPr>
            </w:r>
            <w:ins w:id="513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133" w:author="Zhang, Carol (MSHA)" w:date="2019-12-11T16:14:00Z">
              <w:r w:rsidR="00B2321A" w:rsidRPr="00B2321A">
                <w:rPr>
                  <w:color w:val="0000FF"/>
                  <w:u w:val="single"/>
                  <w:rPrChange w:id="5134" w:author="Zhang, Carol (MSHA)" w:date="2019-12-11T16:14:00Z">
                    <w:rPr/>
                  </w:rPrChange>
                </w:rPr>
                <w:t>GET_TITLE_HINT</w:t>
              </w:r>
            </w:ins>
            <w:ins w:id="51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3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3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0x9002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38" w:author="Zhang, Carol (MSHA)" w:date="2019-08-21T13:14:00Z"/>
              </w:rPr>
            </w:pPr>
            <w:ins w:id="5139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40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C47295" w:rsidRDefault="00212DDB" w:rsidP="00212DDB">
            <w:pPr>
              <w:widowControl/>
              <w:rPr>
                <w:ins w:id="5141" w:author="Zhang, Carol (MSHA)" w:date="2019-08-21T13:14:00Z"/>
                <w:color w:val="0000FF"/>
                <w:u w:val="single"/>
              </w:rPr>
            </w:pPr>
            <w:ins w:id="5142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begin"/>
              </w:r>
              <w:r w:rsidRPr="00C47295">
                <w:rPr>
                  <w:color w:val="0000FF"/>
                  <w:u w:val="single"/>
                </w:rPr>
                <w:instrText xml:space="preserve"> REF _Ref499221242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C47295">
              <w:rPr>
                <w:color w:val="0000FF"/>
                <w:u w:val="single"/>
              </w:rPr>
            </w:r>
            <w:ins w:id="5143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separate"/>
              </w:r>
            </w:ins>
            <w:ins w:id="5144" w:author="Zhang, Carol (MSHA)" w:date="2019-12-11T16:14:00Z">
              <w:r w:rsidR="00B2321A">
                <w:rPr>
                  <w:color w:val="0000FF"/>
                  <w:u w:val="single"/>
                </w:rPr>
                <w:t>3.189</w:t>
              </w:r>
            </w:ins>
            <w:ins w:id="5145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end"/>
              </w:r>
              <w:r w:rsidRPr="00C47295">
                <w:rPr>
                  <w:color w:val="0000FF"/>
                  <w:u w:val="single"/>
                </w:rPr>
                <w:fldChar w:fldCharType="begin"/>
              </w:r>
              <w:r w:rsidRPr="00C47295">
                <w:rPr>
                  <w:color w:val="0000FF"/>
                  <w:u w:val="single"/>
                </w:rPr>
                <w:instrText xml:space="preserve"> REF _Ref499221242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C47295">
              <w:rPr>
                <w:color w:val="0000FF"/>
                <w:u w:val="single"/>
              </w:rPr>
            </w:r>
            <w:ins w:id="5146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separate"/>
              </w:r>
            </w:ins>
            <w:ins w:id="5147" w:author="Zhang, Carol (MSHA)" w:date="2019-12-11T16:14:00Z">
              <w:r w:rsidR="00B2321A" w:rsidRPr="00B2321A">
                <w:rPr>
                  <w:color w:val="0000FF"/>
                  <w:u w:val="single"/>
                  <w:rPrChange w:id="5148" w:author="Zhang, Carol (MSHA)" w:date="2019-12-11T16:14:00Z">
                    <w:rPr/>
                  </w:rPrChange>
                </w:rPr>
                <w:t>FORWARD_VOLUME</w:t>
              </w:r>
            </w:ins>
            <w:ins w:id="5149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5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5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0x9003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52" w:author="Zhang, Carol (MSHA)" w:date="2019-08-21T13:14:00Z"/>
              </w:rPr>
            </w:pPr>
            <w:ins w:id="5153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54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C47295" w:rsidRDefault="00212DDB" w:rsidP="00212DDB">
            <w:pPr>
              <w:widowControl/>
              <w:rPr>
                <w:ins w:id="5155" w:author="Zhang, Carol (MSHA)" w:date="2019-08-21T13:14:00Z"/>
                <w:color w:val="0000FF"/>
                <w:u w:val="single"/>
              </w:rPr>
            </w:pPr>
            <w:ins w:id="5156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begin"/>
              </w:r>
              <w:r w:rsidRPr="00C47295">
                <w:rPr>
                  <w:color w:val="0000FF"/>
                  <w:u w:val="single"/>
                </w:rPr>
                <w:instrText xml:space="preserve"> REF _Ref499221253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C47295">
              <w:rPr>
                <w:color w:val="0000FF"/>
                <w:u w:val="single"/>
              </w:rPr>
            </w:r>
            <w:ins w:id="5157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separate"/>
              </w:r>
            </w:ins>
            <w:ins w:id="5158" w:author="Zhang, Carol (MSHA)" w:date="2019-12-11T16:14:00Z">
              <w:r w:rsidR="00B2321A">
                <w:rPr>
                  <w:color w:val="0000FF"/>
                  <w:u w:val="single"/>
                </w:rPr>
                <w:t>3.190</w:t>
              </w:r>
            </w:ins>
            <w:ins w:id="5159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end"/>
              </w:r>
              <w:r w:rsidRPr="00C47295">
                <w:rPr>
                  <w:color w:val="0000FF"/>
                  <w:u w:val="single"/>
                </w:rPr>
                <w:fldChar w:fldCharType="begin"/>
              </w:r>
              <w:r w:rsidRPr="00C47295">
                <w:rPr>
                  <w:color w:val="0000FF"/>
                  <w:u w:val="single"/>
                </w:rPr>
                <w:instrText xml:space="preserve"> REF _Ref499221253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C47295">
              <w:rPr>
                <w:color w:val="0000FF"/>
                <w:u w:val="single"/>
              </w:rPr>
            </w:r>
            <w:ins w:id="5160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separate"/>
              </w:r>
            </w:ins>
            <w:ins w:id="5161" w:author="Zhang, Carol (MSHA)" w:date="2019-12-11T16:14:00Z">
              <w:r w:rsidR="00B2321A" w:rsidRPr="00B2321A">
                <w:rPr>
                  <w:color w:val="0000FF"/>
                  <w:u w:val="single"/>
                  <w:rPrChange w:id="5162" w:author="Zhang, Carol (MSHA)" w:date="2019-12-11T16:14:00Z">
                    <w:rPr/>
                  </w:rPrChange>
                </w:rPr>
                <w:t>STOP_MOTOR</w:t>
              </w:r>
            </w:ins>
            <w:ins w:id="5163" w:author="Zhang, Carol (MSHA)" w:date="2019-08-21T13:14:00Z">
              <w:r w:rsidRPr="00C47295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6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6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0x9004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66" w:author="Zhang, Carol (MSHA)" w:date="2019-08-21T13:14:00Z"/>
              </w:rPr>
            </w:pPr>
            <w:ins w:id="5167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68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DB39E8" w:rsidRDefault="00212DDB" w:rsidP="00212DDB">
            <w:pPr>
              <w:widowControl/>
              <w:rPr>
                <w:ins w:id="516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70" w:author="Zhang, Carol (MSHA)" w:date="2019-08-21T13:14:00Z">
              <w:r w:rsidRPr="00D960C6">
                <w:rPr>
                  <w:color w:val="0000FF"/>
                  <w:u w:val="single"/>
                </w:rPr>
                <w:fldChar w:fldCharType="begin"/>
              </w:r>
              <w:r w:rsidRPr="00D960C6">
                <w:rPr>
                  <w:color w:val="0000FF"/>
                  <w:u w:val="single"/>
                </w:rPr>
                <w:instrText xml:space="preserve"> REF _Ref500937047 \n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D960C6">
              <w:rPr>
                <w:color w:val="0000FF"/>
                <w:u w:val="single"/>
              </w:rPr>
            </w:r>
            <w:ins w:id="5171" w:author="Zhang, Carol (MSHA)" w:date="2019-08-21T13:14:00Z">
              <w:r w:rsidRPr="00D960C6">
                <w:rPr>
                  <w:color w:val="0000FF"/>
                  <w:u w:val="single"/>
                </w:rPr>
                <w:fldChar w:fldCharType="separate"/>
              </w:r>
            </w:ins>
            <w:ins w:id="5172" w:author="Zhang, Carol (MSHA)" w:date="2019-12-11T16:14:00Z">
              <w:r w:rsidR="00B2321A">
                <w:rPr>
                  <w:color w:val="0000FF"/>
                  <w:u w:val="single"/>
                </w:rPr>
                <w:t>3.191</w:t>
              </w:r>
            </w:ins>
            <w:ins w:id="5173" w:author="Zhang, Carol (MSHA)" w:date="2019-08-21T13:14:00Z">
              <w:r w:rsidRPr="00D960C6">
                <w:rPr>
                  <w:color w:val="0000FF"/>
                  <w:u w:val="single"/>
                </w:rPr>
                <w:fldChar w:fldCharType="end"/>
              </w:r>
              <w:r w:rsidRPr="00D960C6">
                <w:rPr>
                  <w:color w:val="0000FF"/>
                  <w:u w:val="single"/>
                </w:rPr>
                <w:fldChar w:fldCharType="begin"/>
              </w:r>
              <w:r w:rsidRPr="00D960C6">
                <w:rPr>
                  <w:color w:val="0000FF"/>
                  <w:u w:val="single"/>
                </w:rPr>
                <w:instrText xml:space="preserve"> REF _Ref500937047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D960C6">
              <w:rPr>
                <w:color w:val="0000FF"/>
                <w:u w:val="single"/>
              </w:rPr>
            </w:r>
            <w:ins w:id="5174" w:author="Zhang, Carol (MSHA)" w:date="2019-08-21T13:14:00Z">
              <w:r w:rsidRPr="00D960C6">
                <w:rPr>
                  <w:color w:val="0000FF"/>
                  <w:u w:val="single"/>
                </w:rPr>
                <w:fldChar w:fldCharType="separate"/>
              </w:r>
            </w:ins>
            <w:ins w:id="5175" w:author="Zhang, Carol (MSHA)" w:date="2019-12-11T16:14:00Z">
              <w:r w:rsidR="00B2321A" w:rsidRPr="00B2321A">
                <w:rPr>
                  <w:color w:val="0000FF"/>
                  <w:u w:val="single"/>
                  <w:rPrChange w:id="5176" w:author="Zhang, Carol (MSHA)" w:date="2019-12-11T16:14:00Z">
                    <w:rPr/>
                  </w:rPrChange>
                </w:rPr>
                <w:t>GET_RIGHT_AREA_SCREEN_VALUE</w:t>
              </w:r>
            </w:ins>
            <w:ins w:id="5177" w:author="Zhang, Carol (MSHA)" w:date="2019-08-21T13:14:00Z">
              <w:r w:rsidRPr="00D960C6"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7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7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0x9005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80" w:author="Zhang, Carol (MSHA)" w:date="2019-08-21T13:14:00Z"/>
              </w:rPr>
            </w:pPr>
            <w:ins w:id="5181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82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Pr="00D960C6" w:rsidRDefault="00212DDB" w:rsidP="00212DDB">
            <w:pPr>
              <w:widowControl/>
              <w:rPr>
                <w:ins w:id="5183" w:author="Zhang, Carol (MSHA)" w:date="2019-08-21T13:14:00Z"/>
                <w:color w:val="0000FF"/>
                <w:u w:val="single"/>
              </w:rPr>
            </w:pPr>
            <w:ins w:id="518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_Ref501118843 \n \h </w:instrText>
              </w:r>
            </w:ins>
            <w:r>
              <w:rPr>
                <w:color w:val="0000FF"/>
                <w:u w:val="single"/>
              </w:rPr>
            </w:r>
            <w:ins w:id="518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186" w:author="Zhang, Carol (MSHA)" w:date="2019-12-11T16:14:00Z">
              <w:r w:rsidR="00B2321A">
                <w:rPr>
                  <w:color w:val="0000FF"/>
                  <w:u w:val="single"/>
                </w:rPr>
                <w:t>3.192</w:t>
              </w:r>
            </w:ins>
            <w:ins w:id="518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_Ref501118843 \h  \* MERGEFORMAT </w:instrText>
              </w:r>
            </w:ins>
            <w:r>
              <w:rPr>
                <w:color w:val="0000FF"/>
                <w:u w:val="single"/>
              </w:rPr>
            </w:r>
            <w:ins w:id="518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189" w:author="Zhang, Carol (MSHA)" w:date="2019-12-11T16:14:00Z">
              <w:r w:rsidR="00B2321A" w:rsidRPr="00B2321A">
                <w:rPr>
                  <w:color w:val="0000FF"/>
                  <w:u w:val="single"/>
                  <w:rPrChange w:id="5190" w:author="Zhang, Carol (MSHA)" w:date="2019-12-11T16:14:00Z">
                    <w:rPr/>
                  </w:rPrChange>
                </w:rPr>
                <w:t>GET_CURSOR_POS_IN_SCREEN</w:t>
              </w:r>
            </w:ins>
            <w:ins w:id="519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9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9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0x9006</w:t>
              </w:r>
            </w:ins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Default="00212DDB" w:rsidP="00212DDB">
            <w:pPr>
              <w:rPr>
                <w:ins w:id="5194" w:author="Zhang, Carol (MSHA)" w:date="2019-08-21T13:14:00Z"/>
              </w:rPr>
            </w:pPr>
            <w:ins w:id="5195" w:author="Zhang, Carol (MSHA)" w:date="2019-08-21T13:14:00Z">
              <w:r w:rsidRPr="006837EB">
                <w:rPr>
                  <w:rFonts w:ascii="Calibri" w:hAnsi="Calibri" w:cs="Calibri"/>
                  <w:color w:val="000000"/>
                  <w:sz w:val="22"/>
                </w:rPr>
                <w:t>TAA</w:t>
              </w:r>
            </w:ins>
          </w:p>
        </w:tc>
      </w:tr>
      <w:tr w:rsidR="00212DDB" w:rsidTr="00212DDB">
        <w:trPr>
          <w:jc w:val="center"/>
          <w:ins w:id="5196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Pr="005B2596" w:rsidRDefault="00212DDB" w:rsidP="00212DDB">
            <w:pPr>
              <w:widowControl/>
              <w:rPr>
                <w:ins w:id="519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198" w:author="Zhang, Carol (MSHA)" w:date="2019-08-21T13:14:00Z">
              <w:r w:rsidRPr="005B2596">
                <w:rPr>
                  <w:rFonts w:ascii="Calibri" w:hAnsi="Calibri" w:cs="Calibri"/>
                  <w:color w:val="000000"/>
                  <w:sz w:val="22"/>
                </w:rPr>
                <w:t>FCT</w:t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widowControl/>
              <w:jc w:val="center"/>
              <w:rPr>
                <w:ins w:id="5199" w:author="Zhang, Carol (MSHA)" w:date="2019-08-21T13:14:00Z"/>
                <w:color w:val="000000"/>
                <w:sz w:val="22"/>
              </w:rPr>
            </w:pPr>
            <w:ins w:id="5200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0xA000~0xA00F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Default="00212DDB" w:rsidP="00212DDB">
            <w:pPr>
              <w:jc w:val="center"/>
              <w:rPr>
                <w:ins w:id="5201" w:author="Zhang, Carol (MSHA)" w:date="2019-08-21T13:14:00Z"/>
                <w:color w:val="000000"/>
                <w:sz w:val="22"/>
              </w:rPr>
            </w:pPr>
          </w:p>
        </w:tc>
      </w:tr>
      <w:tr w:rsidR="00212DDB" w:rsidTr="00212DDB">
        <w:trPr>
          <w:jc w:val="center"/>
          <w:ins w:id="5202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Default="00212DDB" w:rsidP="00212DDB">
            <w:pPr>
              <w:jc w:val="left"/>
              <w:rPr>
                <w:ins w:id="5203" w:author="Zhang, Carol (MSHA)" w:date="2019-08-21T13:14:00Z"/>
                <w:color w:val="0000FF"/>
                <w:u w:val="single"/>
              </w:rPr>
            </w:pPr>
            <w:ins w:id="5204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_Ref495675184 \n \h  \* MERGEFORMAT </w:instrText>
              </w:r>
            </w:ins>
            <w:r>
              <w:rPr>
                <w:color w:val="0000FF"/>
                <w:u w:val="single"/>
              </w:rPr>
            </w:r>
            <w:ins w:id="5205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06" w:author="Zhang, Carol (MSHA)" w:date="2019-12-11T16:14:00Z">
              <w:r w:rsidR="00B2321A">
                <w:rPr>
                  <w:color w:val="0000FF"/>
                  <w:u w:val="single"/>
                </w:rPr>
                <w:t>3.193</w:t>
              </w:r>
            </w:ins>
            <w:ins w:id="520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_Ref495675184 \h  \* MERGEFORMAT </w:instrText>
              </w:r>
            </w:ins>
            <w:r>
              <w:rPr>
                <w:color w:val="0000FF"/>
                <w:u w:val="single"/>
              </w:rPr>
            </w:r>
            <w:ins w:id="5208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09" w:author="Zhang, Carol (MSHA)" w:date="2019-12-11T16:14:00Z">
              <w:r w:rsidR="00B2321A" w:rsidRPr="00B2321A">
                <w:rPr>
                  <w:color w:val="0000FF"/>
                  <w:u w:val="single"/>
                  <w:rPrChange w:id="5210" w:author="Zhang, Carol (MSHA)" w:date="2019-12-11T16:14:00Z">
                    <w:rPr/>
                  </w:rPrChange>
                </w:rPr>
                <w:t>ISFCTMODE</w:t>
              </w:r>
            </w:ins>
            <w:ins w:id="521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jc w:val="center"/>
              <w:rPr>
                <w:ins w:id="5212" w:author="Zhang, Carol (MSHA)" w:date="2019-08-21T13:14:00Z"/>
                <w:color w:val="000000"/>
                <w:sz w:val="22"/>
              </w:rPr>
            </w:pPr>
            <w:ins w:id="5213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0xA000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Pr="001F2AF4" w:rsidRDefault="00212DDB" w:rsidP="00212DDB">
            <w:pPr>
              <w:jc w:val="left"/>
              <w:rPr>
                <w:ins w:id="5214" w:author="Zhang, Carol (MSHA)" w:date="2019-08-21T13:14:00Z"/>
                <w:color w:val="000000"/>
                <w:sz w:val="22"/>
              </w:rPr>
            </w:pPr>
            <w:ins w:id="5215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FCT</w:t>
              </w:r>
            </w:ins>
          </w:p>
        </w:tc>
      </w:tr>
      <w:tr w:rsidR="00212DDB" w:rsidTr="00212DDB">
        <w:trPr>
          <w:jc w:val="center"/>
          <w:ins w:id="5216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Default="00212DDB" w:rsidP="00212DDB">
            <w:pPr>
              <w:jc w:val="left"/>
              <w:rPr>
                <w:ins w:id="5217" w:author="Zhang, Carol (MSHA)" w:date="2019-08-21T13:14:00Z"/>
                <w:color w:val="0000FF"/>
                <w:u w:val="single"/>
              </w:rPr>
            </w:pPr>
            <w:ins w:id="5218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_Ref495675196 \n \h  \* MERGEFORMAT </w:instrText>
              </w:r>
            </w:ins>
            <w:r>
              <w:rPr>
                <w:color w:val="0000FF"/>
                <w:u w:val="single"/>
              </w:rPr>
            </w:r>
            <w:ins w:id="5219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20" w:author="Zhang, Carol (MSHA)" w:date="2019-12-11T16:14:00Z">
              <w:r w:rsidR="00B2321A">
                <w:rPr>
                  <w:color w:val="0000FF"/>
                  <w:u w:val="single"/>
                </w:rPr>
                <w:t>3.194</w:t>
              </w:r>
            </w:ins>
            <w:ins w:id="5221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_Ref495675196 \h  \* MERGEFORMAT </w:instrText>
              </w:r>
            </w:ins>
            <w:r>
              <w:rPr>
                <w:color w:val="0000FF"/>
                <w:u w:val="single"/>
              </w:rPr>
            </w:r>
            <w:ins w:id="5222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23" w:author="Zhang, Carol (MSHA)" w:date="2019-12-11T16:14:00Z">
              <w:r w:rsidR="00B2321A" w:rsidRPr="00B2321A">
                <w:rPr>
                  <w:color w:val="0000FF"/>
                  <w:u w:val="single"/>
                  <w:rPrChange w:id="5224" w:author="Zhang, Carol (MSHA)" w:date="2019-12-11T16:14:00Z">
                    <w:rPr/>
                  </w:rPrChange>
                </w:rPr>
                <w:t>GET_TESTCASE_COUNT</w:t>
              </w:r>
            </w:ins>
            <w:ins w:id="522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jc w:val="center"/>
              <w:rPr>
                <w:ins w:id="5226" w:author="Zhang, Carol (MSHA)" w:date="2019-08-21T13:14:00Z"/>
                <w:color w:val="000000"/>
                <w:sz w:val="22"/>
              </w:rPr>
            </w:pPr>
            <w:ins w:id="5227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0xA001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Pr="001F2AF4" w:rsidRDefault="00212DDB" w:rsidP="00212DDB">
            <w:pPr>
              <w:jc w:val="left"/>
              <w:rPr>
                <w:ins w:id="5228" w:author="Zhang, Carol (MSHA)" w:date="2019-08-21T13:14:00Z"/>
                <w:color w:val="000000"/>
                <w:sz w:val="22"/>
              </w:rPr>
            </w:pPr>
            <w:ins w:id="5229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FCT</w:t>
              </w:r>
            </w:ins>
          </w:p>
        </w:tc>
      </w:tr>
      <w:tr w:rsidR="00212DDB" w:rsidTr="00212DDB">
        <w:trPr>
          <w:jc w:val="center"/>
          <w:ins w:id="5230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Default="00212DDB" w:rsidP="00212DDB">
            <w:pPr>
              <w:jc w:val="left"/>
              <w:rPr>
                <w:ins w:id="5231" w:author="Zhang, Carol (MSHA)" w:date="2019-08-21T13:14:00Z"/>
                <w:color w:val="0000FF"/>
                <w:u w:val="single"/>
              </w:rPr>
            </w:pPr>
            <w:ins w:id="5232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_Ref495675204 \n \h  \* MERGEFORMAT </w:instrText>
              </w:r>
            </w:ins>
            <w:r>
              <w:rPr>
                <w:color w:val="0000FF"/>
                <w:u w:val="single"/>
              </w:rPr>
            </w:r>
            <w:ins w:id="5233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34" w:author="Zhang, Carol (MSHA)" w:date="2019-12-11T16:14:00Z">
              <w:r w:rsidR="00B2321A">
                <w:rPr>
                  <w:color w:val="0000FF"/>
                  <w:u w:val="single"/>
                </w:rPr>
                <w:t>3.195</w:t>
              </w:r>
            </w:ins>
            <w:ins w:id="5235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_Ref495675204 \h  \* MERGEFORMAT </w:instrText>
              </w:r>
            </w:ins>
            <w:r>
              <w:rPr>
                <w:color w:val="0000FF"/>
                <w:u w:val="single"/>
              </w:rPr>
            </w:r>
            <w:ins w:id="5236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37" w:author="Zhang, Carol (MSHA)" w:date="2019-12-11T16:14:00Z">
              <w:r w:rsidR="00B2321A" w:rsidRPr="00B2321A">
                <w:rPr>
                  <w:color w:val="0000FF"/>
                  <w:u w:val="single"/>
                  <w:rPrChange w:id="5238" w:author="Zhang, Carol (MSHA)" w:date="2019-12-11T16:14:00Z">
                    <w:rPr/>
                  </w:rPrChange>
                </w:rPr>
                <w:t>GET_TESTCASE_ITEM</w:t>
              </w:r>
            </w:ins>
            <w:ins w:id="523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jc w:val="center"/>
              <w:rPr>
                <w:ins w:id="524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ins w:id="5241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0xA002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Pr="001F2AF4" w:rsidRDefault="00212DDB" w:rsidP="00212DDB">
            <w:pPr>
              <w:jc w:val="left"/>
              <w:rPr>
                <w:ins w:id="5242" w:author="Zhang, Carol (MSHA)" w:date="2019-08-21T13:14:00Z"/>
                <w:color w:val="000000"/>
                <w:sz w:val="22"/>
              </w:rPr>
            </w:pPr>
            <w:ins w:id="5243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FCT</w:t>
              </w:r>
            </w:ins>
          </w:p>
        </w:tc>
      </w:tr>
      <w:tr w:rsidR="00212DDB" w:rsidTr="00212DDB">
        <w:trPr>
          <w:jc w:val="center"/>
          <w:ins w:id="5244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Default="00212DDB" w:rsidP="00212DDB">
            <w:pPr>
              <w:jc w:val="left"/>
              <w:rPr>
                <w:ins w:id="5245" w:author="Zhang, Carol (MSHA)" w:date="2019-08-21T13:14:00Z"/>
                <w:color w:val="0000FF"/>
                <w:u w:val="single"/>
              </w:rPr>
            </w:pPr>
            <w:ins w:id="5246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_Ref496516662 \n \h  \* MERGEFORMAT </w:instrText>
              </w:r>
            </w:ins>
            <w:r>
              <w:rPr>
                <w:color w:val="0000FF"/>
                <w:u w:val="single"/>
              </w:rPr>
            </w:r>
            <w:ins w:id="5247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48" w:author="Zhang, Carol (MSHA)" w:date="2019-12-11T16:14:00Z">
              <w:r w:rsidR="00B2321A">
                <w:rPr>
                  <w:color w:val="0000FF"/>
                  <w:u w:val="single"/>
                </w:rPr>
                <w:t>3.196</w:t>
              </w:r>
            </w:ins>
            <w:ins w:id="5249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_Ref496516662 \h  \* MERGEFORMAT </w:instrText>
              </w:r>
            </w:ins>
            <w:r>
              <w:rPr>
                <w:color w:val="0000FF"/>
                <w:u w:val="single"/>
              </w:rPr>
            </w:r>
            <w:ins w:id="5250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51" w:author="Zhang, Carol (MSHA)" w:date="2019-12-11T16:14:00Z">
              <w:r w:rsidR="00B2321A" w:rsidRPr="00B2321A">
                <w:rPr>
                  <w:color w:val="0000FF"/>
                  <w:u w:val="single"/>
                  <w:rPrChange w:id="5252" w:author="Zhang, Carol (MSHA)" w:date="2019-12-11T16:14:00Z">
                    <w:rPr/>
                  </w:rPrChange>
                </w:rPr>
                <w:t>GET_TESTCASE_HINT</w:t>
              </w:r>
            </w:ins>
            <w:ins w:id="525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jc w:val="center"/>
              <w:rPr>
                <w:ins w:id="5254" w:author="Zhang, Carol (MSHA)" w:date="2019-08-21T13:14:00Z"/>
                <w:color w:val="000000"/>
                <w:sz w:val="22"/>
              </w:rPr>
            </w:pPr>
            <w:ins w:id="5255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0xA003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Pr="001F2AF4" w:rsidRDefault="00212DDB" w:rsidP="00212DDB">
            <w:pPr>
              <w:jc w:val="left"/>
              <w:rPr>
                <w:ins w:id="5256" w:author="Zhang, Carol (MSHA)" w:date="2019-08-21T13:14:00Z"/>
                <w:color w:val="000000"/>
                <w:sz w:val="22"/>
              </w:rPr>
            </w:pPr>
            <w:ins w:id="5257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FCT</w:t>
              </w:r>
            </w:ins>
          </w:p>
        </w:tc>
      </w:tr>
      <w:tr w:rsidR="00212DDB" w:rsidTr="00212DDB">
        <w:trPr>
          <w:jc w:val="center"/>
          <w:ins w:id="5258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212DDB" w:rsidRDefault="00212DDB" w:rsidP="00212DDB">
            <w:pPr>
              <w:jc w:val="left"/>
              <w:rPr>
                <w:ins w:id="5259" w:author="Zhang, Carol (MSHA)" w:date="2019-08-21T13:14:00Z"/>
                <w:color w:val="0000FF"/>
                <w:u w:val="single"/>
              </w:rPr>
            </w:pPr>
            <w:ins w:id="5260" w:author="Zhang, Carol (MSHA)" w:date="2019-08-21T13:14:00Z"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_Ref495675212 \n \h  \* MERGEFORMAT </w:instrText>
              </w:r>
            </w:ins>
            <w:r>
              <w:rPr>
                <w:color w:val="0000FF"/>
                <w:u w:val="single"/>
              </w:rPr>
            </w:r>
            <w:ins w:id="5261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62" w:author="Zhang, Carol (MSHA)" w:date="2019-12-11T16:14:00Z">
              <w:r w:rsidR="00B2321A">
                <w:rPr>
                  <w:color w:val="0000FF"/>
                  <w:u w:val="single"/>
                </w:rPr>
                <w:t>3.197</w:t>
              </w:r>
            </w:ins>
            <w:ins w:id="5263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  <w:r>
                <w:rPr>
                  <w:color w:val="0000FF"/>
                  <w:u w:val="single"/>
                </w:rPr>
                <w:fldChar w:fldCharType="begin"/>
              </w:r>
              <w:r>
                <w:rPr>
                  <w:color w:val="0000FF"/>
                  <w:u w:val="single"/>
                </w:rPr>
                <w:instrText xml:space="preserve"> REF _Ref495675212 \h  \* MERGEFORMAT </w:instrText>
              </w:r>
            </w:ins>
            <w:r>
              <w:rPr>
                <w:color w:val="0000FF"/>
                <w:u w:val="single"/>
              </w:rPr>
            </w:r>
            <w:ins w:id="5264" w:author="Zhang, Carol (MSHA)" w:date="2019-08-21T13:14:00Z">
              <w:r>
                <w:rPr>
                  <w:color w:val="0000FF"/>
                  <w:u w:val="single"/>
                </w:rPr>
                <w:fldChar w:fldCharType="separate"/>
              </w:r>
            </w:ins>
            <w:ins w:id="5265" w:author="Zhang, Carol (MSHA)" w:date="2019-12-11T16:14:00Z">
              <w:r w:rsidR="00B2321A" w:rsidRPr="00B2321A">
                <w:rPr>
                  <w:color w:val="0000FF"/>
                  <w:u w:val="single"/>
                  <w:rPrChange w:id="5266" w:author="Zhang, Carol (MSHA)" w:date="2019-12-11T16:14:00Z">
                    <w:rPr/>
                  </w:rPrChange>
                </w:rPr>
                <w:t>TRIGGER_TESTCASE_ITEM</w:t>
              </w:r>
            </w:ins>
            <w:ins w:id="5267" w:author="Zhang, Carol (MSHA)" w:date="2019-08-21T13:14:00Z">
              <w:r>
                <w:rPr>
                  <w:color w:val="0000FF"/>
                  <w:u w:val="single"/>
                </w:rPr>
                <w:fldChar w:fldCharType="end"/>
              </w:r>
            </w:ins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212DDB" w:rsidRDefault="00212DDB" w:rsidP="00212DDB">
            <w:pPr>
              <w:jc w:val="center"/>
              <w:rPr>
                <w:ins w:id="5268" w:author="Zhang, Carol (MSHA)" w:date="2019-08-21T13:14:00Z"/>
                <w:color w:val="000000"/>
                <w:sz w:val="22"/>
              </w:rPr>
            </w:pPr>
            <w:ins w:id="5269" w:author="Zhang, Carol (MSHA)" w:date="2019-08-21T13:14:00Z">
              <w:r>
                <w:rPr>
                  <w:rFonts w:ascii="Calibri" w:hAnsi="Calibri" w:cs="Calibri"/>
                  <w:color w:val="000000"/>
                  <w:sz w:val="22"/>
                </w:rPr>
                <w:t>0xA004</w:t>
              </w:r>
            </w:ins>
          </w:p>
        </w:tc>
        <w:tc>
          <w:tcPr>
            <w:tcW w:w="1213" w:type="dxa"/>
            <w:shd w:val="clear" w:color="auto" w:fill="FFF2CC" w:themeFill="accent4" w:themeFillTint="33"/>
          </w:tcPr>
          <w:p w:rsidR="00212DDB" w:rsidRPr="001F2AF4" w:rsidRDefault="00212DDB" w:rsidP="00212DDB">
            <w:pPr>
              <w:jc w:val="left"/>
              <w:rPr>
                <w:ins w:id="5270" w:author="Zhang, Carol (MSHA)" w:date="2019-08-21T13:14:00Z"/>
                <w:color w:val="000000"/>
                <w:sz w:val="22"/>
              </w:rPr>
            </w:pPr>
            <w:ins w:id="5271" w:author="Zhang, Carol (MSHA)" w:date="2019-08-21T13:14:00Z">
              <w:r>
                <w:rPr>
                  <w:rFonts w:hint="eastAsia"/>
                  <w:color w:val="000000"/>
                  <w:sz w:val="22"/>
                </w:rPr>
                <w:t>FCT</w:t>
              </w:r>
            </w:ins>
          </w:p>
        </w:tc>
      </w:tr>
      <w:tr w:rsidR="00212DDB" w:rsidTr="00212DDB">
        <w:trPr>
          <w:jc w:val="center"/>
          <w:ins w:id="5272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212DDB" w:rsidRDefault="00212DDB" w:rsidP="00212DDB">
            <w:pPr>
              <w:jc w:val="left"/>
              <w:rPr>
                <w:ins w:id="5273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212DDB" w:rsidRDefault="00212DDB" w:rsidP="00212DDB">
            <w:pPr>
              <w:jc w:val="center"/>
              <w:rPr>
                <w:ins w:id="5274" w:author="Zhang, Carol (MSHA)" w:date="2019-08-21T13:14:00Z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C9C9C9" w:themeFill="accent3" w:themeFillTint="99"/>
          </w:tcPr>
          <w:p w:rsidR="00212DDB" w:rsidRPr="001F2AF4" w:rsidRDefault="00212DDB" w:rsidP="00212DDB">
            <w:pPr>
              <w:jc w:val="center"/>
              <w:rPr>
                <w:ins w:id="5275" w:author="Zhang, Carol (MSHA)" w:date="2019-08-21T13:14:00Z"/>
                <w:color w:val="000000"/>
                <w:sz w:val="22"/>
              </w:rPr>
            </w:pPr>
          </w:p>
        </w:tc>
      </w:tr>
    </w:tbl>
    <w:p w:rsidR="00212DDB" w:rsidRDefault="00212DDB" w:rsidP="003C00FD">
      <w:pPr>
        <w:ind w:left="420"/>
        <w:rPr>
          <w:ins w:id="5276" w:author="Zhang, Carol (MSHA)" w:date="2019-08-21T13:14:00Z"/>
        </w:rPr>
      </w:pPr>
    </w:p>
    <w:p w:rsidR="00212DDB" w:rsidRDefault="00212DDB" w:rsidP="00212DDB">
      <w:pPr>
        <w:ind w:left="420"/>
        <w:rPr>
          <w:ins w:id="5277" w:author="Zhang, Carol (MSHA)" w:date="2019-08-21T13:14:00Z"/>
        </w:rPr>
      </w:pPr>
      <w:ins w:id="5278" w:author="Zhang, Carol (MSHA)" w:date="2019-08-21T13:14:00Z">
        <w:r>
          <w:rPr>
            <w:rFonts w:hint="eastAsia"/>
          </w:rPr>
          <w:t>其中显示药物名称前，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需要获取药物库信息。其中药物分类名称，药物名称，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药物排序与语言有关。</w:t>
        </w:r>
      </w:ins>
    </w:p>
    <w:p w:rsidR="00212DDB" w:rsidRDefault="00212DDB" w:rsidP="00212DDB">
      <w:pPr>
        <w:ind w:left="420"/>
        <w:rPr>
          <w:ins w:id="5279" w:author="Zhang, Carol (MSHA)" w:date="2019-08-21T13:14:00Z"/>
        </w:rPr>
      </w:pPr>
      <w:ins w:id="5280" w:author="Zhang, Carol (MSHA)" w:date="2019-08-21T13:14:00Z">
        <w:r>
          <w:rPr>
            <w:rFonts w:hint="eastAsia"/>
          </w:rPr>
          <w:t>获取药物分类信息顺序图如下</w:t>
        </w:r>
      </w:ins>
    </w:p>
    <w:p w:rsidR="00212DDB" w:rsidRDefault="00212DDB" w:rsidP="00212DDB">
      <w:pPr>
        <w:ind w:left="420"/>
        <w:rPr>
          <w:ins w:id="5281" w:author="Zhang, Carol (MSHA)" w:date="2019-08-21T13:14:00Z"/>
        </w:rPr>
      </w:pPr>
      <w:ins w:id="5282" w:author="Zhang, Carol (MSHA)" w:date="2019-08-21T13:14:00Z">
        <w:r>
          <w:t xml:space="preserve">Before displaying the name of the drug, we need to obtain the </w:t>
        </w:r>
      </w:ins>
      <w:ins w:id="5283" w:author="Zhang, Carol (MSHA)" w:date="2019-08-21T13:17:00Z">
        <w:r>
          <w:t>data</w:t>
        </w:r>
      </w:ins>
      <w:ins w:id="5284" w:author="Zhang, Carol (MSHA)" w:date="2019-08-21T13:14:00Z">
        <w:r>
          <w:t xml:space="preserve"> of the drug library. Among them, the name of drug </w:t>
        </w:r>
      </w:ins>
      <w:ins w:id="5285" w:author="Zhang, Carol (MSHA)" w:date="2019-08-21T13:17:00Z">
        <w:r>
          <w:t>category</w:t>
        </w:r>
      </w:ins>
      <w:ins w:id="5286" w:author="Zhang, Carol (MSHA)" w:date="2019-08-21T13:14:00Z">
        <w:r>
          <w:t xml:space="preserve">, the name of the drug and the </w:t>
        </w:r>
      </w:ins>
      <w:ins w:id="5287" w:author="Zhang, Carol (MSHA)" w:date="2019-08-21T14:59:00Z">
        <w:r w:rsidR="003A1B28">
          <w:t>sort order</w:t>
        </w:r>
      </w:ins>
      <w:ins w:id="5288" w:author="Zhang, Carol (MSHA)" w:date="2019-08-21T13:14:00Z">
        <w:r>
          <w:t xml:space="preserve"> of drug display are related to </w:t>
        </w:r>
      </w:ins>
      <w:ins w:id="5289" w:author="Zhang, Carol (MSHA)" w:date="2019-08-21T14:59:00Z">
        <w:r w:rsidR="003A1B28">
          <w:t xml:space="preserve">the </w:t>
        </w:r>
      </w:ins>
      <w:ins w:id="5290" w:author="Zhang, Carol (MSHA)" w:date="2019-08-21T13:14:00Z">
        <w:r>
          <w:t>language.</w:t>
        </w:r>
      </w:ins>
    </w:p>
    <w:p w:rsidR="00212DDB" w:rsidRDefault="00212DDB" w:rsidP="00212DDB">
      <w:pPr>
        <w:ind w:left="420"/>
        <w:rPr>
          <w:ins w:id="5291" w:author="Zhang, Carol (MSHA)" w:date="2019-08-21T13:14:00Z"/>
        </w:rPr>
      </w:pPr>
      <w:ins w:id="5292" w:author="Zhang, Carol (MSHA)" w:date="2019-08-21T13:14:00Z">
        <w:r>
          <w:t xml:space="preserve">The sequence diagram for obtaining drug </w:t>
        </w:r>
      </w:ins>
      <w:ins w:id="5293" w:author="Zhang, Carol (MSHA)" w:date="2019-08-21T14:58:00Z">
        <w:r w:rsidR="003A1B28">
          <w:t xml:space="preserve">category </w:t>
        </w:r>
      </w:ins>
      <w:ins w:id="5294" w:author="Zhang, Carol (MSHA)" w:date="2019-08-21T13:14:00Z">
        <w:r>
          <w:t>information is as follows</w:t>
        </w:r>
      </w:ins>
    </w:p>
    <w:p w:rsidR="00212DDB" w:rsidRDefault="00212DDB" w:rsidP="00212DDB">
      <w:pPr>
        <w:ind w:left="420"/>
        <w:rPr>
          <w:ins w:id="5295" w:author="Zhang, Carol (MSHA)" w:date="2019-08-21T13:14:00Z"/>
        </w:rPr>
      </w:pPr>
      <w:ins w:id="5296" w:author="Zhang, Carol (MSHA)" w:date="2019-08-21T13:14:00Z">
        <w:r w:rsidRPr="004E592D">
          <w:rPr>
            <w:rFonts w:hint="eastAsia"/>
            <w:noProof/>
          </w:rPr>
          <w:lastRenderedPageBreak/>
          <w:drawing>
            <wp:inline distT="0" distB="0" distL="0" distR="0" wp14:anchorId="77FBDE6F" wp14:editId="14913799">
              <wp:extent cx="4095750" cy="3810000"/>
              <wp:effectExtent l="0" t="0" r="0" b="0"/>
              <wp:docPr id="2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0" cy="381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212DDB" w:rsidRDefault="00212DDB" w:rsidP="00212DDB">
      <w:pPr>
        <w:ind w:left="420"/>
        <w:rPr>
          <w:ins w:id="5297" w:author="Zhang, Carol (MSHA)" w:date="2019-08-21T13:14:00Z"/>
        </w:rPr>
      </w:pPr>
    </w:p>
    <w:p w:rsidR="00212DDB" w:rsidRDefault="00212DDB" w:rsidP="00212DDB">
      <w:pPr>
        <w:ind w:left="420"/>
        <w:rPr>
          <w:ins w:id="5298" w:author="Zhang, Carol (MSHA)" w:date="2019-08-21T13:14:00Z"/>
        </w:rPr>
      </w:pPr>
      <w:ins w:id="5299" w:author="Zhang, Carol (MSHA)" w:date="2019-08-21T13:14:00Z">
        <w:r>
          <w:rPr>
            <w:rFonts w:hint="eastAsia"/>
          </w:rPr>
          <w:t>获取药物信息顺序图如下</w:t>
        </w:r>
      </w:ins>
    </w:p>
    <w:p w:rsidR="00212DDB" w:rsidRDefault="00212DDB" w:rsidP="00212DDB">
      <w:pPr>
        <w:ind w:left="420"/>
        <w:rPr>
          <w:ins w:id="5300" w:author="Zhang, Carol (MSHA)" w:date="2019-08-21T13:14:00Z"/>
        </w:rPr>
      </w:pPr>
      <w:ins w:id="5301" w:author="Zhang, Carol (MSHA)" w:date="2019-08-21T13:14:00Z">
        <w:r w:rsidRPr="003E0206">
          <w:rPr>
            <w:rFonts w:hint="eastAsia"/>
            <w:noProof/>
          </w:rPr>
          <w:drawing>
            <wp:inline distT="0" distB="0" distL="0" distR="0" wp14:anchorId="220E9205" wp14:editId="24048E74">
              <wp:extent cx="4095750" cy="3714750"/>
              <wp:effectExtent l="0" t="0" r="0" b="0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0" cy="3714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212DDB" w:rsidRDefault="00212DDB" w:rsidP="00212DDB">
      <w:pPr>
        <w:ind w:left="420"/>
        <w:rPr>
          <w:ins w:id="5302" w:author="Zhang, Carol (MSHA)" w:date="2019-08-21T13:14:00Z"/>
        </w:rPr>
      </w:pPr>
      <w:ins w:id="5303" w:author="Zhang, Carol (MSHA)" w:date="2019-08-21T13:14:00Z">
        <w:r>
          <w:rPr>
            <w:rFonts w:hint="eastAsia"/>
          </w:rPr>
          <w:t>获取各语言下分类下的药物排序，顺序图如下：</w:t>
        </w:r>
      </w:ins>
    </w:p>
    <w:p w:rsidR="00212DDB" w:rsidRDefault="00212DDB" w:rsidP="00212DDB">
      <w:pPr>
        <w:ind w:left="420"/>
        <w:rPr>
          <w:ins w:id="5304" w:author="Zhang, Carol (MSHA)" w:date="2019-08-21T13:14:00Z"/>
        </w:rPr>
      </w:pPr>
      <w:ins w:id="5305" w:author="Zhang, Carol (MSHA)" w:date="2019-08-21T13:14:00Z">
        <w:r w:rsidRPr="008B41C7">
          <w:t>The sequence diagram</w:t>
        </w:r>
        <w:r>
          <w:t xml:space="preserve"> for getting the </w:t>
        </w:r>
      </w:ins>
      <w:ins w:id="5306" w:author="Zhang, Carol (MSHA)" w:date="2019-08-21T14:59:00Z">
        <w:r w:rsidR="00C66C56">
          <w:t xml:space="preserve">sort </w:t>
        </w:r>
      </w:ins>
      <w:ins w:id="5307" w:author="Zhang, Carol (MSHA)" w:date="2019-08-21T13:14:00Z">
        <w:r>
          <w:t xml:space="preserve">order of </w:t>
        </w:r>
      </w:ins>
      <w:ins w:id="5308" w:author="Zhang, Carol (MSHA)" w:date="2019-08-21T15:00:00Z">
        <w:r w:rsidR="00C66C56">
          <w:t>the drug categories</w:t>
        </w:r>
      </w:ins>
      <w:ins w:id="5309" w:author="Zhang, Carol (MSHA)" w:date="2019-08-21T13:14:00Z">
        <w:r>
          <w:t xml:space="preserve"> by</w:t>
        </w:r>
        <w:r w:rsidRPr="008B41C7">
          <w:t xml:space="preserve"> different languages is as follows:</w:t>
        </w:r>
      </w:ins>
    </w:p>
    <w:p w:rsidR="00212DDB" w:rsidRDefault="00212DDB" w:rsidP="00212DDB">
      <w:pPr>
        <w:ind w:left="420"/>
        <w:rPr>
          <w:ins w:id="5310" w:author="Zhang, Carol (MSHA)" w:date="2019-08-21T13:14:00Z"/>
        </w:rPr>
      </w:pPr>
      <w:ins w:id="5311" w:author="Zhang, Carol (MSHA)" w:date="2019-08-21T13:14:00Z">
        <w:r w:rsidRPr="003E0206">
          <w:rPr>
            <w:rFonts w:hint="eastAsia"/>
            <w:noProof/>
          </w:rPr>
          <w:lastRenderedPageBreak/>
          <w:drawing>
            <wp:inline distT="0" distB="0" distL="0" distR="0" wp14:anchorId="5DD9BA4D" wp14:editId="04CD04BA">
              <wp:extent cx="4000500" cy="3905250"/>
              <wp:effectExtent l="0" t="0" r="0" b="0"/>
              <wp:docPr id="4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00500" cy="390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3C00FD" w:rsidRDefault="003C00FD" w:rsidP="00986A3F">
      <w:pPr>
        <w:ind w:left="420"/>
      </w:pP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5"/>
        <w:gridCol w:w="1418"/>
        <w:gridCol w:w="1213"/>
      </w:tblGrid>
      <w:tr w:rsidR="000234DF" w:rsidRPr="00531615" w:rsidDel="00212DDB" w:rsidTr="00461B88">
        <w:trPr>
          <w:jc w:val="center"/>
          <w:del w:id="5312" w:author="Zhang, Carol (MSHA)" w:date="2019-08-21T13:14:00Z"/>
        </w:trPr>
        <w:tc>
          <w:tcPr>
            <w:tcW w:w="5665" w:type="dxa"/>
            <w:shd w:val="clear" w:color="auto" w:fill="AEAAAA" w:themeFill="background2" w:themeFillShade="BF"/>
          </w:tcPr>
          <w:p w:rsidR="000234DF" w:rsidRPr="00531615" w:rsidDel="00212DDB" w:rsidRDefault="000234DF" w:rsidP="00B64251">
            <w:pPr>
              <w:jc w:val="center"/>
              <w:rPr>
                <w:del w:id="5313" w:author="Zhang, Carol (MSHA)" w:date="2019-08-21T13:14:00Z"/>
                <w:b/>
              </w:rPr>
            </w:pPr>
            <w:del w:id="5314" w:author="Zhang, Carol (MSHA)" w:date="2019-08-21T13:14:00Z">
              <w:r w:rsidDel="00212DDB">
                <w:rPr>
                  <w:rFonts w:hint="eastAsia"/>
                  <w:b/>
                </w:rPr>
                <w:delText>命令</w:delText>
              </w:r>
            </w:del>
          </w:p>
        </w:tc>
        <w:tc>
          <w:tcPr>
            <w:tcW w:w="1418" w:type="dxa"/>
            <w:shd w:val="clear" w:color="auto" w:fill="AEAAAA" w:themeFill="background2" w:themeFillShade="BF"/>
          </w:tcPr>
          <w:p w:rsidR="000234DF" w:rsidRPr="00531615" w:rsidDel="00212DDB" w:rsidRDefault="000234DF" w:rsidP="00020B09">
            <w:pPr>
              <w:jc w:val="center"/>
              <w:rPr>
                <w:del w:id="5315" w:author="Zhang, Carol (MSHA)" w:date="2019-08-21T13:14:00Z"/>
                <w:b/>
              </w:rPr>
            </w:pPr>
            <w:del w:id="5316" w:author="Zhang, Carol (MSHA)" w:date="2019-08-21T13:14:00Z">
              <w:r w:rsidDel="00212DDB">
                <w:rPr>
                  <w:rFonts w:hint="eastAsia"/>
                  <w:b/>
                </w:rPr>
                <w:delText>命令</w:delText>
              </w:r>
              <w:r w:rsidRPr="00531615" w:rsidDel="00212DDB">
                <w:rPr>
                  <w:rFonts w:hint="eastAsia"/>
                  <w:b/>
                </w:rPr>
                <w:delText>ID</w:delText>
              </w:r>
            </w:del>
          </w:p>
        </w:tc>
        <w:tc>
          <w:tcPr>
            <w:tcW w:w="1213" w:type="dxa"/>
            <w:shd w:val="clear" w:color="auto" w:fill="AEAAAA" w:themeFill="background2" w:themeFillShade="BF"/>
          </w:tcPr>
          <w:p w:rsidR="000234DF" w:rsidDel="00212DDB" w:rsidRDefault="000234DF" w:rsidP="0034278D">
            <w:pPr>
              <w:jc w:val="center"/>
              <w:rPr>
                <w:del w:id="5317" w:author="Zhang, Carol (MSHA)" w:date="2019-08-21T13:14:00Z"/>
                <w:b/>
              </w:rPr>
            </w:pPr>
            <w:del w:id="5318" w:author="Zhang, Carol (MSHA)" w:date="2019-08-21T13:14:00Z">
              <w:r w:rsidDel="00212DDB">
                <w:rPr>
                  <w:rFonts w:hint="eastAsia"/>
                  <w:b/>
                </w:rPr>
                <w:delText>应用</w:delText>
              </w:r>
            </w:del>
          </w:p>
        </w:tc>
      </w:tr>
      <w:tr w:rsidR="00AD36A1" w:rsidRPr="00531615" w:rsidDel="00212DDB" w:rsidTr="00461B88">
        <w:trPr>
          <w:jc w:val="center"/>
          <w:del w:id="531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D36A1" w:rsidRPr="00AD36A1" w:rsidDel="00212DDB" w:rsidRDefault="00AD36A1" w:rsidP="00EF7FFC">
            <w:pPr>
              <w:jc w:val="left"/>
              <w:rPr>
                <w:del w:id="5320" w:author="Zhang, Carol (MSHA)" w:date="2019-08-21T13:14:00Z"/>
                <w:color w:val="000000"/>
                <w:sz w:val="22"/>
              </w:rPr>
            </w:pPr>
            <w:del w:id="5321" w:author="Zhang, Carol (MSHA)" w:date="2019-08-21T13:14:00Z">
              <w:r w:rsidRPr="00AD36A1" w:rsidDel="00212DDB">
                <w:rPr>
                  <w:rFonts w:hint="eastAsia"/>
                  <w:color w:val="000000"/>
                  <w:sz w:val="22"/>
                </w:rPr>
                <w:delText>普通</w:delText>
              </w:r>
              <w:r w:rsidRPr="00AD36A1" w:rsidDel="00212DDB">
                <w:rPr>
                  <w:color w:val="000000"/>
                  <w:sz w:val="22"/>
                </w:rPr>
                <w:delText>用户权限</w:delText>
              </w:r>
            </w:del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AD36A1" w:rsidRPr="00AD36A1" w:rsidDel="00212DDB" w:rsidRDefault="00AD36A1" w:rsidP="00AD36A1">
            <w:pPr>
              <w:widowControl/>
              <w:jc w:val="center"/>
              <w:rPr>
                <w:del w:id="53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2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0x0000~0x07FFF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D36A1" w:rsidDel="00212DDB" w:rsidRDefault="00AD36A1" w:rsidP="00EF7FFC">
            <w:pPr>
              <w:jc w:val="center"/>
              <w:rPr>
                <w:del w:id="5324" w:author="Zhang, Carol (MSHA)" w:date="2019-08-21T13:14:00Z"/>
                <w:color w:val="000000"/>
                <w:sz w:val="22"/>
              </w:rPr>
            </w:pPr>
          </w:p>
        </w:tc>
      </w:tr>
      <w:tr w:rsidR="008A252E" w:rsidRPr="00531615" w:rsidDel="00212DDB" w:rsidTr="00F936EF">
        <w:trPr>
          <w:jc w:val="center"/>
          <w:del w:id="532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8A252E" w:rsidRPr="00525EFC" w:rsidDel="00212DDB" w:rsidRDefault="000E5E2E" w:rsidP="000E5E2E">
            <w:pPr>
              <w:jc w:val="left"/>
              <w:rPr>
                <w:del w:id="5326" w:author="Zhang, Carol (MSHA)" w:date="2019-08-21T13:14:00Z"/>
                <w:color w:val="0000FF"/>
                <w:u w:val="single"/>
              </w:rPr>
            </w:pPr>
            <w:del w:id="5327" w:author="Zhang, Carol (MSHA)" w:date="2019-08-21T13:14:00Z">
              <w:r w:rsidRPr="00525EFC" w:rsidDel="00212DDB">
                <w:rPr>
                  <w:color w:val="0000FF"/>
                  <w:u w:val="single"/>
                </w:rPr>
                <w:fldChar w:fldCharType="begin"/>
              </w:r>
              <w:r w:rsidRPr="00525EFC" w:rsidDel="00212DDB">
                <w:rPr>
                  <w:color w:val="0000FF"/>
                  <w:u w:val="single"/>
                </w:rPr>
                <w:delInstrText xml:space="preserve"> </w:delInstrText>
              </w:r>
              <w:r w:rsidRPr="00525EFC" w:rsidDel="00212DDB">
                <w:rPr>
                  <w:rFonts w:hint="eastAsia"/>
                  <w:color w:val="0000FF"/>
                  <w:u w:val="single"/>
                </w:rPr>
                <w:delInstrText>REF _Ref492645473 \n \h</w:delInstrText>
              </w:r>
              <w:r w:rsidRPr="00525EFC" w:rsidDel="00212DDB">
                <w:rPr>
                  <w:color w:val="0000FF"/>
                  <w:u w:val="single"/>
                </w:rPr>
                <w:delInstrText xml:space="preserve"> </w:delInstrText>
              </w:r>
              <w:r w:rsidR="00525EFC"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25EFC" w:rsidDel="00212DDB">
                <w:rPr>
                  <w:color w:val="0000FF"/>
                  <w:u w:val="single"/>
                </w:rPr>
              </w:r>
              <w:r w:rsidRPr="00525EFC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</w:delText>
              </w:r>
              <w:r w:rsidRPr="00525EFC" w:rsidDel="00212DDB">
                <w:rPr>
                  <w:color w:val="0000FF"/>
                  <w:u w:val="single"/>
                </w:rPr>
                <w:fldChar w:fldCharType="end"/>
              </w:r>
              <w:r w:rsidRPr="00525EFC" w:rsidDel="00212DDB">
                <w:rPr>
                  <w:color w:val="0000FF"/>
                  <w:u w:val="single"/>
                </w:rPr>
                <w:fldChar w:fldCharType="begin"/>
              </w:r>
              <w:r w:rsidRPr="00525EFC" w:rsidDel="00212DDB">
                <w:rPr>
                  <w:color w:val="0000FF"/>
                  <w:u w:val="single"/>
                </w:rPr>
                <w:delInstrText xml:space="preserve"> REF _Ref492645473 \h </w:delInstrText>
              </w:r>
              <w:r w:rsidR="00525EFC"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25EFC" w:rsidDel="00212DDB">
                <w:rPr>
                  <w:color w:val="0000FF"/>
                  <w:u w:val="single"/>
                </w:rPr>
              </w:r>
              <w:r w:rsidRPr="00525EFC" w:rsidDel="00212DDB">
                <w:rPr>
                  <w:color w:val="0000FF"/>
                  <w:u w:val="single"/>
                </w:rPr>
                <w:fldChar w:fldCharType="separate"/>
              </w:r>
            </w:del>
            <w:del w:id="53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GET_PRODUCTID</w:delText>
              </w:r>
            </w:del>
            <w:del w:id="5329" w:author="Zhang, Carol (MSHA)" w:date="2019-08-21T13:14:00Z">
              <w:r w:rsidRPr="00525EFC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8A252E" w:rsidDel="00212DDB" w:rsidRDefault="008A252E" w:rsidP="008A252E">
            <w:pPr>
              <w:widowControl/>
              <w:jc w:val="center"/>
              <w:rPr>
                <w:del w:id="533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3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8A252E" w:rsidDel="00212DDB" w:rsidRDefault="008A252E" w:rsidP="00EF7FFC">
            <w:pPr>
              <w:jc w:val="center"/>
              <w:rPr>
                <w:del w:id="5332" w:author="Zhang, Carol (MSHA)" w:date="2019-08-21T13:14:00Z"/>
                <w:color w:val="000000"/>
                <w:sz w:val="22"/>
              </w:rPr>
            </w:pPr>
          </w:p>
        </w:tc>
      </w:tr>
      <w:tr w:rsidR="00EF7FFC" w:rsidRPr="00531615" w:rsidDel="00212DDB" w:rsidTr="00F936EF">
        <w:trPr>
          <w:jc w:val="center"/>
          <w:del w:id="533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EF7FFC" w:rsidRPr="00531615" w:rsidDel="00212DDB" w:rsidRDefault="00DE4455" w:rsidP="00EF7FFC">
            <w:pPr>
              <w:jc w:val="left"/>
              <w:rPr>
                <w:del w:id="5334" w:author="Zhang, Carol (MSHA)" w:date="2019-08-21T13:14:00Z"/>
                <w:color w:val="0000FF"/>
                <w:u w:val="single"/>
              </w:rPr>
            </w:pPr>
            <w:del w:id="533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_Ref488932650 \n \h </w:delInstrText>
              </w:r>
              <w:r w:rsidR="00350C6F"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_Ref488932650 \h </w:delInstrText>
              </w:r>
              <w:r w:rsidR="00350C6F"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3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INVALID_COMMAND</w:delText>
              </w:r>
            </w:del>
            <w:del w:id="533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EF7FFC" w:rsidDel="00212DDB" w:rsidRDefault="00DE4455" w:rsidP="00EF7FFC">
            <w:pPr>
              <w:widowControl/>
              <w:jc w:val="center"/>
              <w:rPr>
                <w:del w:id="5338" w:author="Zhang, Carol (MSHA)" w:date="2019-08-21T13:14:00Z"/>
                <w:rFonts w:ascii="Calibri" w:hAnsi="Calibri"/>
                <w:color w:val="000000"/>
                <w:sz w:val="22"/>
              </w:rPr>
            </w:pPr>
            <w:del w:id="5339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EF7FFC" w:rsidRPr="00451335" w:rsidDel="00212DDB" w:rsidRDefault="00EF7FFC" w:rsidP="00EF7FFC">
            <w:pPr>
              <w:jc w:val="center"/>
              <w:rPr>
                <w:del w:id="5340" w:author="Zhang, Carol (MSHA)" w:date="2019-08-21T13:14:00Z"/>
                <w:color w:val="000000"/>
                <w:sz w:val="22"/>
              </w:rPr>
            </w:pPr>
          </w:p>
        </w:tc>
      </w:tr>
      <w:tr w:rsidR="00667B98" w:rsidRPr="00531615" w:rsidDel="00212DDB" w:rsidTr="00F936EF">
        <w:trPr>
          <w:jc w:val="center"/>
          <w:del w:id="534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342" w:author="Zhang, Carol (MSHA)" w:date="2019-08-21T13:14:00Z"/>
                <w:color w:val="0000FF"/>
                <w:u w:val="single"/>
              </w:rPr>
            </w:pPr>
            <w:del w:id="534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_Ref454292036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_Ref454292036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4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SEND_FILE_START</w:delText>
              </w:r>
            </w:del>
            <w:del w:id="534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4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47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48" w:author="Zhang, Carol (MSHA)" w:date="2019-08-21T13:14:00Z"/>
              </w:rPr>
            </w:pPr>
            <w:del w:id="5349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</w:del>
          </w:p>
        </w:tc>
      </w:tr>
      <w:tr w:rsidR="00667B98" w:rsidDel="00212DDB" w:rsidTr="00F936EF">
        <w:trPr>
          <w:jc w:val="center"/>
          <w:del w:id="535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RPr="00531615" w:rsidDel="00212DDB" w:rsidRDefault="00667B98" w:rsidP="00667B98">
            <w:pPr>
              <w:jc w:val="left"/>
              <w:rPr>
                <w:del w:id="5351" w:author="Zhang, Carol (MSHA)" w:date="2019-08-21T13:14:00Z"/>
                <w:color w:val="0000FF"/>
                <w:u w:val="single"/>
              </w:rPr>
            </w:pPr>
            <w:del w:id="535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_Ref454292049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_Ref454292049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5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SEND_FILE_PACKAGE</w:delText>
              </w:r>
            </w:del>
            <w:del w:id="535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5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5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57" w:author="Zhang, Carol (MSHA)" w:date="2019-08-21T13:14:00Z"/>
              </w:rPr>
            </w:pPr>
            <w:del w:id="5358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</w:del>
          </w:p>
        </w:tc>
      </w:tr>
      <w:tr w:rsidR="00667B98" w:rsidDel="00212DDB" w:rsidTr="00F936EF">
        <w:trPr>
          <w:jc w:val="center"/>
          <w:del w:id="535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RPr="00531615" w:rsidDel="00212DDB" w:rsidRDefault="00667B98" w:rsidP="00667B98">
            <w:pPr>
              <w:jc w:val="left"/>
              <w:rPr>
                <w:del w:id="5360" w:author="Zhang, Carol (MSHA)" w:date="2019-08-21T13:14:00Z"/>
                <w:color w:val="0000FF"/>
                <w:u w:val="single"/>
              </w:rPr>
            </w:pPr>
            <w:del w:id="536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_Ref454292052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_Ref454292052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SEND_FILE_COMPLETED</w:delText>
              </w:r>
            </w:del>
            <w:del w:id="536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6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6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66" w:author="Zhang, Carol (MSHA)" w:date="2019-08-21T13:14:00Z"/>
              </w:rPr>
            </w:pPr>
            <w:del w:id="5367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</w:del>
          </w:p>
        </w:tc>
      </w:tr>
      <w:tr w:rsidR="00667B98" w:rsidDel="00212DDB" w:rsidTr="00F936EF">
        <w:trPr>
          <w:jc w:val="center"/>
          <w:del w:id="536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RPr="00531615" w:rsidDel="00212DDB" w:rsidRDefault="00667B98" w:rsidP="00667B98">
            <w:pPr>
              <w:jc w:val="left"/>
              <w:rPr>
                <w:del w:id="5369" w:author="Zhang, Carol (MSHA)" w:date="2019-08-21T13:14:00Z"/>
                <w:color w:val="0000FF"/>
                <w:u w:val="single"/>
              </w:rPr>
            </w:pPr>
            <w:del w:id="537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_Ref483213781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_Ref483213781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GET_FIRMWARE_VERSION</w:delText>
              </w:r>
            </w:del>
            <w:del w:id="537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7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7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0x0005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75" w:author="Zhang, Carol (MSHA)" w:date="2019-08-21T13:14:00Z"/>
              </w:rPr>
            </w:pPr>
            <w:del w:id="5376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  <w:r w:rsidDel="00212DDB">
                <w:rPr>
                  <w:color w:val="000000"/>
                  <w:sz w:val="22"/>
                </w:rPr>
                <w:delText>/GPA/</w:delText>
              </w:r>
              <w:r w:rsidDel="00212DDB">
                <w:rPr>
                  <w:rFonts w:hint="eastAsia"/>
                  <w:color w:val="000000"/>
                  <w:sz w:val="22"/>
                </w:rPr>
                <w:delText xml:space="preserve"> FCT</w:delText>
              </w:r>
            </w:del>
          </w:p>
        </w:tc>
      </w:tr>
      <w:tr w:rsidR="00667B98" w:rsidDel="00212DDB" w:rsidTr="00F936EF">
        <w:trPr>
          <w:jc w:val="center"/>
          <w:del w:id="537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RPr="00531615" w:rsidDel="00212DDB" w:rsidRDefault="00667B98" w:rsidP="00667B98">
            <w:pPr>
              <w:jc w:val="left"/>
              <w:rPr>
                <w:del w:id="5378" w:author="Zhang, Carol (MSHA)" w:date="2019-08-21T13:14:00Z"/>
                <w:color w:val="0000FF"/>
                <w:u w:val="single"/>
              </w:rPr>
            </w:pPr>
            <w:del w:id="537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_Ref483213791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_Ref483213791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GET_CURRENT_MODE</w:delText>
              </w:r>
            </w:del>
            <w:del w:id="538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8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8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84" w:author="Zhang, Carol (MSHA)" w:date="2019-08-21T13:14:00Z"/>
              </w:rPr>
            </w:pPr>
            <w:del w:id="5385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  <w:r w:rsidDel="00212DDB">
                <w:rPr>
                  <w:color w:val="000000"/>
                  <w:sz w:val="22"/>
                </w:rPr>
                <w:delText>/GPA</w:delText>
              </w:r>
            </w:del>
          </w:p>
        </w:tc>
      </w:tr>
      <w:tr w:rsidR="00667B98" w:rsidDel="00212DDB" w:rsidTr="00F936EF">
        <w:trPr>
          <w:jc w:val="center"/>
          <w:del w:id="538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387" w:author="Zhang, Carol (MSHA)" w:date="2019-08-21T13:14:00Z"/>
                <w:color w:val="0000FF"/>
                <w:u w:val="single"/>
              </w:rPr>
            </w:pPr>
            <w:del w:id="538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_Ref489965484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_Ref489965484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RESET_PUMPMODE</w:delText>
              </w:r>
            </w:del>
            <w:del w:id="53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39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39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393" w:author="Zhang, Carol (MSHA)" w:date="2019-08-21T13:14:00Z"/>
              </w:rPr>
            </w:pPr>
            <w:del w:id="5394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</w:del>
          </w:p>
        </w:tc>
      </w:tr>
      <w:tr w:rsidR="00667B98" w:rsidDel="00212DDB" w:rsidTr="00F936EF">
        <w:trPr>
          <w:jc w:val="center"/>
          <w:del w:id="539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396" w:author="Zhang, Carol (MSHA)" w:date="2019-08-21T13:14:00Z"/>
                <w:color w:val="0000FF"/>
                <w:u w:val="single"/>
              </w:rPr>
            </w:pPr>
            <w:del w:id="539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_Ref483314909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_Ref483314909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39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GET_SERIAL_NUMBER</w:delText>
              </w:r>
            </w:del>
            <w:del w:id="539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40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40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02" w:author="Zhang, Carol (MSHA)" w:date="2019-08-21T13:14:00Z"/>
              </w:rPr>
            </w:pPr>
            <w:del w:id="5403" w:author="Zhang, Carol (MSHA)" w:date="2019-08-21T13:14:00Z">
              <w:r w:rsidDel="00212DDB">
                <w:delText>GPA</w:delText>
              </w:r>
              <w:r w:rsidR="005A4922" w:rsidDel="00212DDB">
                <w:delText>/GBA</w:delText>
              </w:r>
            </w:del>
          </w:p>
        </w:tc>
      </w:tr>
      <w:tr w:rsidR="00667B98" w:rsidDel="00212DDB" w:rsidTr="00F936EF">
        <w:trPr>
          <w:jc w:val="center"/>
          <w:del w:id="540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05" w:author="Zhang, Carol (MSHA)" w:date="2019-08-21T13:14:00Z"/>
                <w:color w:val="0000FF"/>
                <w:u w:val="single"/>
              </w:rPr>
            </w:pPr>
            <w:del w:id="54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_Ref490052074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_Ref490052074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GET_SUPPORTED_MAX_FILE_SIZE</w:delText>
              </w:r>
            </w:del>
            <w:del w:id="54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350C6F" w:rsidDel="00212DDB" w:rsidRDefault="00667B98" w:rsidP="00667B98">
            <w:pPr>
              <w:widowControl/>
              <w:jc w:val="center"/>
              <w:rPr>
                <w:del w:id="540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5410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0x0009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11" w:author="Zhang, Carol (MSHA)" w:date="2019-08-21T13:14:00Z"/>
              </w:rPr>
            </w:pPr>
            <w:del w:id="5412" w:author="Zhang, Carol (MSHA)" w:date="2019-08-21T13:14:00Z">
              <w:r w:rsidRPr="00F33A92" w:rsidDel="00212DDB">
                <w:rPr>
                  <w:color w:val="000000"/>
                  <w:sz w:val="22"/>
                </w:rPr>
                <w:delText>GUA</w:delText>
              </w:r>
            </w:del>
          </w:p>
        </w:tc>
      </w:tr>
      <w:tr w:rsidR="004A7AF4" w:rsidDel="00212DDB" w:rsidTr="00461B88">
        <w:trPr>
          <w:jc w:val="center"/>
          <w:del w:id="541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4A7AF4" w:rsidDel="00212DDB" w:rsidRDefault="004A7AF4" w:rsidP="00350C6F">
            <w:pPr>
              <w:jc w:val="left"/>
              <w:rPr>
                <w:del w:id="5414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4A7AF4" w:rsidDel="00212DDB" w:rsidRDefault="004A7AF4" w:rsidP="00350C6F">
            <w:pPr>
              <w:widowControl/>
              <w:jc w:val="center"/>
              <w:rPr>
                <w:del w:id="5415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BE4D5" w:themeFill="accent2" w:themeFillTint="33"/>
          </w:tcPr>
          <w:p w:rsidR="004A7AF4" w:rsidDel="00212DDB" w:rsidRDefault="004A7AF4" w:rsidP="00350C6F">
            <w:pPr>
              <w:jc w:val="center"/>
              <w:rPr>
                <w:del w:id="5416" w:author="Zhang, Carol (MSHA)" w:date="2019-08-21T13:14:00Z"/>
                <w:color w:val="000000"/>
                <w:sz w:val="22"/>
              </w:rPr>
            </w:pPr>
          </w:p>
        </w:tc>
      </w:tr>
      <w:tr w:rsidR="00667B98" w:rsidDel="00212DDB" w:rsidTr="00F936EF">
        <w:trPr>
          <w:jc w:val="center"/>
          <w:del w:id="541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18" w:author="Zhang, Carol (MSHA)" w:date="2019-08-21T13:14:00Z"/>
                <w:color w:val="0000FF"/>
                <w:u w:val="single"/>
              </w:rPr>
            </w:pPr>
            <w:del w:id="541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_Ref454288979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_Ref454288979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GET_PUMP_ALARM</w:delText>
              </w:r>
            </w:del>
            <w:del w:id="542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  <w:vAlign w:val="bottom"/>
          </w:tcPr>
          <w:p w:rsidR="00667B98" w:rsidRPr="00BA5C9F" w:rsidDel="00212DDB" w:rsidRDefault="00667B98" w:rsidP="00667B98">
            <w:pPr>
              <w:jc w:val="center"/>
              <w:rPr>
                <w:del w:id="5422" w:author="Zhang, Carol (MSHA)" w:date="2019-08-21T13:14:00Z"/>
                <w:color w:val="000000"/>
                <w:sz w:val="22"/>
              </w:rPr>
            </w:pPr>
            <w:del w:id="5423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RPr="00461B88" w:rsidDel="00212DDB" w:rsidRDefault="00667B98" w:rsidP="00667B98">
            <w:pPr>
              <w:rPr>
                <w:del w:id="5424" w:author="Zhang, Carol (MSHA)" w:date="2019-08-21T13:14:00Z"/>
                <w:sz w:val="16"/>
                <w:szCs w:val="16"/>
              </w:rPr>
            </w:pPr>
            <w:del w:id="5425" w:author="Zhang, Carol (MSHA)" w:date="2019-08-21T13:14:00Z">
              <w:r w:rsidRPr="00461B88" w:rsidDel="00212DDB">
                <w:rPr>
                  <w:sz w:val="16"/>
                  <w:szCs w:val="16"/>
                </w:rPr>
                <w:delText>GPA</w:delText>
              </w:r>
              <w:r w:rsidR="008440B2" w:rsidRPr="00461B88" w:rsidDel="00212DDB">
                <w:rPr>
                  <w:sz w:val="16"/>
                  <w:szCs w:val="16"/>
                </w:rPr>
                <w:delText>/GBA</w:delText>
              </w:r>
              <w:r w:rsidR="008F7A4F" w:rsidRPr="00461B88" w:rsidDel="00212DDB">
                <w:rPr>
                  <w:sz w:val="16"/>
                  <w:szCs w:val="16"/>
                </w:rPr>
                <w:delText>,</w:delText>
              </w:r>
              <w:r w:rsidR="008F7A4F" w:rsidDel="00212DDB">
                <w:rPr>
                  <w:sz w:val="16"/>
                  <w:szCs w:val="16"/>
                  <w:highlight w:val="yellow"/>
                </w:rPr>
                <w:delText xml:space="preserve"> LVP</w:delText>
              </w:r>
            </w:del>
          </w:p>
        </w:tc>
      </w:tr>
      <w:tr w:rsidR="00667B98" w:rsidDel="00212DDB" w:rsidTr="00461B88">
        <w:trPr>
          <w:jc w:val="center"/>
          <w:del w:id="542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9F1568" w:rsidP="00667B98">
            <w:pPr>
              <w:jc w:val="left"/>
              <w:rPr>
                <w:del w:id="5427" w:author="Zhang, Carol (MSHA)" w:date="2019-08-21T13:14:00Z"/>
                <w:color w:val="0000FF"/>
                <w:u w:val="single"/>
              </w:rPr>
            </w:pPr>
            <w:del w:id="542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_Ref459909116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R="00667B98" w:rsidDel="00212DDB">
                <w:rPr>
                  <w:color w:val="0000FF"/>
                  <w:u w:val="single"/>
                </w:rPr>
                <w:fldChar w:fldCharType="begin"/>
              </w:r>
              <w:r w:rsidR="00667B98" w:rsidDel="00212DDB">
                <w:rPr>
                  <w:color w:val="0000FF"/>
                  <w:u w:val="single"/>
                </w:rPr>
                <w:delInstrText xml:space="preserve"> REF _Ref459909116 \h  \* MERGEFORMAT </w:delInstrText>
              </w:r>
              <w:r w:rsidR="00667B98" w:rsidDel="00212DDB">
                <w:rPr>
                  <w:color w:val="0000FF"/>
                  <w:u w:val="single"/>
                </w:rPr>
              </w:r>
              <w:r w:rsidR="00667B98" w:rsidDel="00212DDB">
                <w:rPr>
                  <w:color w:val="0000FF"/>
                  <w:u w:val="single"/>
                </w:rPr>
                <w:fldChar w:fldCharType="separate"/>
              </w:r>
            </w:del>
            <w:del w:id="54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GET_KVO</w:delText>
              </w:r>
            </w:del>
            <w:del w:id="5430" w:author="Zhang, Carol (MSHA)" w:date="2019-08-21T13:14:00Z">
              <w:r w:rsidR="00667B9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31" w:author="Zhang, Carol (MSHA)" w:date="2019-08-21T13:14:00Z"/>
                <w:color w:val="000000"/>
                <w:sz w:val="22"/>
              </w:rPr>
            </w:pPr>
            <w:del w:id="5432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33" w:author="Zhang, Carol (MSHA)" w:date="2019-08-21T13:14:00Z"/>
              </w:rPr>
            </w:pPr>
            <w:del w:id="5434" w:author="Zhang, Carol (MSHA)" w:date="2019-08-21T13:14:00Z">
              <w:r w:rsidRPr="00FA07F7" w:rsidDel="00212DDB">
                <w:delText>GPA</w:delText>
              </w:r>
              <w:r w:rsidR="009072F7" w:rsidRPr="002015A6" w:rsidDel="00212DDB">
                <w:rPr>
                  <w:sz w:val="18"/>
                  <w:szCs w:val="18"/>
                </w:rPr>
                <w:delText>,</w:delText>
              </w:r>
              <w:r w:rsidR="009072F7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3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36" w:author="Zhang, Carol (MSHA)" w:date="2019-08-21T13:14:00Z"/>
                <w:color w:val="0000FF"/>
                <w:u w:val="single"/>
              </w:rPr>
            </w:pPr>
            <w:del w:id="543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_Ref476669956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_Ref476669956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3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GET_DATE_TIME</w:delText>
              </w:r>
            </w:del>
            <w:del w:id="543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40" w:author="Zhang, Carol (MSHA)" w:date="2019-08-21T13:14:00Z"/>
                <w:color w:val="000000"/>
                <w:sz w:val="22"/>
              </w:rPr>
            </w:pPr>
            <w:del w:id="5441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42" w:author="Zhang, Carol (MSHA)" w:date="2019-08-21T13:14:00Z"/>
              </w:rPr>
            </w:pPr>
            <w:del w:id="5443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4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45" w:author="Zhang, Carol (MSHA)" w:date="2019-08-21T13:14:00Z"/>
                <w:color w:val="0000FF"/>
                <w:u w:val="single"/>
              </w:rPr>
            </w:pPr>
            <w:del w:id="544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_Ref485220031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_Ref485220031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4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GET_OCCLUSION_LEVEL</w:delText>
              </w:r>
            </w:del>
            <w:del w:id="544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49" w:author="Zhang, Carol (MSHA)" w:date="2019-08-21T13:14:00Z"/>
                <w:color w:val="000000"/>
                <w:sz w:val="22"/>
              </w:rPr>
            </w:pPr>
            <w:del w:id="5450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51" w:author="Zhang, Carol (MSHA)" w:date="2019-08-21T13:14:00Z"/>
              </w:rPr>
            </w:pPr>
            <w:del w:id="5452" w:author="Zhang, Carol (MSHA)" w:date="2019-08-21T13:14:00Z">
              <w:r w:rsidRPr="00FA07F7" w:rsidDel="00212DDB">
                <w:delText>GPA</w:delText>
              </w:r>
              <w:r w:rsidR="008A4BA9" w:rsidRPr="002015A6" w:rsidDel="00212DDB">
                <w:rPr>
                  <w:sz w:val="18"/>
                  <w:szCs w:val="18"/>
                </w:rPr>
                <w:delText>,</w:delText>
              </w:r>
              <w:r w:rsidR="008A4BA9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5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54" w:author="Zhang, Carol (MSHA)" w:date="2019-08-21T13:14:00Z"/>
                <w:color w:val="0000FF"/>
                <w:u w:val="single"/>
              </w:rPr>
            </w:pPr>
            <w:del w:id="545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_Ref485643485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_Ref485643485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5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GET_MAINTENANCE_DATE_TIME</w:delText>
              </w:r>
            </w:del>
            <w:del w:id="545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58" w:author="Zhang, Carol (MSHA)" w:date="2019-08-21T13:14:00Z"/>
                <w:color w:val="000000"/>
                <w:sz w:val="22"/>
              </w:rPr>
            </w:pPr>
            <w:del w:id="5459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60" w:author="Zhang, Carol (MSHA)" w:date="2019-08-21T13:14:00Z"/>
              </w:rPr>
            </w:pPr>
            <w:del w:id="5461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6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63" w:author="Zhang, Carol (MSHA)" w:date="2019-08-21T13:14:00Z"/>
                <w:color w:val="0000FF"/>
                <w:u w:val="single"/>
              </w:rPr>
            </w:pPr>
            <w:del w:id="546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_Ref485652475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_Ref485652475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6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GET_MAINTENANCE_PERIOD</w:delText>
              </w:r>
            </w:del>
            <w:del w:id="546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67" w:author="Zhang, Carol (MSHA)" w:date="2019-08-21T13:14:00Z"/>
                <w:color w:val="000000"/>
                <w:sz w:val="22"/>
              </w:rPr>
            </w:pPr>
            <w:del w:id="5468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0x0105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69" w:author="Zhang, Carol (MSHA)" w:date="2019-08-21T13:14:00Z"/>
              </w:rPr>
            </w:pPr>
            <w:del w:id="5470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7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72" w:author="Zhang, Carol (MSHA)" w:date="2019-08-21T13:14:00Z"/>
                <w:color w:val="0000FF"/>
                <w:u w:val="single"/>
              </w:rPr>
            </w:pPr>
            <w:del w:id="547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_Ref486322686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_Ref486322686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7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GET_ALARM_VOLUME</w:delText>
              </w:r>
            </w:del>
            <w:del w:id="547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76" w:author="Zhang, Carol (MSHA)" w:date="2019-08-21T13:14:00Z"/>
                <w:color w:val="000000"/>
                <w:sz w:val="22"/>
              </w:rPr>
            </w:pPr>
            <w:del w:id="5477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78" w:author="Zhang, Carol (MSHA)" w:date="2019-08-21T13:14:00Z"/>
              </w:rPr>
            </w:pPr>
            <w:del w:id="5479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8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81" w:author="Zhang, Carol (MSHA)" w:date="2019-08-21T13:14:00Z"/>
                <w:color w:val="0000FF"/>
                <w:u w:val="single"/>
              </w:rPr>
            </w:pPr>
            <w:del w:id="548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_Ref486322720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_Ref486322720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GET_BRIGHTNESS</w:delText>
              </w:r>
            </w:del>
            <w:del w:id="548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85" w:author="Zhang, Carol (MSHA)" w:date="2019-08-21T13:14:00Z"/>
                <w:color w:val="000000"/>
                <w:sz w:val="22"/>
              </w:rPr>
            </w:pPr>
            <w:del w:id="5486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487" w:author="Zhang, Carol (MSHA)" w:date="2019-08-21T13:14:00Z"/>
              </w:rPr>
            </w:pPr>
            <w:del w:id="5488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8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90" w:author="Zhang, Carol (MSHA)" w:date="2019-08-21T13:14:00Z"/>
                <w:color w:val="0000FF"/>
                <w:u w:val="single"/>
              </w:rPr>
            </w:pPr>
            <w:del w:id="549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_Ref486322756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_Ref486322756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49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GET_NIGHTMODE_PERIOD</w:delText>
              </w:r>
            </w:del>
            <w:del w:id="549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494" w:author="Zhang, Carol (MSHA)" w:date="2019-08-21T13:14:00Z"/>
                <w:color w:val="000000"/>
                <w:sz w:val="22"/>
              </w:rPr>
            </w:pPr>
            <w:del w:id="5495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RPr="00461B88" w:rsidDel="00212DDB" w:rsidRDefault="00667B98" w:rsidP="00667B98">
            <w:pPr>
              <w:rPr>
                <w:del w:id="5496" w:author="Zhang, Carol (MSHA)" w:date="2019-08-21T13:14:00Z"/>
                <w:sz w:val="18"/>
                <w:szCs w:val="18"/>
              </w:rPr>
            </w:pPr>
            <w:del w:id="5497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</w:delText>
              </w:r>
              <w:r w:rsidR="00C24AF6" w:rsidRPr="00461B88" w:rsidDel="00212DDB">
                <w:rPr>
                  <w:sz w:val="18"/>
                  <w:szCs w:val="18"/>
                </w:rPr>
                <w:delText>,</w:delText>
              </w:r>
              <w:r w:rsidR="00C24AF6" w:rsidRPr="00461B88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49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499" w:author="Zhang, Carol (MSHA)" w:date="2019-08-21T13:14:00Z"/>
                <w:color w:val="0000FF"/>
                <w:u w:val="single"/>
              </w:rPr>
            </w:pPr>
            <w:del w:id="550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_Ref486581858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_Ref486581858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0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GET_PUMP_LANGUAGE</w:delText>
              </w:r>
            </w:del>
            <w:del w:id="550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03" w:author="Zhang, Carol (MSHA)" w:date="2019-08-21T13:14:00Z"/>
                <w:color w:val="000000"/>
                <w:sz w:val="22"/>
              </w:rPr>
            </w:pPr>
            <w:del w:id="5504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05" w:author="Zhang, Carol (MSHA)" w:date="2019-08-21T13:14:00Z"/>
              </w:rPr>
            </w:pPr>
            <w:del w:id="5506" w:author="Zhang, Carol (MSHA)" w:date="2019-08-21T13:14:00Z">
              <w:r w:rsidRPr="00FA07F7" w:rsidDel="00212DDB">
                <w:delText>GPA</w:delText>
              </w:r>
              <w:r w:rsidR="00C14201" w:rsidRPr="00AC6C74" w:rsidDel="00212DDB">
                <w:rPr>
                  <w:sz w:val="18"/>
                  <w:szCs w:val="18"/>
                </w:rPr>
                <w:delText>,</w:delText>
              </w:r>
              <w:r w:rsidR="00C14201" w:rsidRPr="00AC6C74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0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08" w:author="Zhang, Carol (MSHA)" w:date="2019-08-21T13:14:00Z"/>
                <w:color w:val="0000FF"/>
                <w:u w:val="single"/>
              </w:rPr>
            </w:pPr>
            <w:del w:id="550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_Ref487708504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_Ref487708504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1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GET_LOG_TOTAL_NUM</w:delText>
              </w:r>
            </w:del>
            <w:del w:id="551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12" w:author="Zhang, Carol (MSHA)" w:date="2019-08-21T13:14:00Z"/>
                <w:color w:val="000000"/>
                <w:sz w:val="22"/>
              </w:rPr>
            </w:pPr>
            <w:del w:id="5513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0x010A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14" w:author="Zhang, Carol (MSHA)" w:date="2019-08-21T13:14:00Z"/>
              </w:rPr>
            </w:pPr>
            <w:del w:id="5515" w:author="Zhang, Carol (MSHA)" w:date="2019-08-21T13:14:00Z">
              <w:r w:rsidRPr="00FA07F7" w:rsidDel="00212DDB">
                <w:delText>GPA</w:delText>
              </w:r>
              <w:r w:rsidR="00F04F8A" w:rsidDel="00212DDB">
                <w:delText>,</w:delText>
              </w:r>
              <w:r w:rsidR="00F04F8A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1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17" w:author="Zhang, Carol (MSHA)" w:date="2019-08-21T13:14:00Z"/>
                <w:color w:val="0000FF"/>
                <w:u w:val="single"/>
              </w:rPr>
            </w:pPr>
            <w:del w:id="551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_Ref487708529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_Ref487708529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GET_LOG</w:delText>
              </w:r>
            </w:del>
            <w:del w:id="552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21" w:author="Zhang, Carol (MSHA)" w:date="2019-08-21T13:14:00Z"/>
                <w:color w:val="000000"/>
                <w:sz w:val="22"/>
              </w:rPr>
            </w:pPr>
            <w:del w:id="5522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0x010B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23" w:author="Zhang, Carol (MSHA)" w:date="2019-08-21T13:14:00Z"/>
              </w:rPr>
            </w:pPr>
            <w:del w:id="5524" w:author="Zhang, Carol (MSHA)" w:date="2019-08-21T13:14:00Z">
              <w:r w:rsidRPr="00FA07F7" w:rsidDel="00212DDB">
                <w:delText>GPA</w:delText>
              </w:r>
              <w:r w:rsidR="00F04F8A" w:rsidDel="00212DDB">
                <w:delText>,</w:delText>
              </w:r>
              <w:r w:rsidR="00F04F8A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2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26" w:author="Zhang, Carol (MSHA)" w:date="2019-08-21T13:14:00Z"/>
                <w:color w:val="0000FF"/>
                <w:u w:val="single"/>
              </w:rPr>
            </w:pPr>
            <w:del w:id="552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_Ref493773250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_Ref493773250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GET_POWER_STATUS</w:delText>
              </w:r>
            </w:del>
            <w:del w:id="552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30" w:author="Zhang, Carol (MSHA)" w:date="2019-08-21T13:14:00Z"/>
                <w:color w:val="000000"/>
                <w:sz w:val="22"/>
              </w:rPr>
            </w:pPr>
            <w:del w:id="5531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0x010C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32" w:author="Zhang, Carol (MSHA)" w:date="2019-08-21T13:14:00Z"/>
              </w:rPr>
            </w:pPr>
            <w:del w:id="5533" w:author="Zhang, Carol (MSHA)" w:date="2019-08-21T13:14:00Z">
              <w:r w:rsidRPr="00FA07F7" w:rsidDel="00212DDB">
                <w:delText>GPA</w:delText>
              </w:r>
              <w:r w:rsidR="008440B2" w:rsidDel="00212DDB">
                <w:delText>/GBA</w:delText>
              </w:r>
              <w:r w:rsidR="00F82726" w:rsidRPr="002015A6" w:rsidDel="00212DDB">
                <w:rPr>
                  <w:sz w:val="18"/>
                  <w:szCs w:val="18"/>
                </w:rPr>
                <w:delText>,</w:delText>
              </w:r>
              <w:r w:rsidR="00F82726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3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tabs>
                <w:tab w:val="left" w:pos="622"/>
              </w:tabs>
              <w:jc w:val="left"/>
              <w:rPr>
                <w:del w:id="5535" w:author="Zhang, Carol (MSHA)" w:date="2019-08-21T13:14:00Z"/>
                <w:color w:val="0000FF"/>
                <w:u w:val="single"/>
              </w:rPr>
            </w:pPr>
            <w:del w:id="553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_Ref487110637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_Ref487110637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GET_SENSOR_STATUS</w:delText>
              </w:r>
            </w:del>
            <w:del w:id="553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39" w:author="Zhang, Carol (MSHA)" w:date="2019-08-21T13:14:00Z"/>
                <w:color w:val="000000"/>
                <w:sz w:val="22"/>
              </w:rPr>
            </w:pPr>
            <w:del w:id="5540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0x010D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41" w:author="Zhang, Carol (MSHA)" w:date="2019-08-21T13:14:00Z"/>
              </w:rPr>
            </w:pPr>
            <w:del w:id="5542" w:author="Zhang, Carol (MSHA)" w:date="2019-08-21T13:14:00Z">
              <w:r w:rsidRPr="00FA07F7" w:rsidDel="00212DDB">
                <w:delText>GPA</w:delText>
              </w:r>
              <w:r w:rsidR="00F82726" w:rsidRPr="00E47022" w:rsidDel="00212DDB">
                <w:rPr>
                  <w:sz w:val="18"/>
                  <w:szCs w:val="18"/>
                </w:rPr>
                <w:delText>,</w:delText>
              </w:r>
              <w:r w:rsidR="00F82726" w:rsidRPr="00E47022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4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44" w:author="Zhang, Carol (MSHA)" w:date="2019-08-21T13:14:00Z"/>
                <w:color w:val="0000FF"/>
                <w:u w:val="single"/>
              </w:rPr>
            </w:pPr>
            <w:del w:id="554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_Ref487467144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_Ref487467144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4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GET_INFUSION_MODE</w:delText>
              </w:r>
            </w:del>
            <w:del w:id="554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48" w:author="Zhang, Carol (MSHA)" w:date="2019-08-21T13:14:00Z"/>
                <w:color w:val="000000"/>
                <w:sz w:val="22"/>
              </w:rPr>
            </w:pPr>
            <w:del w:id="5549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0x010E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50" w:author="Zhang, Carol (MSHA)" w:date="2019-08-21T13:14:00Z"/>
              </w:rPr>
            </w:pPr>
            <w:del w:id="5551" w:author="Zhang, Carol (MSHA)" w:date="2019-08-21T13:14:00Z">
              <w:r w:rsidRPr="00FA07F7" w:rsidDel="00212DDB">
                <w:delText>GPA</w:delText>
              </w:r>
              <w:r w:rsidR="007D3516" w:rsidRPr="002015A6" w:rsidDel="00212DDB">
                <w:rPr>
                  <w:sz w:val="18"/>
                  <w:szCs w:val="18"/>
                </w:rPr>
                <w:delText>,</w:delText>
              </w:r>
              <w:r w:rsidR="007D3516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5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53" w:author="Zhang, Carol (MSHA)" w:date="2019-08-21T13:14:00Z"/>
                <w:color w:val="0000FF"/>
                <w:u w:val="single"/>
              </w:rPr>
            </w:pPr>
            <w:del w:id="555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_Ref487467179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_Ref487467179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5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GET_BRAND</w:delText>
              </w:r>
            </w:del>
            <w:del w:id="555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57" w:author="Zhang, Carol (MSHA)" w:date="2019-08-21T13:14:00Z"/>
                <w:color w:val="000000"/>
                <w:sz w:val="22"/>
              </w:rPr>
            </w:pPr>
            <w:del w:id="5558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0x010F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59" w:author="Zhang, Carol (MSHA)" w:date="2019-08-21T13:14:00Z"/>
              </w:rPr>
            </w:pPr>
            <w:del w:id="5560" w:author="Zhang, Carol (MSHA)" w:date="2019-08-21T13:14:00Z">
              <w:r w:rsidRPr="00FA07F7" w:rsidDel="00212DDB">
                <w:delText>GPA</w:delText>
              </w:r>
              <w:r w:rsidR="000667D0" w:rsidRPr="002015A6" w:rsidDel="00212DDB">
                <w:rPr>
                  <w:sz w:val="18"/>
                  <w:szCs w:val="18"/>
                </w:rPr>
                <w:delText>,</w:delText>
              </w:r>
              <w:r w:rsidR="000667D0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6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62" w:author="Zhang, Carol (MSHA)" w:date="2019-08-21T13:14:00Z"/>
                <w:color w:val="0000FF"/>
                <w:u w:val="single"/>
              </w:rPr>
            </w:pPr>
            <w:del w:id="556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_Ref487467220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_Ref487467220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6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GET_DOSE_UINT</w:delText>
              </w:r>
            </w:del>
            <w:del w:id="556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66" w:author="Zhang, Carol (MSHA)" w:date="2019-08-21T13:14:00Z"/>
                <w:color w:val="000000"/>
                <w:sz w:val="22"/>
              </w:rPr>
            </w:pPr>
            <w:del w:id="5567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68" w:author="Zhang, Carol (MSHA)" w:date="2019-08-21T13:14:00Z"/>
              </w:rPr>
            </w:pPr>
            <w:del w:id="5569" w:author="Zhang, Carol (MSHA)" w:date="2019-08-21T13:14:00Z">
              <w:r w:rsidRPr="00FA07F7" w:rsidDel="00212DDB">
                <w:delText>GPA</w:delText>
              </w:r>
              <w:r w:rsidR="004A4B60" w:rsidRPr="002015A6" w:rsidDel="00212DDB">
                <w:rPr>
                  <w:sz w:val="18"/>
                  <w:szCs w:val="18"/>
                </w:rPr>
                <w:delText>,</w:delText>
              </w:r>
              <w:r w:rsidR="004A4B60"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7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71" w:author="Zhang, Carol (MSHA)" w:date="2019-08-21T13:14:00Z"/>
                <w:color w:val="0000FF"/>
                <w:u w:val="single"/>
              </w:rPr>
            </w:pPr>
            <w:del w:id="557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_Ref488245017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_Ref488245017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7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GET_CURRENT_DRUG</w:delText>
              </w:r>
            </w:del>
            <w:del w:id="557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75" w:author="Zhang, Carol (MSHA)" w:date="2019-08-21T13:14:00Z"/>
                <w:color w:val="000000"/>
                <w:sz w:val="22"/>
              </w:rPr>
            </w:pPr>
            <w:del w:id="5576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77" w:author="Zhang, Carol (MSHA)" w:date="2019-08-21T13:14:00Z"/>
              </w:rPr>
            </w:pPr>
            <w:del w:id="5578" w:author="Zhang, Carol (MSHA)" w:date="2019-08-21T13:14:00Z">
              <w:r w:rsidRPr="00FA07F7" w:rsidDel="00212DDB">
                <w:delText>GPA</w:delText>
              </w:r>
              <w:r w:rsidR="00244942" w:rsidRPr="00A12401" w:rsidDel="00212DDB">
                <w:rPr>
                  <w:sz w:val="16"/>
                  <w:szCs w:val="16"/>
                </w:rPr>
                <w:delText>,</w:delText>
              </w:r>
              <w:r w:rsidR="00244942" w:rsidDel="00212DDB">
                <w:rPr>
                  <w:sz w:val="16"/>
                  <w:szCs w:val="16"/>
                  <w:highlight w:val="yellow"/>
                </w:rPr>
                <w:delText xml:space="preserve"> LVP</w:delText>
              </w:r>
            </w:del>
          </w:p>
        </w:tc>
      </w:tr>
      <w:tr w:rsidR="00667B98" w:rsidDel="00212DDB" w:rsidTr="00F936EF">
        <w:trPr>
          <w:jc w:val="center"/>
          <w:del w:id="557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80" w:author="Zhang, Carol (MSHA)" w:date="2019-08-21T13:14:00Z"/>
                <w:color w:val="0000FF"/>
                <w:u w:val="single"/>
              </w:rPr>
            </w:pPr>
            <w:del w:id="558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_Ref488245038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_Ref488245038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8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GET_INFUSION_PARAMETER</w:delText>
              </w:r>
            </w:del>
            <w:del w:id="558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84" w:author="Zhang, Carol (MSHA)" w:date="2019-08-21T13:14:00Z"/>
                <w:color w:val="000000"/>
                <w:sz w:val="22"/>
              </w:rPr>
            </w:pPr>
            <w:del w:id="5585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86" w:author="Zhang, Carol (MSHA)" w:date="2019-08-21T13:14:00Z"/>
              </w:rPr>
            </w:pPr>
            <w:del w:id="5587" w:author="Zhang, Carol (MSHA)" w:date="2019-08-21T13:14:00Z">
              <w:r w:rsidRPr="00FA07F7" w:rsidDel="00212DDB">
                <w:delText>GPA</w:delText>
              </w:r>
              <w:r w:rsidR="00365BD0" w:rsidRPr="00CD14AC" w:rsidDel="00212DDB">
                <w:rPr>
                  <w:sz w:val="18"/>
                  <w:szCs w:val="18"/>
                </w:rPr>
                <w:delText>,</w:delText>
              </w:r>
              <w:r w:rsidR="00365BD0" w:rsidRPr="00CD14AC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58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89" w:author="Zhang, Carol (MSHA)" w:date="2019-08-21T13:14:00Z"/>
                <w:color w:val="0000FF"/>
                <w:u w:val="single"/>
              </w:rPr>
            </w:pPr>
            <w:del w:id="55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_Ref485220010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_Ref485220010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59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GET_BATTERY_ALARM_DURATION</w:delText>
              </w:r>
            </w:del>
            <w:del w:id="559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593" w:author="Zhang, Carol (MSHA)" w:date="2019-08-21T13:14:00Z"/>
                <w:color w:val="000000"/>
                <w:sz w:val="22"/>
              </w:rPr>
            </w:pPr>
            <w:del w:id="5594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595" w:author="Zhang, Carol (MSHA)" w:date="2019-08-21T13:14:00Z"/>
              </w:rPr>
            </w:pPr>
            <w:del w:id="5596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59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598" w:author="Zhang, Carol (MSHA)" w:date="2019-08-21T13:14:00Z"/>
                <w:color w:val="0000FF"/>
                <w:u w:val="single"/>
              </w:rPr>
            </w:pPr>
            <w:del w:id="559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_Ref489965200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_Ref489965200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0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GET_LOCK_PASSWORD</w:delText>
              </w:r>
            </w:del>
            <w:del w:id="560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02" w:author="Zhang, Carol (MSHA)" w:date="2019-08-21T13:14:00Z"/>
                <w:color w:val="000000"/>
                <w:sz w:val="22"/>
              </w:rPr>
            </w:pPr>
            <w:del w:id="5603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04" w:author="Zhang, Carol (MSHA)" w:date="2019-08-21T13:14:00Z"/>
              </w:rPr>
            </w:pPr>
            <w:del w:id="5605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60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9F6FBA">
            <w:pPr>
              <w:jc w:val="left"/>
              <w:rPr>
                <w:del w:id="5607" w:author="Zhang, Carol (MSHA)" w:date="2019-08-21T13:14:00Z"/>
                <w:color w:val="0000FF"/>
                <w:u w:val="single"/>
              </w:rPr>
            </w:pPr>
            <w:del w:id="56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_Ref489965221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R="00617427" w:rsidDel="00212DDB">
                <w:rPr>
                  <w:color w:val="0000FF"/>
                  <w:u w:val="single"/>
                </w:rPr>
                <w:delText xml:space="preserve"> </w:delText>
              </w:r>
              <w:r w:rsidR="00617427" w:rsidDel="00212DDB">
                <w:rPr>
                  <w:color w:val="0000FF"/>
                  <w:u w:val="single"/>
                </w:rPr>
                <w:fldChar w:fldCharType="begin"/>
              </w:r>
              <w:r w:rsidR="00617427" w:rsidDel="00212DDB">
                <w:rPr>
                  <w:color w:val="0000FF"/>
                  <w:u w:val="single"/>
                </w:rPr>
                <w:delInstrText xml:space="preserve"> REF _Ref16250252 \h  \* MERGEFORMAT </w:delInstrText>
              </w:r>
              <w:r w:rsidR="00617427" w:rsidDel="00212DDB">
                <w:rPr>
                  <w:color w:val="0000FF"/>
                  <w:u w:val="single"/>
                </w:rPr>
              </w:r>
              <w:r w:rsidR="00617427" w:rsidDel="00212DDB">
                <w:rPr>
                  <w:color w:val="0000FF"/>
                  <w:u w:val="single"/>
                </w:rPr>
                <w:fldChar w:fldCharType="separate"/>
              </w:r>
            </w:del>
            <w:del w:id="56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GET_SWITCH_STATUS</w:delText>
              </w:r>
            </w:del>
            <w:del w:id="5610" w:author="Zhang, Carol (MSHA)" w:date="2019-08-21T13:14:00Z">
              <w:r w:rsidR="00617427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11" w:author="Zhang, Carol (MSHA)" w:date="2019-08-21T13:14:00Z"/>
                <w:color w:val="000000"/>
                <w:sz w:val="22"/>
              </w:rPr>
            </w:pPr>
            <w:del w:id="5612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RPr="00461B88" w:rsidDel="00212DDB" w:rsidRDefault="00667B98" w:rsidP="00667B98">
            <w:pPr>
              <w:rPr>
                <w:del w:id="5613" w:author="Zhang, Carol (MSHA)" w:date="2019-08-21T13:14:00Z"/>
                <w:sz w:val="18"/>
                <w:szCs w:val="18"/>
              </w:rPr>
            </w:pPr>
            <w:del w:id="5614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</w:delText>
              </w:r>
              <w:r w:rsidR="00C24AF6" w:rsidRPr="00461B88" w:rsidDel="00212DDB">
                <w:rPr>
                  <w:sz w:val="18"/>
                  <w:szCs w:val="18"/>
                </w:rPr>
                <w:delText>,</w:delText>
              </w:r>
              <w:r w:rsidR="00C24AF6" w:rsidRPr="00461B88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61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16" w:author="Zhang, Carol (MSHA)" w:date="2019-08-21T13:14:00Z"/>
                <w:color w:val="0000FF"/>
                <w:u w:val="single"/>
              </w:rPr>
            </w:pPr>
            <w:del w:id="561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_Ref489965262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_Ref489965262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1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GET_COMPLETE_INFUSION_ALARM_TIME</w:delText>
              </w:r>
            </w:del>
            <w:del w:id="561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20" w:author="Zhang, Carol (MSHA)" w:date="2019-08-21T13:14:00Z"/>
                <w:color w:val="000000"/>
                <w:sz w:val="22"/>
              </w:rPr>
            </w:pPr>
            <w:del w:id="5621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22" w:author="Zhang, Carol (MSHA)" w:date="2019-08-21T13:14:00Z"/>
              </w:rPr>
            </w:pPr>
            <w:del w:id="5623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62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RPr="00525EFC" w:rsidDel="00212DDB" w:rsidRDefault="00667B98" w:rsidP="00667B98">
            <w:pPr>
              <w:jc w:val="left"/>
              <w:rPr>
                <w:del w:id="5625" w:author="Zhang, Carol (MSHA)" w:date="2019-08-21T13:14:00Z"/>
                <w:color w:val="0000FF"/>
                <w:u w:val="single"/>
              </w:rPr>
            </w:pPr>
            <w:del w:id="562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_Ref494205493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_Ref494205493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2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GET_ALARM_SOUND_TYPE</w:delText>
              </w:r>
            </w:del>
            <w:del w:id="562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29" w:author="Zhang, Carol (MSHA)" w:date="2019-08-21T13:14:00Z"/>
                <w:color w:val="000000"/>
                <w:sz w:val="22"/>
              </w:rPr>
            </w:pPr>
            <w:del w:id="5630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31" w:author="Zhang, Carol (MSHA)" w:date="2019-08-21T13:14:00Z"/>
              </w:rPr>
            </w:pPr>
            <w:del w:id="5632" w:author="Zhang, Carol (MSHA)" w:date="2019-08-21T13:14:00Z">
              <w:r w:rsidRPr="00FA07F7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667B98" w:rsidDel="00212DDB" w:rsidTr="00F936EF">
        <w:trPr>
          <w:jc w:val="center"/>
          <w:del w:id="563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34" w:author="Zhang, Carol (MSHA)" w:date="2019-08-21T13:14:00Z"/>
                <w:color w:val="0000FF"/>
                <w:u w:val="single"/>
              </w:rPr>
            </w:pPr>
            <w:del w:id="563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_Ref489965311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_Ref489965311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3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GET_CUSTOMBRAND_CALIPARA</w:delText>
              </w:r>
            </w:del>
            <w:del w:id="563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38" w:author="Zhang, Carol (MSHA)" w:date="2019-08-21T13:14:00Z"/>
                <w:color w:val="000000"/>
                <w:sz w:val="22"/>
              </w:rPr>
            </w:pPr>
            <w:del w:id="5639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0x011A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40" w:author="Zhang, Carol (MSHA)" w:date="2019-08-21T13:14:00Z"/>
              </w:rPr>
            </w:pPr>
            <w:del w:id="5641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64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43" w:author="Zhang, Carol (MSHA)" w:date="2019-08-21T13:14:00Z"/>
                <w:color w:val="0000FF"/>
                <w:u w:val="single"/>
              </w:rPr>
            </w:pPr>
            <w:del w:id="564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_Ref490138169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_Ref490138169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4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GET_PRESELECTON_BRAND</w:delText>
              </w:r>
            </w:del>
            <w:del w:id="564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47" w:author="Zhang, Carol (MSHA)" w:date="2019-08-21T13:14:00Z"/>
                <w:color w:val="000000"/>
                <w:sz w:val="22"/>
              </w:rPr>
            </w:pPr>
            <w:del w:id="5648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0x011B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49" w:author="Zhang, Carol (MSHA)" w:date="2019-08-21T13:14:00Z"/>
              </w:rPr>
            </w:pPr>
            <w:del w:id="5650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65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52" w:author="Zhang, Carol (MSHA)" w:date="2019-08-21T13:14:00Z"/>
                <w:color w:val="0000FF"/>
                <w:u w:val="single"/>
              </w:rPr>
            </w:pPr>
            <w:del w:id="565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_Ref490212378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_Ref490212378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5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GET_CALI_CUSTOM_BRAND</w:delText>
              </w:r>
            </w:del>
            <w:del w:id="565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56" w:author="Zhang, Carol (MSHA)" w:date="2019-08-21T13:14:00Z"/>
                <w:color w:val="000000"/>
                <w:sz w:val="22"/>
              </w:rPr>
            </w:pPr>
            <w:del w:id="5657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0x011C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58" w:author="Zhang, Carol (MSHA)" w:date="2019-08-21T13:14:00Z"/>
              </w:rPr>
            </w:pPr>
            <w:del w:id="5659" w:author="Zhang, Carol (MSHA)" w:date="2019-08-21T13:14:00Z">
              <w:r w:rsidRPr="00FA07F7" w:rsidDel="00212DDB">
                <w:delText>GPA</w:delText>
              </w:r>
            </w:del>
          </w:p>
        </w:tc>
      </w:tr>
      <w:tr w:rsidR="00667B98" w:rsidDel="00212DDB" w:rsidTr="00F936EF">
        <w:trPr>
          <w:jc w:val="center"/>
          <w:del w:id="566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61" w:author="Zhang, Carol (MSHA)" w:date="2019-08-21T13:14:00Z"/>
                <w:color w:val="0000FF"/>
                <w:u w:val="single"/>
              </w:rPr>
            </w:pPr>
            <w:del w:id="566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_Ref490212385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_Ref490212385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6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GET_ALARMTYPE_PASSWORD</w:delText>
              </w:r>
            </w:del>
            <w:del w:id="566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65" w:author="Zhang, Carol (MSHA)" w:date="2019-08-21T13:14:00Z"/>
                <w:color w:val="000000"/>
                <w:sz w:val="22"/>
              </w:rPr>
            </w:pPr>
            <w:del w:id="5666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0x011D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67" w:author="Zhang, Carol (MSHA)" w:date="2019-08-21T13:14:00Z"/>
              </w:rPr>
            </w:pPr>
            <w:del w:id="5668" w:author="Zhang, Carol (MSHA)" w:date="2019-08-21T13:14:00Z">
              <w:r w:rsidRPr="00FA07F7" w:rsidDel="00212DDB">
                <w:delText>GPA</w:delText>
              </w:r>
              <w:r w:rsidR="00B03A74" w:rsidRPr="0093202F" w:rsidDel="00212DDB">
                <w:rPr>
                  <w:sz w:val="16"/>
                  <w:szCs w:val="16"/>
                </w:rPr>
                <w:delText>,</w:delText>
              </w:r>
              <w:r w:rsidR="00B03A74" w:rsidDel="00212DDB">
                <w:rPr>
                  <w:sz w:val="16"/>
                  <w:szCs w:val="16"/>
                  <w:highlight w:val="yellow"/>
                </w:rPr>
                <w:delText xml:space="preserve"> LVP</w:delText>
              </w:r>
            </w:del>
          </w:p>
        </w:tc>
      </w:tr>
      <w:tr w:rsidR="00667B98" w:rsidDel="00212DDB" w:rsidTr="00F936EF">
        <w:trPr>
          <w:jc w:val="center"/>
          <w:del w:id="566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jc w:val="left"/>
              <w:rPr>
                <w:del w:id="5670" w:author="Zhang, Carol (MSHA)" w:date="2019-08-21T13:14:00Z"/>
                <w:color w:val="0000FF"/>
                <w:u w:val="single"/>
              </w:rPr>
            </w:pPr>
            <w:del w:id="56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_Ref492485097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3.39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_Ref492485097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GET_INFUSING_PARAMETER_OF_MODE</w:delText>
              </w:r>
            </w:del>
            <w:del w:id="567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67B98" w:rsidRPr="00BA5C9F" w:rsidDel="00212DDB" w:rsidRDefault="00667B98" w:rsidP="00667B98">
            <w:pPr>
              <w:jc w:val="center"/>
              <w:rPr>
                <w:del w:id="5674" w:author="Zhang, Carol (MSHA)" w:date="2019-08-21T13:14:00Z"/>
                <w:color w:val="000000"/>
                <w:sz w:val="22"/>
              </w:rPr>
            </w:pPr>
            <w:del w:id="5675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0x011E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67B98" w:rsidDel="00212DDB" w:rsidRDefault="00667B98" w:rsidP="00667B98">
            <w:pPr>
              <w:rPr>
                <w:del w:id="5676" w:author="Zhang, Carol (MSHA)" w:date="2019-08-21T13:14:00Z"/>
              </w:rPr>
            </w:pPr>
            <w:del w:id="5677" w:author="Zhang, Carol (MSHA)" w:date="2019-08-21T13:14:00Z">
              <w:r w:rsidRPr="00FA07F7" w:rsidDel="00212DDB">
                <w:delText>GPA</w:delText>
              </w:r>
              <w:r w:rsidR="001F611A" w:rsidDel="00212DDB">
                <w:rPr>
                  <w:rFonts w:hint="eastAsia"/>
                  <w:sz w:val="16"/>
                  <w:szCs w:val="16"/>
                </w:rPr>
                <w:delText>,</w:delText>
              </w:r>
              <w:r w:rsidR="001F611A" w:rsidRPr="0009718A" w:rsidDel="00212DDB">
                <w:rPr>
                  <w:sz w:val="16"/>
                  <w:szCs w:val="16"/>
                  <w:highlight w:val="yellow"/>
                </w:rPr>
                <w:delText>LVP</w:delText>
              </w:r>
            </w:del>
          </w:p>
        </w:tc>
      </w:tr>
      <w:tr w:rsidR="00AF1119" w:rsidDel="00212DDB" w:rsidTr="00F936EF">
        <w:trPr>
          <w:jc w:val="center"/>
          <w:del w:id="567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F1119" w:rsidDel="00212DDB" w:rsidRDefault="00ED3081" w:rsidP="004447C2">
            <w:pPr>
              <w:jc w:val="left"/>
              <w:rPr>
                <w:del w:id="5679" w:author="Zhang, Carol (MSHA)" w:date="2019-08-21T13:14:00Z"/>
                <w:color w:val="0000FF"/>
                <w:u w:val="single"/>
              </w:rPr>
            </w:pPr>
            <w:del w:id="56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_Ref509837467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_Ref509837467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GET_SYSTEM_STATUS</w:delText>
              </w:r>
            </w:del>
            <w:del w:id="568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AF1119" w:rsidRPr="00BA5C9F" w:rsidDel="00212DDB" w:rsidRDefault="00AF1119" w:rsidP="00667B98">
            <w:pPr>
              <w:jc w:val="center"/>
              <w:rPr>
                <w:del w:id="5683" w:author="Zhang, Carol (MSHA)" w:date="2019-08-21T13:14:00Z"/>
                <w:color w:val="000000"/>
                <w:sz w:val="22"/>
              </w:rPr>
            </w:pPr>
            <w:del w:id="5684" w:author="Zhang, Carol (MSHA)" w:date="2019-08-21T13:14:00Z">
              <w:r w:rsidDel="00212DDB">
                <w:rPr>
                  <w:color w:val="000000"/>
                  <w:sz w:val="22"/>
                </w:rPr>
                <w:delText>0x011F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F1119" w:rsidRPr="00461B88" w:rsidDel="00212DDB" w:rsidRDefault="00AF1119">
            <w:pPr>
              <w:rPr>
                <w:del w:id="5685" w:author="Zhang, Carol (MSHA)" w:date="2019-08-21T13:14:00Z"/>
                <w:sz w:val="16"/>
                <w:szCs w:val="16"/>
              </w:rPr>
            </w:pPr>
            <w:del w:id="5686" w:author="Zhang, Carol (MSHA)" w:date="2019-08-21T13:14:00Z">
              <w:r w:rsidRPr="00461B88" w:rsidDel="00212DDB">
                <w:rPr>
                  <w:sz w:val="16"/>
                  <w:szCs w:val="16"/>
                </w:rPr>
                <w:delText>INFUSYS</w:delText>
              </w:r>
              <w:r w:rsidR="00EC1887" w:rsidDel="00212DDB">
                <w:rPr>
                  <w:rFonts w:hint="eastAsia"/>
                  <w:sz w:val="16"/>
                  <w:szCs w:val="16"/>
                </w:rPr>
                <w:delText>,</w:delText>
              </w:r>
              <w:r w:rsidR="00EC1887" w:rsidRPr="00461B88" w:rsidDel="00212DDB">
                <w:rPr>
                  <w:sz w:val="16"/>
                  <w:szCs w:val="16"/>
                  <w:highlight w:val="yellow"/>
                </w:rPr>
                <w:delText>LVP</w:delText>
              </w:r>
            </w:del>
          </w:p>
        </w:tc>
      </w:tr>
      <w:tr w:rsidR="00C23C12" w:rsidDel="00212DDB" w:rsidTr="00F936EF">
        <w:trPr>
          <w:jc w:val="center"/>
          <w:del w:id="568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left"/>
              <w:rPr>
                <w:del w:id="5688" w:author="Zhang, Carol (MSHA)" w:date="2019-08-21T13:14:00Z"/>
                <w:color w:val="0000FF"/>
                <w:u w:val="single"/>
              </w:rPr>
            </w:pPr>
            <w:del w:id="56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_Ref512441188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_Ref512441188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69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GET_BRAND_COUNT</w:delText>
              </w:r>
            </w:del>
            <w:del w:id="569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center"/>
              <w:rPr>
                <w:del w:id="5692" w:author="Zhang, Carol (MSHA)" w:date="2019-08-21T13:14:00Z"/>
                <w:color w:val="000000"/>
                <w:sz w:val="22"/>
              </w:rPr>
            </w:pPr>
            <w:del w:id="5693" w:author="Zhang, Carol (MSHA)" w:date="2019-08-21T13:14:00Z">
              <w:r w:rsidRPr="0099421E" w:rsidDel="00212DDB">
                <w:rPr>
                  <w:color w:val="000000"/>
                  <w:sz w:val="22"/>
                </w:rPr>
                <w:delText>0x0120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C23C12" w:rsidRPr="00461B88" w:rsidDel="00212DDB" w:rsidRDefault="00C23C12" w:rsidP="00C23C12">
            <w:pPr>
              <w:rPr>
                <w:del w:id="5694" w:author="Zhang, Carol (MSHA)" w:date="2019-08-21T13:14:00Z"/>
                <w:sz w:val="18"/>
                <w:szCs w:val="18"/>
              </w:rPr>
            </w:pPr>
            <w:del w:id="5695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</w:delText>
              </w:r>
              <w:r w:rsidR="00EC1887" w:rsidRPr="00461B88" w:rsidDel="00212DDB">
                <w:rPr>
                  <w:rFonts w:hint="eastAsia"/>
                  <w:sz w:val="18"/>
                  <w:szCs w:val="18"/>
                </w:rPr>
                <w:delText>，</w:delText>
              </w:r>
              <w:r w:rsidR="00EC1887" w:rsidRPr="00461B88" w:rsidDel="00212DDB">
                <w:rPr>
                  <w:sz w:val="18"/>
                  <w:szCs w:val="18"/>
                  <w:highlight w:val="yellow"/>
                </w:rPr>
                <w:delText>LVPGPA</w:delText>
              </w:r>
            </w:del>
          </w:p>
        </w:tc>
      </w:tr>
      <w:tr w:rsidR="00C23C12" w:rsidDel="00212DDB" w:rsidTr="00461B88">
        <w:trPr>
          <w:jc w:val="center"/>
          <w:del w:id="569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left"/>
              <w:rPr>
                <w:del w:id="5697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center"/>
              <w:rPr>
                <w:del w:id="5698" w:author="Zhang, Carol (MSHA)" w:date="2019-08-21T13:14:00Z"/>
                <w:color w:val="000000"/>
                <w:sz w:val="22"/>
              </w:rPr>
            </w:pPr>
            <w:del w:id="5699" w:author="Zhang, Carol (MSHA)" w:date="2019-08-21T13:14:00Z">
              <w:r w:rsidRPr="002A16EF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rPr>
                <w:del w:id="5700" w:author="Zhang, Carol (MSHA)" w:date="2019-08-21T13:14:00Z"/>
              </w:rPr>
            </w:pPr>
          </w:p>
        </w:tc>
      </w:tr>
      <w:tr w:rsidR="00C23C12" w:rsidDel="00212DDB" w:rsidTr="00F936EF">
        <w:trPr>
          <w:jc w:val="center"/>
          <w:del w:id="570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left"/>
              <w:rPr>
                <w:del w:id="5702" w:author="Zhang, Carol (MSHA)" w:date="2019-08-21T13:14:00Z"/>
                <w:color w:val="0000FF"/>
                <w:u w:val="single"/>
              </w:rPr>
            </w:pPr>
            <w:del w:id="570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_Ref512441211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_Ref512441211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0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GET_ALARM_COUNT</w:delText>
              </w:r>
            </w:del>
            <w:del w:id="570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center"/>
              <w:rPr>
                <w:del w:id="5706" w:author="Zhang, Carol (MSHA)" w:date="2019-08-21T13:14:00Z"/>
                <w:color w:val="000000"/>
                <w:sz w:val="22"/>
              </w:rPr>
            </w:pPr>
            <w:del w:id="5707" w:author="Zhang, Carol (MSHA)" w:date="2019-08-21T13:14:00Z">
              <w:r w:rsidRPr="002A16EF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C23C12" w:rsidDel="00212DDB" w:rsidRDefault="00EC1887" w:rsidP="00C23C12">
            <w:pPr>
              <w:rPr>
                <w:del w:id="5708" w:author="Zhang, Carol (MSHA)" w:date="2019-08-21T13:14:00Z"/>
              </w:rPr>
            </w:pPr>
            <w:del w:id="5709" w:author="Zhang, Carol (MSHA)" w:date="2019-08-21T13:14:00Z">
              <w:r w:rsidRPr="00FF73E0" w:rsidDel="00212DDB">
                <w:rPr>
                  <w:sz w:val="18"/>
                  <w:szCs w:val="18"/>
                </w:rPr>
                <w:delText>GPA</w:delText>
              </w:r>
              <w:r w:rsidRPr="00FF73E0" w:rsidDel="00212DDB">
                <w:rPr>
                  <w:rFonts w:hint="eastAsia"/>
                  <w:sz w:val="18"/>
                  <w:szCs w:val="18"/>
                </w:rPr>
                <w:delText>，</w:delText>
              </w:r>
              <w:r w:rsidRPr="00FF73E0" w:rsidDel="00212DDB">
                <w:rPr>
                  <w:sz w:val="18"/>
                  <w:szCs w:val="18"/>
                  <w:highlight w:val="yellow"/>
                </w:rPr>
                <w:delText>LVPGPA</w:delText>
              </w:r>
            </w:del>
          </w:p>
        </w:tc>
      </w:tr>
      <w:tr w:rsidR="00C23C12" w:rsidDel="00212DDB" w:rsidTr="00F936EF">
        <w:trPr>
          <w:jc w:val="center"/>
          <w:del w:id="571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left"/>
              <w:rPr>
                <w:del w:id="5711" w:author="Zhang, Carol (MSHA)" w:date="2019-08-21T13:14:00Z"/>
                <w:color w:val="0000FF"/>
                <w:u w:val="single"/>
              </w:rPr>
            </w:pPr>
            <w:del w:id="571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_Ref512441233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_Ref512441233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1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GET_ALARM_NAME</w:delText>
              </w:r>
            </w:del>
            <w:del w:id="571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C23C12" w:rsidDel="00212DDB" w:rsidRDefault="00C23C12" w:rsidP="00C23C12">
            <w:pPr>
              <w:jc w:val="center"/>
              <w:rPr>
                <w:del w:id="5715" w:author="Zhang, Carol (MSHA)" w:date="2019-08-21T13:14:00Z"/>
                <w:color w:val="000000"/>
                <w:sz w:val="22"/>
              </w:rPr>
            </w:pPr>
            <w:del w:id="5716" w:author="Zhang, Carol (MSHA)" w:date="2019-08-21T13:14:00Z">
              <w:r w:rsidRPr="002A16EF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C23C12" w:rsidDel="00212DDB" w:rsidRDefault="00EC1887" w:rsidP="00C23C12">
            <w:pPr>
              <w:rPr>
                <w:del w:id="5717" w:author="Zhang, Carol (MSHA)" w:date="2019-08-21T13:14:00Z"/>
              </w:rPr>
            </w:pPr>
            <w:del w:id="5718" w:author="Zhang, Carol (MSHA)" w:date="2019-08-21T13:14:00Z">
              <w:r w:rsidRPr="00FF73E0" w:rsidDel="00212DDB">
                <w:rPr>
                  <w:sz w:val="18"/>
                  <w:szCs w:val="18"/>
                </w:rPr>
                <w:delText>GPA</w:delText>
              </w:r>
              <w:r w:rsidRPr="00FF73E0" w:rsidDel="00212DDB">
                <w:rPr>
                  <w:rFonts w:hint="eastAsia"/>
                  <w:sz w:val="18"/>
                  <w:szCs w:val="18"/>
                </w:rPr>
                <w:delText>，</w:delText>
              </w:r>
              <w:r w:rsidRPr="00FF73E0" w:rsidDel="00212DDB">
                <w:rPr>
                  <w:sz w:val="18"/>
                  <w:szCs w:val="18"/>
                  <w:highlight w:val="yellow"/>
                </w:rPr>
                <w:delText>LVPGPA</w:delText>
              </w:r>
            </w:del>
          </w:p>
        </w:tc>
      </w:tr>
      <w:tr w:rsidR="000D6EE2" w:rsidDel="00212DDB" w:rsidTr="00D141B7">
        <w:trPr>
          <w:jc w:val="center"/>
          <w:del w:id="571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0D6EE2" w:rsidDel="00212DDB" w:rsidRDefault="00FA6406" w:rsidP="00C23C12">
            <w:pPr>
              <w:jc w:val="left"/>
              <w:rPr>
                <w:del w:id="5720" w:author="Zhang, Carol (MSHA)" w:date="2019-08-21T13:14:00Z"/>
                <w:color w:val="0000FF"/>
                <w:u w:val="single"/>
              </w:rPr>
            </w:pPr>
            <w:del w:id="572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_Ref519865428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_Ref519865428 \h </w:delInstrText>
              </w:r>
              <w:r w:rsidR="009163C7"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GET_TUBE_PRECISION_CALIBRATION_STATUS</w:delText>
              </w:r>
            </w:del>
            <w:del w:id="572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0D6EE2" w:rsidRPr="002A16EF" w:rsidDel="00212DDB" w:rsidRDefault="00FA6406" w:rsidP="00C23C12">
            <w:pPr>
              <w:jc w:val="center"/>
              <w:rPr>
                <w:del w:id="5724" w:author="Zhang, Carol (MSHA)" w:date="2019-08-21T13:14:00Z"/>
                <w:color w:val="000000"/>
                <w:sz w:val="22"/>
              </w:rPr>
            </w:pPr>
            <w:del w:id="5725" w:author="Zhang, Carol (MSHA)" w:date="2019-08-21T13:14:00Z">
              <w:r w:rsidRPr="002A16EF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0D6EE2" w:rsidRPr="006D7811" w:rsidDel="00212DDB" w:rsidRDefault="00FA6406" w:rsidP="00C23C12">
            <w:pPr>
              <w:rPr>
                <w:del w:id="5726" w:author="Zhang, Carol (MSHA)" w:date="2019-08-21T13:14:00Z"/>
              </w:rPr>
            </w:pPr>
            <w:del w:id="5727" w:author="Zhang, Carol (MSHA)" w:date="2019-08-21T13:14:00Z">
              <w:r w:rsidRPr="00461B88" w:rsidDel="00212DDB">
                <w:rPr>
                  <w:highlight w:val="yellow"/>
                </w:rPr>
                <w:delText>LVPGPA</w:delText>
              </w:r>
            </w:del>
          </w:p>
        </w:tc>
      </w:tr>
      <w:tr w:rsidR="00A147B9" w:rsidDel="00212DDB" w:rsidTr="00D141B7">
        <w:trPr>
          <w:jc w:val="center"/>
          <w:del w:id="572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147B9" w:rsidDel="00212DDB" w:rsidRDefault="00A147B9" w:rsidP="00A147B9">
            <w:pPr>
              <w:jc w:val="left"/>
              <w:rPr>
                <w:del w:id="5729" w:author="Zhang, Carol (MSHA)" w:date="2019-08-21T13:14:00Z"/>
                <w:color w:val="0000FF"/>
                <w:u w:val="single"/>
              </w:rPr>
            </w:pPr>
            <w:del w:id="573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_Ref520469791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_Ref520469791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3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GET_REGION_COUNT</w:delText>
              </w:r>
            </w:del>
            <w:del w:id="573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A147B9" w:rsidRPr="002A16EF" w:rsidDel="00212DDB" w:rsidRDefault="00A147B9" w:rsidP="00A147B9">
            <w:pPr>
              <w:jc w:val="center"/>
              <w:rPr>
                <w:del w:id="5733" w:author="Zhang, Carol (MSHA)" w:date="2019-08-21T13:14:00Z"/>
                <w:color w:val="000000"/>
                <w:sz w:val="22"/>
              </w:rPr>
            </w:pPr>
            <w:del w:id="5734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5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147B9" w:rsidRPr="00AA6590" w:rsidDel="00212DDB" w:rsidRDefault="00A147B9" w:rsidP="00A147B9">
            <w:pPr>
              <w:rPr>
                <w:del w:id="5735" w:author="Zhang, Carol (MSHA)" w:date="2019-08-21T13:14:00Z"/>
                <w:highlight w:val="yellow"/>
              </w:rPr>
            </w:pPr>
            <w:del w:id="5736" w:author="Zhang, Carol (MSHA)" w:date="2019-08-21T13:14:00Z">
              <w:r w:rsidRPr="004D69B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A147B9" w:rsidDel="00212DDB" w:rsidTr="00D141B7">
        <w:trPr>
          <w:jc w:val="center"/>
          <w:del w:id="573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147B9" w:rsidDel="00212DDB" w:rsidRDefault="00A147B9" w:rsidP="00A147B9">
            <w:pPr>
              <w:jc w:val="left"/>
              <w:rPr>
                <w:del w:id="5738" w:author="Zhang, Carol (MSHA)" w:date="2019-08-21T13:14:00Z"/>
                <w:color w:val="0000FF"/>
                <w:u w:val="single"/>
              </w:rPr>
            </w:pPr>
            <w:del w:id="573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_Ref520469800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_Ref520469800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GET_REGION_NAME</w:delText>
              </w:r>
            </w:del>
            <w:del w:id="574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A147B9" w:rsidRPr="002A16EF" w:rsidDel="00212DDB" w:rsidRDefault="00A147B9" w:rsidP="00A147B9">
            <w:pPr>
              <w:jc w:val="center"/>
              <w:rPr>
                <w:del w:id="5742" w:author="Zhang, Carol (MSHA)" w:date="2019-08-21T13:14:00Z"/>
                <w:color w:val="000000"/>
                <w:sz w:val="22"/>
              </w:rPr>
            </w:pPr>
            <w:del w:id="5743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147B9" w:rsidRPr="00AA6590" w:rsidDel="00212DDB" w:rsidRDefault="00A147B9" w:rsidP="00A147B9">
            <w:pPr>
              <w:rPr>
                <w:del w:id="5744" w:author="Zhang, Carol (MSHA)" w:date="2019-08-21T13:14:00Z"/>
                <w:highlight w:val="yellow"/>
              </w:rPr>
            </w:pPr>
            <w:del w:id="5745" w:author="Zhang, Carol (MSHA)" w:date="2019-08-21T13:14:00Z">
              <w:r w:rsidRPr="004D69B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A147B9" w:rsidDel="00212DDB" w:rsidTr="00D141B7">
        <w:trPr>
          <w:jc w:val="center"/>
          <w:del w:id="574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147B9" w:rsidDel="00212DDB" w:rsidRDefault="00A147B9" w:rsidP="00A147B9">
            <w:pPr>
              <w:jc w:val="left"/>
              <w:rPr>
                <w:del w:id="5747" w:author="Zhang, Carol (MSHA)" w:date="2019-08-21T13:14:00Z"/>
                <w:color w:val="0000FF"/>
                <w:u w:val="single"/>
              </w:rPr>
            </w:pPr>
            <w:del w:id="574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_Ref520469809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_Ref520469809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4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GET_LANGUAN_NAME</w:delText>
              </w:r>
            </w:del>
            <w:del w:id="575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A147B9" w:rsidRPr="002A16EF" w:rsidDel="00212DDB" w:rsidRDefault="00A147B9" w:rsidP="00A147B9">
            <w:pPr>
              <w:jc w:val="center"/>
              <w:rPr>
                <w:del w:id="5751" w:author="Zhang, Carol (MSHA)" w:date="2019-08-21T13:14:00Z"/>
                <w:color w:val="000000"/>
                <w:sz w:val="22"/>
              </w:rPr>
            </w:pPr>
            <w:del w:id="5752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147B9" w:rsidRPr="00AA6590" w:rsidDel="00212DDB" w:rsidRDefault="00A147B9" w:rsidP="00A147B9">
            <w:pPr>
              <w:rPr>
                <w:del w:id="5753" w:author="Zhang, Carol (MSHA)" w:date="2019-08-21T13:14:00Z"/>
                <w:highlight w:val="yellow"/>
              </w:rPr>
            </w:pPr>
            <w:del w:id="5754" w:author="Zhang, Carol (MSHA)" w:date="2019-08-21T13:14:00Z">
              <w:r w:rsidRPr="004D69B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8155C5" w:rsidDel="00212DDB" w:rsidTr="00D141B7">
        <w:trPr>
          <w:jc w:val="center"/>
          <w:del w:id="575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8155C5" w:rsidDel="00212DDB" w:rsidRDefault="008155C5" w:rsidP="008155C5">
            <w:pPr>
              <w:jc w:val="left"/>
              <w:rPr>
                <w:del w:id="5756" w:author="Zhang, Carol (MSHA)" w:date="2019-08-21T13:14:00Z"/>
                <w:color w:val="0000FF"/>
                <w:u w:val="single"/>
              </w:rPr>
            </w:pPr>
            <w:del w:id="575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_Ref1043378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_Ref1043378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5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GET_NIGHT_MODE_ALARM_VOLUME</w:delText>
              </w:r>
            </w:del>
            <w:del w:id="575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8155C5" w:rsidRPr="00C12FE5" w:rsidDel="00212DDB" w:rsidRDefault="008155C5" w:rsidP="008155C5">
            <w:pPr>
              <w:jc w:val="center"/>
              <w:rPr>
                <w:del w:id="5760" w:author="Zhang, Carol (MSHA)" w:date="2019-08-21T13:14:00Z"/>
                <w:color w:val="000000"/>
                <w:sz w:val="22"/>
              </w:rPr>
            </w:pPr>
            <w:del w:id="5761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8155C5" w:rsidRPr="004D69BB" w:rsidDel="00212DDB" w:rsidRDefault="008155C5" w:rsidP="008155C5">
            <w:pPr>
              <w:rPr>
                <w:del w:id="5762" w:author="Zhang, Carol (MSHA)" w:date="2019-08-21T13:14:00Z"/>
                <w:highlight w:val="yellow"/>
              </w:rPr>
            </w:pPr>
            <w:del w:id="5763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8155C5" w:rsidDel="00212DDB" w:rsidTr="00D141B7">
        <w:trPr>
          <w:jc w:val="center"/>
          <w:del w:id="576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8155C5" w:rsidDel="00212DDB" w:rsidRDefault="008155C5" w:rsidP="008155C5">
            <w:pPr>
              <w:jc w:val="left"/>
              <w:rPr>
                <w:del w:id="5765" w:author="Zhang, Carol (MSHA)" w:date="2019-08-21T13:14:00Z"/>
                <w:color w:val="0000FF"/>
                <w:u w:val="single"/>
              </w:rPr>
            </w:pPr>
            <w:del w:id="576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_Ref1043401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3.49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_Ref1043401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6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GET_NIGHT_MODE_BRIGHTNESS</w:delText>
              </w:r>
            </w:del>
            <w:del w:id="576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8155C5" w:rsidRPr="00C12FE5" w:rsidDel="00212DDB" w:rsidRDefault="008155C5" w:rsidP="008155C5">
            <w:pPr>
              <w:jc w:val="center"/>
              <w:rPr>
                <w:del w:id="5769" w:author="Zhang, Carol (MSHA)" w:date="2019-08-21T13:14:00Z"/>
                <w:color w:val="000000"/>
                <w:sz w:val="22"/>
              </w:rPr>
            </w:pPr>
            <w:del w:id="5770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8155C5" w:rsidRPr="004D69BB" w:rsidDel="00212DDB" w:rsidRDefault="008155C5" w:rsidP="008155C5">
            <w:pPr>
              <w:rPr>
                <w:del w:id="5771" w:author="Zhang, Carol (MSHA)" w:date="2019-08-21T13:14:00Z"/>
                <w:highlight w:val="yellow"/>
              </w:rPr>
            </w:pPr>
            <w:del w:id="5772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5B3CD0" w:rsidDel="00212DDB" w:rsidTr="00D141B7">
        <w:trPr>
          <w:jc w:val="center"/>
          <w:del w:id="577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5B3CD0" w:rsidDel="00212DDB" w:rsidRDefault="008933BF" w:rsidP="008155C5">
            <w:pPr>
              <w:jc w:val="left"/>
              <w:rPr>
                <w:del w:id="5774" w:author="Zhang, Carol (MSHA)" w:date="2019-08-21T13:14:00Z"/>
                <w:color w:val="0000FF"/>
                <w:u w:val="single"/>
              </w:rPr>
            </w:pPr>
            <w:del w:id="577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_Ref4078258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_Ref4078258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GET_SECONDARY_INFUSION_COMPLETE_SETTING</w:delText>
              </w:r>
            </w:del>
            <w:del w:id="577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5B3CD0" w:rsidRPr="00C12FE5" w:rsidDel="00212DDB" w:rsidRDefault="008933BF" w:rsidP="008155C5">
            <w:pPr>
              <w:jc w:val="center"/>
              <w:rPr>
                <w:del w:id="5778" w:author="Zhang, Carol (MSHA)" w:date="2019-08-21T13:14:00Z"/>
                <w:color w:val="000000"/>
                <w:sz w:val="22"/>
              </w:rPr>
            </w:pPr>
            <w:del w:id="5779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A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5B3CD0" w:rsidRPr="00861BE4" w:rsidDel="00212DDB" w:rsidRDefault="008933BF" w:rsidP="008155C5">
            <w:pPr>
              <w:rPr>
                <w:del w:id="5780" w:author="Zhang, Carol (MSHA)" w:date="2019-08-21T13:14:00Z"/>
                <w:highlight w:val="yellow"/>
              </w:rPr>
            </w:pPr>
            <w:del w:id="5781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6856F7" w:rsidDel="00212DDB" w:rsidTr="00D141B7">
        <w:trPr>
          <w:jc w:val="center"/>
          <w:del w:id="578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856F7" w:rsidDel="00212DDB" w:rsidRDefault="006856F7" w:rsidP="006856F7">
            <w:pPr>
              <w:jc w:val="left"/>
              <w:rPr>
                <w:del w:id="5783" w:author="Zhang, Carol (MSHA)" w:date="2019-08-21T13:14:00Z"/>
                <w:color w:val="0000FF"/>
                <w:u w:val="single"/>
              </w:rPr>
            </w:pPr>
            <w:del w:id="578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_Ref7353627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_Ref7353627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8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GET_TUBE_SIZE</w:delText>
              </w:r>
            </w:del>
            <w:del w:id="578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856F7" w:rsidRPr="00C12FE5" w:rsidDel="00212DDB" w:rsidRDefault="006856F7" w:rsidP="006856F7">
            <w:pPr>
              <w:jc w:val="center"/>
              <w:rPr>
                <w:del w:id="5787" w:author="Zhang, Carol (MSHA)" w:date="2019-08-21T13:14:00Z"/>
                <w:color w:val="000000"/>
                <w:sz w:val="22"/>
              </w:rPr>
            </w:pPr>
            <w:del w:id="5788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B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856F7" w:rsidRPr="00861BE4" w:rsidDel="00212DDB" w:rsidRDefault="006856F7" w:rsidP="006856F7">
            <w:pPr>
              <w:rPr>
                <w:del w:id="5789" w:author="Zhang, Carol (MSHA)" w:date="2019-08-21T13:14:00Z"/>
                <w:highlight w:val="yellow"/>
              </w:rPr>
            </w:pPr>
            <w:del w:id="5790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683A72" w:rsidDel="00212DDB" w:rsidTr="00D141B7">
        <w:trPr>
          <w:jc w:val="center"/>
          <w:del w:id="579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83A72" w:rsidDel="00212DDB" w:rsidRDefault="00D746D0" w:rsidP="006856F7">
            <w:pPr>
              <w:jc w:val="left"/>
              <w:rPr>
                <w:del w:id="5792" w:author="Zhang, Carol (MSHA)" w:date="2019-08-21T13:14:00Z"/>
                <w:color w:val="0000FF"/>
                <w:u w:val="single"/>
              </w:rPr>
            </w:pPr>
            <w:del w:id="579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_Ref12365289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_Ref12365289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7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GET_DRUG_MASS_UNIT</w:delText>
              </w:r>
            </w:del>
            <w:del w:id="579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683A72" w:rsidRPr="00C12FE5" w:rsidDel="00212DDB" w:rsidRDefault="00D746D0">
            <w:pPr>
              <w:jc w:val="center"/>
              <w:rPr>
                <w:del w:id="5796" w:author="Zhang, Carol (MSHA)" w:date="2019-08-21T13:14:00Z"/>
                <w:color w:val="000000"/>
                <w:sz w:val="22"/>
              </w:rPr>
            </w:pPr>
            <w:del w:id="5797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R="00FA4736" w:rsidDel="00212DDB">
                <w:rPr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683A72" w:rsidRPr="00861BE4" w:rsidDel="00212DDB" w:rsidRDefault="00D746D0" w:rsidP="006856F7">
            <w:pPr>
              <w:rPr>
                <w:del w:id="5798" w:author="Zhang, Carol (MSHA)" w:date="2019-08-21T13:14:00Z"/>
                <w:highlight w:val="yellow"/>
              </w:rPr>
            </w:pPr>
            <w:del w:id="5799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580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01" w:author="Zhang, Carol (MSHA)" w:date="2019-08-21T13:14:00Z"/>
                <w:color w:val="0000FF"/>
                <w:u w:val="single"/>
              </w:rPr>
            </w:pPr>
            <w:del w:id="580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_Ref12366867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_Ref12366867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0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GET_INFUSION_NEAR_COMPLETE_CRITERIA</w:delText>
              </w:r>
            </w:del>
            <w:del w:id="580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12FE5" w:rsidDel="00212DDB" w:rsidRDefault="00FA4736">
            <w:pPr>
              <w:jc w:val="center"/>
              <w:rPr>
                <w:del w:id="5805" w:author="Zhang, Carol (MSHA)" w:date="2019-08-21T13:14:00Z"/>
                <w:color w:val="000000"/>
                <w:sz w:val="22"/>
              </w:rPr>
            </w:pPr>
            <w:del w:id="5806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color w:val="000000"/>
                  <w:sz w:val="22"/>
                </w:rPr>
                <w:delText>D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861BE4" w:rsidDel="00212DDB" w:rsidRDefault="00FA4736" w:rsidP="00FA4736">
            <w:pPr>
              <w:rPr>
                <w:del w:id="5807" w:author="Zhang, Carol (MSHA)" w:date="2019-08-21T13:14:00Z"/>
                <w:highlight w:val="yellow"/>
              </w:rPr>
            </w:pPr>
            <w:del w:id="5808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580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06667F">
            <w:pPr>
              <w:jc w:val="left"/>
              <w:rPr>
                <w:del w:id="5810" w:author="Zhang, Carol (MSHA)" w:date="2019-08-21T13:14:00Z"/>
                <w:color w:val="0000FF"/>
                <w:u w:val="single"/>
              </w:rPr>
            </w:pPr>
            <w:del w:id="581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_Ref12369880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_Ref12369880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GET_AIR_DETECTION_OPTION</w:delText>
              </w:r>
            </w:del>
            <w:del w:id="581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12FE5" w:rsidDel="00212DDB" w:rsidRDefault="0006667F" w:rsidP="00FA4736">
            <w:pPr>
              <w:jc w:val="center"/>
              <w:rPr>
                <w:del w:id="5814" w:author="Zhang, Carol (MSHA)" w:date="2019-08-21T13:14:00Z"/>
                <w:color w:val="000000"/>
                <w:sz w:val="22"/>
              </w:rPr>
            </w:pPr>
            <w:del w:id="5815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E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861BE4" w:rsidDel="00212DDB" w:rsidRDefault="0006667F" w:rsidP="00FA4736">
            <w:pPr>
              <w:rPr>
                <w:del w:id="5816" w:author="Zhang, Carol (MSHA)" w:date="2019-08-21T13:14:00Z"/>
                <w:highlight w:val="yellow"/>
              </w:rPr>
            </w:pPr>
            <w:del w:id="5817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06667F" w:rsidDel="00212DDB" w:rsidTr="00D141B7">
        <w:trPr>
          <w:jc w:val="center"/>
          <w:del w:id="581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06667F" w:rsidDel="00212DDB" w:rsidRDefault="0006667F" w:rsidP="00FA4736">
            <w:pPr>
              <w:jc w:val="left"/>
              <w:rPr>
                <w:del w:id="5819" w:author="Zhang, Carol (MSHA)" w:date="2019-08-21T13:14:00Z"/>
                <w:color w:val="0000FF"/>
                <w:u w:val="single"/>
              </w:rPr>
            </w:pPr>
            <w:del w:id="582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_Ref12369884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_Ref12369884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2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GET_BUBBLE_SENSITIVITY</w:delText>
              </w:r>
            </w:del>
            <w:del w:id="582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06667F" w:rsidRPr="00C12FE5" w:rsidDel="00212DDB" w:rsidRDefault="0006667F" w:rsidP="00FA4736">
            <w:pPr>
              <w:jc w:val="center"/>
              <w:rPr>
                <w:del w:id="5823" w:author="Zhang, Carol (MSHA)" w:date="2019-08-21T13:14:00Z"/>
                <w:color w:val="000000"/>
                <w:sz w:val="22"/>
              </w:rPr>
            </w:pPr>
            <w:del w:id="5824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06667F" w:rsidRPr="00861BE4" w:rsidDel="00212DDB" w:rsidRDefault="0006667F" w:rsidP="00FA4736">
            <w:pPr>
              <w:rPr>
                <w:del w:id="5825" w:author="Zhang, Carol (MSHA)" w:date="2019-08-21T13:14:00Z"/>
                <w:highlight w:val="yellow"/>
              </w:rPr>
            </w:pPr>
            <w:del w:id="5826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A22913" w:rsidDel="00212DDB" w:rsidTr="00D141B7">
        <w:trPr>
          <w:jc w:val="center"/>
          <w:del w:id="582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A22913" w:rsidDel="00212DDB" w:rsidRDefault="00A22913">
            <w:pPr>
              <w:jc w:val="left"/>
              <w:rPr>
                <w:del w:id="5828" w:author="Zhang, Carol (MSHA)" w:date="2019-08-21T13:14:00Z"/>
                <w:color w:val="0000FF"/>
                <w:u w:val="single"/>
              </w:rPr>
            </w:pPr>
            <w:del w:id="582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_Ref12371034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R="00471351" w:rsidDel="00212DDB">
                <w:rPr>
                  <w:color w:val="0000FF"/>
                  <w:u w:val="single"/>
                </w:rPr>
                <w:fldChar w:fldCharType="begin"/>
              </w:r>
              <w:r w:rsidR="00471351" w:rsidDel="00212DDB">
                <w:rPr>
                  <w:color w:val="0000FF"/>
                  <w:u w:val="single"/>
                </w:rPr>
                <w:delInstrText xml:space="preserve"> REF _Ref12429066 \h  \* MERGEFORMAT </w:delInstrText>
              </w:r>
              <w:r w:rsidR="00471351" w:rsidDel="00212DDB">
                <w:rPr>
                  <w:color w:val="0000FF"/>
                  <w:u w:val="single"/>
                </w:rPr>
              </w:r>
              <w:r w:rsidR="00471351" w:rsidDel="00212DDB">
                <w:rPr>
                  <w:color w:val="0000FF"/>
                  <w:u w:val="single"/>
                </w:rPr>
                <w:fldChar w:fldCharType="separate"/>
              </w:r>
            </w:del>
            <w:del w:id="583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VERIFY_PASSCODE</w:delText>
              </w:r>
            </w:del>
            <w:del w:id="5831" w:author="Zhang, Carol (MSHA)" w:date="2019-08-21T13:14:00Z">
              <w:r w:rsidR="00471351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A22913" w:rsidRPr="00C12FE5" w:rsidDel="00212DDB" w:rsidRDefault="00A22913" w:rsidP="00FA4736">
            <w:pPr>
              <w:jc w:val="center"/>
              <w:rPr>
                <w:del w:id="5832" w:author="Zhang, Carol (MSHA)" w:date="2019-08-21T13:14:00Z"/>
                <w:color w:val="000000"/>
                <w:sz w:val="22"/>
              </w:rPr>
            </w:pPr>
            <w:del w:id="5833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30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A22913" w:rsidRPr="00861BE4" w:rsidDel="00212DDB" w:rsidRDefault="00A22913" w:rsidP="00FA4736">
            <w:pPr>
              <w:rPr>
                <w:del w:id="5834" w:author="Zhang, Carol (MSHA)" w:date="2019-08-21T13:14:00Z"/>
                <w:highlight w:val="yellow"/>
              </w:rPr>
            </w:pPr>
            <w:del w:id="5835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920300" w:rsidDel="00212DDB" w:rsidTr="00D141B7">
        <w:trPr>
          <w:jc w:val="center"/>
          <w:del w:id="583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920300" w:rsidDel="00212DDB" w:rsidRDefault="00617427">
            <w:pPr>
              <w:jc w:val="left"/>
              <w:rPr>
                <w:del w:id="5837" w:author="Zhang, Carol (MSHA)" w:date="2019-08-21T13:14:00Z"/>
                <w:color w:val="0000FF"/>
                <w:u w:val="single"/>
              </w:rPr>
            </w:pPr>
            <w:del w:id="583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_Ref16250286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_Ref16250286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3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GET_BASIC_MODE_RATE_UNIT</w:delText>
              </w:r>
            </w:del>
            <w:del w:id="584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920300" w:rsidRPr="00C12FE5" w:rsidDel="00212DDB" w:rsidRDefault="00617427" w:rsidP="00FA4736">
            <w:pPr>
              <w:jc w:val="center"/>
              <w:rPr>
                <w:del w:id="5841" w:author="Zhang, Carol (MSHA)" w:date="2019-08-21T13:14:00Z"/>
                <w:color w:val="000000"/>
                <w:sz w:val="22"/>
              </w:rPr>
            </w:pPr>
            <w:del w:id="5842" w:author="Zhang, Carol (MSHA)" w:date="2019-08-21T13:14:00Z">
              <w:r w:rsidRPr="00C12FE5" w:rsidDel="00212DDB">
                <w:rPr>
                  <w:color w:val="000000"/>
                  <w:sz w:val="22"/>
                </w:rPr>
                <w:delText>0x01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31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920300" w:rsidRPr="00861BE4" w:rsidDel="00212DDB" w:rsidRDefault="00617427" w:rsidP="00FA4736">
            <w:pPr>
              <w:rPr>
                <w:del w:id="5843" w:author="Zhang, Carol (MSHA)" w:date="2019-08-21T13:14:00Z"/>
                <w:highlight w:val="yellow"/>
              </w:rPr>
            </w:pPr>
            <w:del w:id="5844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617427" w:rsidDel="00212DDB" w:rsidTr="00D141B7">
        <w:trPr>
          <w:jc w:val="center"/>
          <w:del w:id="584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617427" w:rsidDel="00212DDB" w:rsidRDefault="00617427">
            <w:pPr>
              <w:jc w:val="left"/>
              <w:rPr>
                <w:del w:id="5846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617427" w:rsidRPr="00C12FE5" w:rsidDel="00212DDB" w:rsidRDefault="00617427" w:rsidP="00FA4736">
            <w:pPr>
              <w:jc w:val="center"/>
              <w:rPr>
                <w:del w:id="5847" w:author="Zhang, Carol (MSHA)" w:date="2019-08-21T13:14:00Z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BE4D5" w:themeFill="accent2" w:themeFillTint="33"/>
          </w:tcPr>
          <w:p w:rsidR="00617427" w:rsidRPr="00861BE4" w:rsidDel="00212DDB" w:rsidRDefault="00617427" w:rsidP="00FA4736">
            <w:pPr>
              <w:rPr>
                <w:del w:id="5848" w:author="Zhang, Carol (MSHA)" w:date="2019-08-21T13:14:00Z"/>
                <w:highlight w:val="yellow"/>
              </w:rPr>
            </w:pPr>
          </w:p>
        </w:tc>
      </w:tr>
      <w:tr w:rsidR="00FA4736" w:rsidDel="00212DDB" w:rsidTr="00461B88">
        <w:trPr>
          <w:jc w:val="center"/>
          <w:del w:id="5849" w:author="Zhang, Carol (MSHA)" w:date="2019-08-21T13:14:00Z"/>
        </w:trPr>
        <w:tc>
          <w:tcPr>
            <w:tcW w:w="5665" w:type="dxa"/>
            <w:shd w:val="clear" w:color="auto" w:fill="A8D08D" w:themeFill="accent6" w:themeFillTint="99"/>
          </w:tcPr>
          <w:p w:rsidR="00FA4736" w:rsidDel="00212DDB" w:rsidRDefault="00FA4736" w:rsidP="00FA4736">
            <w:pPr>
              <w:jc w:val="left"/>
              <w:rPr>
                <w:del w:id="5850" w:author="Zhang, Carol (MSHA)" w:date="2019-08-21T13:14:00Z"/>
                <w:color w:val="0000FF"/>
                <w:u w:val="single"/>
              </w:rPr>
            </w:pPr>
            <w:del w:id="5851" w:author="Zhang, Carol (MSHA)" w:date="2019-08-21T13:14:00Z">
              <w:r w:rsidRPr="00546E9E" w:rsidDel="00212DDB">
                <w:rPr>
                  <w:rFonts w:hint="eastAsia"/>
                  <w:color w:val="000000"/>
                  <w:sz w:val="22"/>
                </w:rPr>
                <w:delText>Info</w:delText>
              </w:r>
              <w:r w:rsidRPr="00546E9E" w:rsidDel="00212DDB">
                <w:rPr>
                  <w:color w:val="000000"/>
                  <w:sz w:val="22"/>
                </w:rPr>
                <w:delText>sys</w:delText>
              </w:r>
              <w:r w:rsidRPr="00546E9E" w:rsidDel="00212DDB">
                <w:rPr>
                  <w:color w:val="000000"/>
                  <w:sz w:val="22"/>
                </w:rPr>
                <w:delText>已</w:delText>
              </w:r>
              <w:r w:rsidRPr="00546E9E" w:rsidDel="00212DDB">
                <w:rPr>
                  <w:rFonts w:hint="eastAsia"/>
                  <w:color w:val="000000"/>
                  <w:sz w:val="22"/>
                </w:rPr>
                <w:delText>占用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0x1000</w:delText>
              </w:r>
              <w:r w:rsidDel="00212DDB">
                <w:rPr>
                  <w:color w:val="000000"/>
                  <w:sz w:val="22"/>
                </w:rPr>
                <w:delText>~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0x1005</w:delText>
              </w:r>
            </w:del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:rsidR="00FA4736" w:rsidDel="00212DDB" w:rsidRDefault="00FA4736" w:rsidP="00FA4736">
            <w:pPr>
              <w:jc w:val="center"/>
              <w:rPr>
                <w:del w:id="5852" w:author="Zhang, Carol (MSHA)" w:date="2019-08-21T13:14:00Z"/>
                <w:color w:val="000000"/>
                <w:sz w:val="22"/>
              </w:rPr>
            </w:pPr>
            <w:del w:id="5853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0x1000</w:delText>
              </w:r>
              <w:r w:rsidDel="00212DDB">
                <w:rPr>
                  <w:color w:val="000000"/>
                  <w:sz w:val="22"/>
                </w:rPr>
                <w:delText>~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0x10FF</w:delText>
              </w:r>
            </w:del>
          </w:p>
        </w:tc>
        <w:tc>
          <w:tcPr>
            <w:tcW w:w="1213" w:type="dxa"/>
            <w:shd w:val="clear" w:color="auto" w:fill="A8D08D" w:themeFill="accent6" w:themeFillTint="99"/>
          </w:tcPr>
          <w:p w:rsidR="00FA4736" w:rsidDel="00212DDB" w:rsidRDefault="00FA4736" w:rsidP="00FA4736">
            <w:pPr>
              <w:jc w:val="center"/>
              <w:rPr>
                <w:del w:id="5854" w:author="Zhang, Carol (MSHA)" w:date="2019-08-21T13:14:00Z"/>
                <w:color w:val="000000"/>
                <w:sz w:val="22"/>
              </w:rPr>
            </w:pPr>
            <w:del w:id="5855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Infosys</w:delText>
              </w:r>
            </w:del>
          </w:p>
        </w:tc>
      </w:tr>
      <w:tr w:rsidR="00FA4736" w:rsidDel="00212DDB" w:rsidTr="00461B88">
        <w:trPr>
          <w:jc w:val="center"/>
          <w:del w:id="585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57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5858" w:author="Zhang, Carol (MSHA)" w:date="2019-08-21T13:14:00Z"/>
                <w:color w:val="000000"/>
                <w:sz w:val="22"/>
              </w:rPr>
            </w:pPr>
            <w:del w:id="5859" w:author="Zhang, Carol (MSHA)" w:date="2019-08-21T13:14:00Z">
              <w:r w:rsidRPr="00BF19AE" w:rsidDel="00212DDB">
                <w:rPr>
                  <w:color w:val="000000"/>
                  <w:sz w:val="22"/>
                </w:rPr>
                <w:delText>0x2000~0x2FFF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5860" w:author="Zhang, Carol (MSHA)" w:date="2019-08-21T13:14:00Z"/>
                <w:color w:val="000000"/>
                <w:sz w:val="22"/>
              </w:rPr>
            </w:pPr>
          </w:p>
        </w:tc>
      </w:tr>
      <w:tr w:rsidR="00FA4736" w:rsidDel="00212DDB" w:rsidTr="00461B88">
        <w:trPr>
          <w:jc w:val="center"/>
          <w:del w:id="586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62" w:author="Zhang, Carol (MSHA)" w:date="2019-08-21T13:14:00Z"/>
                <w:color w:val="0000FF"/>
                <w:u w:val="single"/>
              </w:rPr>
            </w:pPr>
            <w:del w:id="586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_Ref485220066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_Ref485220066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6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SET_OCCLUSION_LEVEL</w:delText>
              </w:r>
            </w:del>
            <w:del w:id="586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866" w:author="Zhang, Carol (MSHA)" w:date="2019-08-21T13:14:00Z"/>
                <w:color w:val="000000"/>
                <w:sz w:val="22"/>
              </w:rPr>
            </w:pPr>
            <w:del w:id="5867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868" w:author="Zhang, Carol (MSHA)" w:date="2019-08-21T13:14:00Z"/>
              </w:rPr>
            </w:pPr>
            <w:del w:id="5869" w:author="Zhang, Carol (MSHA)" w:date="2019-08-21T13:14:00Z">
              <w:r w:rsidRPr="00A158CA" w:rsidDel="00212DDB">
                <w:delText>GPA</w:delText>
              </w:r>
              <w:r w:rsidRPr="002015A6" w:rsidDel="00212DDB">
                <w:rPr>
                  <w:sz w:val="18"/>
                  <w:szCs w:val="18"/>
                </w:rPr>
                <w:delText>,</w:delText>
              </w:r>
              <w:r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87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71" w:author="Zhang, Carol (MSHA)" w:date="2019-08-21T13:14:00Z"/>
                <w:color w:val="0000FF"/>
                <w:u w:val="single"/>
              </w:rPr>
            </w:pPr>
            <w:del w:id="587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_Ref485220092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3.59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_Ref485220092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7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SET_INFUSION_MODE</w:delText>
              </w:r>
            </w:del>
            <w:del w:id="587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875" w:author="Zhang, Carol (MSHA)" w:date="2019-08-21T13:14:00Z"/>
                <w:color w:val="000000"/>
                <w:sz w:val="22"/>
              </w:rPr>
            </w:pPr>
            <w:del w:id="5876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877" w:author="Zhang, Carol (MSHA)" w:date="2019-08-21T13:14:00Z"/>
              </w:rPr>
            </w:pPr>
            <w:del w:id="5878" w:author="Zhang, Carol (MSHA)" w:date="2019-08-21T13:14:00Z">
              <w:r w:rsidRPr="00A158CA" w:rsidDel="00212DDB">
                <w:delText>GPA</w:delText>
              </w:r>
              <w:r w:rsidDel="00212DDB">
                <w:delText>/GBA</w:delText>
              </w:r>
              <w:r w:rsidRPr="002015A6" w:rsidDel="00212DDB">
                <w:rPr>
                  <w:sz w:val="18"/>
                  <w:szCs w:val="18"/>
                </w:rPr>
                <w:delText>,</w:delText>
              </w:r>
              <w:r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87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80" w:author="Zhang, Carol (MSHA)" w:date="2019-08-21T13:14:00Z"/>
                <w:color w:val="0000FF"/>
                <w:u w:val="single"/>
              </w:rPr>
            </w:pPr>
            <w:del w:id="588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_Ref485220329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_Ref485220329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8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SET_DATE_TIME</w:delText>
              </w:r>
            </w:del>
            <w:del w:id="588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884" w:author="Zhang, Carol (MSHA)" w:date="2019-08-21T13:14:00Z"/>
                <w:color w:val="000000"/>
                <w:sz w:val="22"/>
              </w:rPr>
            </w:pPr>
            <w:del w:id="5885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886" w:author="Zhang, Carol (MSHA)" w:date="2019-08-21T13:14:00Z"/>
              </w:rPr>
            </w:pPr>
            <w:del w:id="5887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88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889" w:author="Zhang, Carol (MSHA)" w:date="2019-08-21T13:14:00Z"/>
                <w:color w:val="0000FF"/>
                <w:u w:val="single"/>
              </w:rPr>
            </w:pPr>
            <w:del w:id="58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_Ref486322697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_Ref486322697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89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SET_ALARM_VOLUME</w:delText>
              </w:r>
            </w:del>
            <w:del w:id="589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893" w:author="Zhang, Carol (MSHA)" w:date="2019-08-21T13:14:00Z"/>
                <w:color w:val="000000"/>
                <w:sz w:val="22"/>
              </w:rPr>
            </w:pPr>
            <w:del w:id="5894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895" w:author="Zhang, Carol (MSHA)" w:date="2019-08-21T13:14:00Z"/>
              </w:rPr>
            </w:pPr>
            <w:del w:id="5896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89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RPr="00525EFC" w:rsidDel="00212DDB" w:rsidRDefault="00FA4736" w:rsidP="00FA4736">
            <w:pPr>
              <w:jc w:val="left"/>
              <w:rPr>
                <w:del w:id="5898" w:author="Zhang, Carol (MSHA)" w:date="2019-08-21T13:14:00Z"/>
                <w:color w:val="0000FF"/>
                <w:u w:val="single"/>
              </w:rPr>
            </w:pPr>
            <w:del w:id="589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_Ref486322727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_Ref486322727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0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SET_BRIGHTNESS</w:delText>
              </w:r>
            </w:del>
            <w:del w:id="590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02" w:author="Zhang, Carol (MSHA)" w:date="2019-08-21T13:14:00Z"/>
                <w:color w:val="000000"/>
                <w:sz w:val="22"/>
              </w:rPr>
            </w:pPr>
            <w:del w:id="5903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04" w:author="Zhang, Carol (MSHA)" w:date="2019-08-21T13:14:00Z"/>
              </w:rPr>
            </w:pPr>
            <w:del w:id="5905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0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RPr="00525EFC" w:rsidDel="00212DDB" w:rsidRDefault="00FA4736" w:rsidP="00FA4736">
            <w:pPr>
              <w:jc w:val="left"/>
              <w:rPr>
                <w:del w:id="5907" w:author="Zhang, Carol (MSHA)" w:date="2019-08-21T13:14:00Z"/>
                <w:color w:val="0000FF"/>
                <w:u w:val="single"/>
              </w:rPr>
            </w:pPr>
            <w:del w:id="59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_Ref486322772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_Ref486322772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SET_NIGHTMODE_PERIOD</w:delText>
              </w:r>
            </w:del>
            <w:del w:id="591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11" w:author="Zhang, Carol (MSHA)" w:date="2019-08-21T13:14:00Z"/>
                <w:color w:val="000000"/>
                <w:sz w:val="22"/>
              </w:rPr>
            </w:pPr>
            <w:del w:id="5912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0x2005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461B88" w:rsidDel="00212DDB" w:rsidRDefault="00FA4736" w:rsidP="00FA4736">
            <w:pPr>
              <w:rPr>
                <w:del w:id="5913" w:author="Zhang, Carol (MSHA)" w:date="2019-08-21T13:14:00Z"/>
                <w:sz w:val="18"/>
                <w:szCs w:val="18"/>
              </w:rPr>
            </w:pPr>
            <w:del w:id="5914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GPA,</w:delText>
              </w:r>
              <w:r w:rsidRPr="00461B88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1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16" w:author="Zhang, Carol (MSHA)" w:date="2019-08-21T13:14:00Z"/>
                <w:color w:val="0000FF"/>
                <w:u w:val="single"/>
              </w:rPr>
            </w:pPr>
            <w:del w:id="591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_Ref487467193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_Ref487467193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1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SET_BRAND</w:delText>
              </w:r>
            </w:del>
            <w:del w:id="591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20" w:author="Zhang, Carol (MSHA)" w:date="2019-08-21T13:14:00Z"/>
                <w:color w:val="000000"/>
                <w:sz w:val="22"/>
              </w:rPr>
            </w:pPr>
            <w:del w:id="5921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22" w:author="Zhang, Carol (MSHA)" w:date="2019-08-21T13:14:00Z"/>
              </w:rPr>
            </w:pPr>
            <w:del w:id="5923" w:author="Zhang, Carol (MSHA)" w:date="2019-08-21T13:14:00Z">
              <w:r w:rsidRPr="00A158CA" w:rsidDel="00212DDB">
                <w:delText>GPA</w:delText>
              </w:r>
              <w:r w:rsidRPr="002015A6" w:rsidDel="00212DDB">
                <w:rPr>
                  <w:sz w:val="18"/>
                  <w:szCs w:val="18"/>
                </w:rPr>
                <w:delText>,</w:delText>
              </w:r>
              <w:r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2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25" w:author="Zhang, Carol (MSHA)" w:date="2019-08-21T13:14:00Z"/>
                <w:color w:val="0000FF"/>
                <w:u w:val="single"/>
              </w:rPr>
            </w:pPr>
            <w:del w:id="592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_Ref487467355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_Ref487467355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2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SET_DOSE_UINT</w:delText>
              </w:r>
            </w:del>
            <w:del w:id="592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29" w:author="Zhang, Carol (MSHA)" w:date="2019-08-21T13:14:00Z"/>
                <w:color w:val="000000"/>
                <w:sz w:val="22"/>
              </w:rPr>
            </w:pPr>
            <w:del w:id="5930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31" w:author="Zhang, Carol (MSHA)" w:date="2019-08-21T13:14:00Z"/>
              </w:rPr>
            </w:pPr>
            <w:del w:id="5932" w:author="Zhang, Carol (MSHA)" w:date="2019-08-21T13:14:00Z">
              <w:r w:rsidRPr="00A158CA" w:rsidDel="00212DDB">
                <w:delText>GPA</w:delText>
              </w:r>
              <w:r w:rsidRPr="002015A6" w:rsidDel="00212DDB">
                <w:rPr>
                  <w:sz w:val="18"/>
                  <w:szCs w:val="18"/>
                </w:rPr>
                <w:delText>,</w:delText>
              </w:r>
              <w:r w:rsidRPr="002015A6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3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RPr="00525EFC" w:rsidDel="00212DDB" w:rsidRDefault="00FA4736" w:rsidP="00FA4736">
            <w:pPr>
              <w:jc w:val="left"/>
              <w:rPr>
                <w:del w:id="5934" w:author="Zhang, Carol (MSHA)" w:date="2019-08-21T13:14:00Z"/>
                <w:color w:val="0000FF"/>
                <w:u w:val="single"/>
              </w:rPr>
            </w:pPr>
            <w:del w:id="593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_Ref487467376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_Ref487467376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3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SET_KVO</w:delText>
              </w:r>
            </w:del>
            <w:del w:id="593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38" w:author="Zhang, Carol (MSHA)" w:date="2019-08-21T13:14:00Z"/>
                <w:color w:val="000000"/>
                <w:sz w:val="22"/>
              </w:rPr>
            </w:pPr>
            <w:del w:id="5939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40" w:author="Zhang, Carol (MSHA)" w:date="2019-08-21T13:14:00Z"/>
              </w:rPr>
            </w:pPr>
            <w:del w:id="5941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4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RPr="00525EFC" w:rsidDel="00212DDB" w:rsidRDefault="00FA4736" w:rsidP="00FA4736">
            <w:pPr>
              <w:jc w:val="left"/>
              <w:rPr>
                <w:del w:id="5943" w:author="Zhang, Carol (MSHA)" w:date="2019-08-21T13:14:00Z"/>
                <w:color w:val="0000FF"/>
                <w:u w:val="single"/>
              </w:rPr>
            </w:pPr>
            <w:del w:id="594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_Ref488245025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_Ref488245025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4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SET_CURRENT_DRUG</w:delText>
              </w:r>
            </w:del>
            <w:del w:id="594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47" w:author="Zhang, Carol (MSHA)" w:date="2019-08-21T13:14:00Z"/>
                <w:color w:val="000000"/>
                <w:sz w:val="22"/>
              </w:rPr>
            </w:pPr>
            <w:del w:id="5948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49" w:author="Zhang, Carol (MSHA)" w:date="2019-08-21T13:14:00Z"/>
              </w:rPr>
            </w:pPr>
            <w:del w:id="5950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5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52" w:author="Zhang, Carol (MSHA)" w:date="2019-08-21T13:14:00Z"/>
                <w:color w:val="0000FF"/>
                <w:u w:val="single"/>
              </w:rPr>
            </w:pPr>
            <w:del w:id="595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_Ref491949869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_Ref491949869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5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SET_INFUSION_PARAMETER</w:delText>
              </w:r>
            </w:del>
            <w:del w:id="595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56" w:author="Zhang, Carol (MSHA)" w:date="2019-08-21T13:14:00Z"/>
                <w:color w:val="000000"/>
                <w:sz w:val="22"/>
              </w:rPr>
            </w:pPr>
            <w:del w:id="5957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0x200A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58" w:author="Zhang, Carol (MSHA)" w:date="2019-08-21T13:14:00Z"/>
              </w:rPr>
            </w:pPr>
            <w:del w:id="5959" w:author="Zhang, Carol (MSHA)" w:date="2019-08-21T13:14:00Z">
              <w:r w:rsidRPr="00A158CA" w:rsidDel="00212DDB">
                <w:delText>GPA</w:delText>
              </w:r>
              <w:r w:rsidDel="00212DDB">
                <w:delText>/GBA</w:delText>
              </w:r>
              <w:r w:rsidRPr="00CD14AC" w:rsidDel="00212DDB">
                <w:rPr>
                  <w:sz w:val="18"/>
                  <w:szCs w:val="18"/>
                </w:rPr>
                <w:delText>,</w:delText>
              </w:r>
              <w:r w:rsidRPr="00CD14AC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6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61" w:author="Zhang, Carol (MSHA)" w:date="2019-08-21T13:14:00Z"/>
                <w:color w:val="0000FF"/>
                <w:u w:val="single"/>
              </w:rPr>
            </w:pPr>
            <w:del w:id="596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_Ref489965211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3.69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_Ref489965211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6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SET_LOCK_PASSWORD</w:delText>
              </w:r>
            </w:del>
            <w:del w:id="596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65" w:author="Zhang, Carol (MSHA)" w:date="2019-08-21T13:14:00Z"/>
                <w:color w:val="000000"/>
                <w:sz w:val="22"/>
              </w:rPr>
            </w:pPr>
            <w:del w:id="5966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0x200B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67" w:author="Zhang, Carol (MSHA)" w:date="2019-08-21T13:14:00Z"/>
              </w:rPr>
            </w:pPr>
            <w:del w:id="5968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596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70" w:author="Zhang, Carol (MSHA)" w:date="2019-08-21T13:14:00Z"/>
                <w:color w:val="0000FF"/>
                <w:u w:val="single"/>
              </w:rPr>
            </w:pPr>
            <w:del w:id="59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_Ref489965230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_Ref4164691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SET_SWITCH_STATUS</w:delText>
              </w:r>
            </w:del>
            <w:del w:id="597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74" w:author="Zhang, Carol (MSHA)" w:date="2019-08-21T13:14:00Z"/>
                <w:color w:val="000000"/>
                <w:sz w:val="22"/>
              </w:rPr>
            </w:pPr>
            <w:del w:id="5975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0x200C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461B88" w:rsidDel="00212DDB" w:rsidRDefault="00FA4736" w:rsidP="00FA4736">
            <w:pPr>
              <w:rPr>
                <w:del w:id="5976" w:author="Zhang, Carol (MSHA)" w:date="2019-08-21T13:14:00Z"/>
                <w:sz w:val="18"/>
                <w:szCs w:val="18"/>
              </w:rPr>
            </w:pPr>
            <w:del w:id="5977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GPA,</w:delText>
              </w:r>
              <w:r w:rsidRPr="00461B88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7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79" w:author="Zhang, Carol (MSHA)" w:date="2019-08-21T13:14:00Z"/>
                <w:color w:val="0000FF"/>
                <w:u w:val="single"/>
              </w:rPr>
            </w:pPr>
            <w:del w:id="59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_Ref489965272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_Ref489965272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SET_COMPLETE_INFUSION_ALARM_TIME</w:delText>
              </w:r>
            </w:del>
            <w:del w:id="598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83" w:author="Zhang, Carol (MSHA)" w:date="2019-08-21T13:14:00Z"/>
                <w:color w:val="000000"/>
                <w:sz w:val="22"/>
              </w:rPr>
            </w:pPr>
            <w:del w:id="5984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0x200D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85" w:author="Zhang, Carol (MSHA)" w:date="2019-08-21T13:14:00Z"/>
              </w:rPr>
            </w:pPr>
            <w:del w:id="5986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598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88" w:author="Zhang, Carol (MSHA)" w:date="2019-08-21T13:14:00Z"/>
                <w:color w:val="0000FF"/>
                <w:u w:val="single"/>
              </w:rPr>
            </w:pPr>
            <w:del w:id="59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_Ref494206296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_Ref494206296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9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SET_ALARM_SOUND_TYPE</w:delText>
              </w:r>
            </w:del>
            <w:del w:id="599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5992" w:author="Zhang, Carol (MSHA)" w:date="2019-08-21T13:14:00Z"/>
                <w:color w:val="000000"/>
                <w:sz w:val="22"/>
              </w:rPr>
            </w:pPr>
            <w:del w:id="5993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0x200E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5994" w:author="Zhang, Carol (MSHA)" w:date="2019-08-21T13:14:00Z"/>
              </w:rPr>
            </w:pPr>
            <w:del w:id="5995" w:author="Zhang, Carol (MSHA)" w:date="2019-08-21T13:14:00Z">
              <w:r w:rsidRPr="00A158CA" w:rsidDel="00212DDB">
                <w:delText>GPA</w:delText>
              </w:r>
              <w:r w:rsidR="009B7D31" w:rsidRPr="00EC5A3E" w:rsidDel="00212DDB">
                <w:rPr>
                  <w:sz w:val="18"/>
                  <w:szCs w:val="18"/>
                </w:rPr>
                <w:delText>,</w:delText>
              </w:r>
              <w:r w:rsidR="009B7D31" w:rsidRPr="00EC5A3E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FA4736" w:rsidDel="00212DDB" w:rsidTr="00461B88">
        <w:trPr>
          <w:jc w:val="center"/>
          <w:del w:id="599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5997" w:author="Zhang, Carol (MSHA)" w:date="2019-08-21T13:14:00Z"/>
                <w:color w:val="0000FF"/>
                <w:u w:val="single"/>
              </w:rPr>
            </w:pPr>
            <w:del w:id="599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_Ref489965319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_Ref489965319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599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SET_CUSTOMBRAND_CALIPARA</w:delText>
              </w:r>
            </w:del>
            <w:del w:id="600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6001" w:author="Zhang, Carol (MSHA)" w:date="2019-08-21T13:14:00Z"/>
                <w:color w:val="000000"/>
                <w:sz w:val="22"/>
              </w:rPr>
            </w:pPr>
            <w:del w:id="6002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0x200F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03" w:author="Zhang, Carol (MSHA)" w:date="2019-08-21T13:14:00Z"/>
              </w:rPr>
            </w:pPr>
            <w:del w:id="6004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600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06" w:author="Zhang, Carol (MSHA)" w:date="2019-08-21T13:14:00Z"/>
                <w:color w:val="0000FF"/>
                <w:u w:val="single"/>
              </w:rPr>
            </w:pPr>
            <w:del w:id="600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_Ref489965327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_Ref489965327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0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CLEAR_ALL_CUSTOMBRAND_CALIPARA</w:delText>
              </w:r>
            </w:del>
            <w:del w:id="600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6010" w:author="Zhang, Carol (MSHA)" w:date="2019-08-21T13:14:00Z"/>
                <w:color w:val="000000"/>
                <w:sz w:val="22"/>
              </w:rPr>
            </w:pPr>
            <w:del w:id="6011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0x2010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12" w:author="Zhang, Carol (MSHA)" w:date="2019-08-21T13:14:00Z"/>
              </w:rPr>
            </w:pPr>
            <w:del w:id="6013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601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15" w:author="Zhang, Carol (MSHA)" w:date="2019-08-21T13:14:00Z"/>
                <w:color w:val="0000FF"/>
                <w:u w:val="single"/>
              </w:rPr>
            </w:pPr>
            <w:del w:id="601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_Ref490138173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_Ref490138173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1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SET_PRESELECTON_BRAND</w:delText>
              </w:r>
            </w:del>
            <w:del w:id="601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6019" w:author="Zhang, Carol (MSHA)" w:date="2019-08-21T13:14:00Z"/>
                <w:color w:val="000000"/>
                <w:sz w:val="22"/>
              </w:rPr>
            </w:pPr>
            <w:del w:id="6020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0x2011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21" w:author="Zhang, Carol (MSHA)" w:date="2019-08-21T13:14:00Z"/>
              </w:rPr>
            </w:pPr>
            <w:del w:id="6022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602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RPr="00525EFC" w:rsidDel="00212DDB" w:rsidRDefault="00FA4736" w:rsidP="00FA4736">
            <w:pPr>
              <w:jc w:val="left"/>
              <w:rPr>
                <w:del w:id="6024" w:author="Zhang, Carol (MSHA)" w:date="2019-08-21T13:14:00Z"/>
                <w:color w:val="0000FF"/>
                <w:u w:val="single"/>
              </w:rPr>
            </w:pPr>
            <w:del w:id="602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_Ref490212388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_Ref490212388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SET_ALARMTYPE_PASSWORD</w:delText>
              </w:r>
            </w:del>
            <w:del w:id="602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6028" w:author="Zhang, Carol (MSHA)" w:date="2019-08-21T13:14:00Z"/>
                <w:color w:val="000000"/>
                <w:sz w:val="22"/>
              </w:rPr>
            </w:pPr>
            <w:del w:id="6029" w:author="Zhang, Carol (MSHA)" w:date="2019-08-21T13:14:00Z">
              <w:r w:rsidRPr="00C57696" w:rsidDel="00212DDB">
                <w:rPr>
                  <w:color w:val="000000"/>
                  <w:sz w:val="22"/>
                </w:rPr>
                <w:delText>0x2012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30" w:author="Zhang, Carol (MSHA)" w:date="2019-08-21T13:14:00Z"/>
              </w:rPr>
            </w:pPr>
            <w:del w:id="6031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603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33" w:author="Zhang, Carol (MSHA)" w:date="2019-08-21T13:14:00Z"/>
                <w:color w:val="0000FF"/>
                <w:u w:val="single"/>
              </w:rPr>
            </w:pPr>
            <w:del w:id="603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_Ref496187823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_Ref496187823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3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CLEAR_CUSTOMBRAND_CALIPARA</w:delText>
              </w:r>
            </w:del>
            <w:del w:id="603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RPr="00C57696" w:rsidDel="00212DDB" w:rsidRDefault="00FA4736" w:rsidP="00FA4736">
            <w:pPr>
              <w:jc w:val="center"/>
              <w:rPr>
                <w:del w:id="6037" w:author="Zhang, Carol (MSHA)" w:date="2019-08-21T13:14:00Z"/>
                <w:color w:val="000000"/>
                <w:sz w:val="22"/>
              </w:rPr>
            </w:pPr>
            <w:del w:id="6038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39" w:author="Zhang, Carol (MSHA)" w:date="2019-08-21T13:14:00Z"/>
              </w:rPr>
            </w:pPr>
            <w:del w:id="6040" w:author="Zhang, Carol (MSHA)" w:date="2019-08-21T13:14:00Z">
              <w:r w:rsidRPr="00A158CA" w:rsidDel="00212DDB">
                <w:delText>GPA</w:delText>
              </w:r>
            </w:del>
          </w:p>
        </w:tc>
      </w:tr>
      <w:tr w:rsidR="00FA4736" w:rsidDel="00212DDB" w:rsidTr="00461B88">
        <w:trPr>
          <w:jc w:val="center"/>
          <w:del w:id="604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42" w:author="Zhang, Carol (MSHA)" w:date="2019-08-21T13:14:00Z"/>
                <w:color w:val="0000FF"/>
                <w:u w:val="single"/>
              </w:rPr>
            </w:pPr>
            <w:del w:id="604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_Ref517964106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_Ref517964106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4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ET_INFUSING_PARAMETER_OF_MODE</w:delText>
              </w:r>
            </w:del>
            <w:del w:id="604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46" w:author="Zhang, Carol (MSHA)" w:date="2019-08-21T13:14:00Z"/>
                <w:color w:val="000000"/>
                <w:sz w:val="22"/>
              </w:rPr>
            </w:pPr>
            <w:del w:id="6047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158CA" w:rsidDel="00212DDB" w:rsidRDefault="00FA4736" w:rsidP="00FA4736">
            <w:pPr>
              <w:rPr>
                <w:del w:id="6048" w:author="Zhang, Carol (MSHA)" w:date="2019-08-21T13:14:00Z"/>
              </w:rPr>
            </w:pPr>
            <w:del w:id="6049" w:author="Zhang, Carol (MSHA)" w:date="2019-08-21T13:14:00Z">
              <w:r w:rsidDel="00212DDB">
                <w:delText>TAA</w:delText>
              </w:r>
            </w:del>
          </w:p>
        </w:tc>
      </w:tr>
      <w:tr w:rsidR="00FA4736" w:rsidDel="00212DDB" w:rsidTr="00D141B7">
        <w:trPr>
          <w:jc w:val="center"/>
          <w:del w:id="605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51" w:author="Zhang, Carol (MSHA)" w:date="2019-08-21T13:14:00Z"/>
                <w:color w:val="0000FF"/>
                <w:u w:val="single"/>
              </w:rPr>
            </w:pPr>
            <w:del w:id="605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_Ref520203847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3.79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_Ref520203847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5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SET_TUBE_PRECISION_CALIBRATION_BRAND</w:delText>
              </w:r>
            </w:del>
            <w:del w:id="605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55" w:author="Zhang, Carol (MSHA)" w:date="2019-08-21T13:14:00Z"/>
                <w:color w:val="000000"/>
                <w:sz w:val="22"/>
              </w:rPr>
            </w:pPr>
            <w:del w:id="6056" w:author="Zhang, Carol (MSHA)" w:date="2019-08-21T13:14:00Z">
              <w:r w:rsidDel="00212DDB">
                <w:rPr>
                  <w:color w:val="000000"/>
                  <w:sz w:val="22"/>
                </w:rPr>
                <w:delText>0x2015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57" w:author="Zhang, Carol (MSHA)" w:date="2019-08-21T13:14:00Z"/>
              </w:rPr>
            </w:pPr>
            <w:del w:id="6058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05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60" w:author="Zhang, Carol (MSHA)" w:date="2019-08-21T13:14:00Z"/>
                <w:color w:val="0000FF"/>
                <w:u w:val="single"/>
              </w:rPr>
            </w:pPr>
            <w:del w:id="606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_Ref520203861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_Ref520203861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START_TUBE_PRECISION_CALIBRATION_PRIMING</w:delText>
              </w:r>
            </w:del>
            <w:del w:id="606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64" w:author="Zhang, Carol (MSHA)" w:date="2019-08-21T13:14:00Z"/>
                <w:color w:val="000000"/>
                <w:sz w:val="22"/>
              </w:rPr>
            </w:pPr>
            <w:del w:id="6065" w:author="Zhang, Carol (MSHA)" w:date="2019-08-21T13:14:00Z">
              <w:r w:rsidDel="00212DDB">
                <w:rPr>
                  <w:color w:val="000000"/>
                  <w:sz w:val="22"/>
                </w:rPr>
                <w:delText>0x2016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66" w:author="Zhang, Carol (MSHA)" w:date="2019-08-21T13:14:00Z"/>
              </w:rPr>
            </w:pPr>
            <w:del w:id="6067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06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69" w:author="Zhang, Carol (MSHA)" w:date="2019-08-21T13:14:00Z"/>
                <w:color w:val="0000FF"/>
                <w:u w:val="single"/>
              </w:rPr>
            </w:pPr>
            <w:del w:id="607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_Ref520203875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_Ref520203875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STOP_TUBE_PRECISION_CALIBRATION_PRIMING</w:delText>
              </w:r>
            </w:del>
            <w:del w:id="607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73" w:author="Zhang, Carol (MSHA)" w:date="2019-08-21T13:14:00Z"/>
                <w:color w:val="000000"/>
                <w:sz w:val="22"/>
              </w:rPr>
            </w:pPr>
            <w:del w:id="6074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7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rPr>
                <w:del w:id="6075" w:author="Zhang, Carol (MSHA)" w:date="2019-08-21T13:14:00Z"/>
              </w:rPr>
            </w:pPr>
            <w:del w:id="6076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461B88">
        <w:trPr>
          <w:jc w:val="center"/>
          <w:del w:id="607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78" w:author="Zhang, Carol (MSHA)" w:date="2019-08-21T13:14:00Z"/>
                <w:color w:val="0000FF"/>
                <w:u w:val="single"/>
              </w:rPr>
            </w:pPr>
            <w:del w:id="607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_Ref519864762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_Ref519864762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SET_TUBE_PRECISION_CALIBRATION_PARAMETER</w:delText>
              </w:r>
            </w:del>
            <w:del w:id="608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82" w:author="Zhang, Carol (MSHA)" w:date="2019-08-21T13:14:00Z"/>
                <w:color w:val="000000"/>
                <w:sz w:val="22"/>
              </w:rPr>
            </w:pPr>
            <w:del w:id="6083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8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461B88" w:rsidDel="00212DDB" w:rsidRDefault="00FA4736" w:rsidP="00FA4736">
            <w:pPr>
              <w:rPr>
                <w:del w:id="6084" w:author="Zhang, Carol (MSHA)" w:date="2019-08-21T13:14:00Z"/>
                <w:highlight w:val="yellow"/>
              </w:rPr>
            </w:pPr>
            <w:del w:id="6085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461B88">
        <w:trPr>
          <w:jc w:val="center"/>
          <w:del w:id="608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87" w:author="Zhang, Carol (MSHA)" w:date="2019-08-21T13:14:00Z"/>
                <w:color w:val="0000FF"/>
                <w:u w:val="single"/>
              </w:rPr>
            </w:pPr>
            <w:del w:id="608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_Ref519864785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_Ref519864785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SET_TUBE_PRECISION_CALIBRATION_INFUSIONVALUE</w:delText>
              </w:r>
            </w:del>
            <w:del w:id="60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091" w:author="Zhang, Carol (MSHA)" w:date="2019-08-21T13:14:00Z"/>
                <w:color w:val="000000"/>
                <w:sz w:val="22"/>
              </w:rPr>
            </w:pPr>
            <w:del w:id="6092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9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461B88" w:rsidDel="00212DDB" w:rsidRDefault="00FA4736" w:rsidP="00FA4736">
            <w:pPr>
              <w:rPr>
                <w:del w:id="6093" w:author="Zhang, Carol (MSHA)" w:date="2019-08-21T13:14:00Z"/>
                <w:highlight w:val="yellow"/>
              </w:rPr>
            </w:pPr>
            <w:del w:id="6094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09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096" w:author="Zhang, Carol (MSHA)" w:date="2019-08-21T13:14:00Z"/>
                <w:color w:val="0000FF"/>
                <w:u w:val="single"/>
              </w:rPr>
            </w:pPr>
            <w:del w:id="609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_Ref520203886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_Ref520203886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09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STOP_TUBE_PRECISION_CALIBRATION</w:delText>
              </w:r>
            </w:del>
            <w:del w:id="609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00" w:author="Zhang, Carol (MSHA)" w:date="2019-08-21T13:14:00Z"/>
                <w:color w:val="000000"/>
                <w:sz w:val="22"/>
              </w:rPr>
            </w:pPr>
            <w:del w:id="6101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A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D141B7" w:rsidDel="00212DDB" w:rsidRDefault="00FA4736" w:rsidP="00FA4736">
            <w:pPr>
              <w:rPr>
                <w:del w:id="6102" w:author="Zhang, Carol (MSHA)" w:date="2019-08-21T13:14:00Z"/>
                <w:highlight w:val="yellow"/>
              </w:rPr>
            </w:pPr>
            <w:del w:id="6103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0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05" w:author="Zhang, Carol (MSHA)" w:date="2019-08-21T13:14:00Z"/>
                <w:color w:val="0000FF"/>
                <w:u w:val="single"/>
              </w:rPr>
            </w:pPr>
            <w:del w:id="61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_Ref1048664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_Ref1048664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SET_NIGHT_MODE_ALARM_VOLUME</w:delText>
              </w:r>
            </w:del>
            <w:del w:id="61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09" w:author="Zhang, Carol (MSHA)" w:date="2019-08-21T13:14:00Z"/>
                <w:color w:val="000000"/>
                <w:sz w:val="22"/>
              </w:rPr>
            </w:pPr>
            <w:del w:id="6110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B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C7F9B" w:rsidDel="00212DDB" w:rsidRDefault="00FA4736" w:rsidP="00FA4736">
            <w:pPr>
              <w:rPr>
                <w:del w:id="6111" w:author="Zhang, Carol (MSHA)" w:date="2019-08-21T13:14:00Z"/>
                <w:highlight w:val="yellow"/>
              </w:rPr>
            </w:pPr>
            <w:del w:id="6112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13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14" w:author="Zhang, Carol (MSHA)" w:date="2019-08-21T13:14:00Z"/>
                <w:color w:val="0000FF"/>
                <w:u w:val="single"/>
              </w:rPr>
            </w:pPr>
            <w:del w:id="611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_Ref1048676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_Ref1048676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SET_NIGHT_MODE_BRIGHTNESS</w:delText>
              </w:r>
            </w:del>
            <w:del w:id="611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18" w:author="Zhang, Carol (MSHA)" w:date="2019-08-21T13:14:00Z"/>
                <w:color w:val="000000"/>
                <w:sz w:val="22"/>
              </w:rPr>
            </w:pPr>
            <w:del w:id="6119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C7F9B" w:rsidDel="00212DDB" w:rsidRDefault="00FA4736" w:rsidP="00FA4736">
            <w:pPr>
              <w:rPr>
                <w:del w:id="6120" w:author="Zhang, Carol (MSHA)" w:date="2019-08-21T13:14:00Z"/>
                <w:highlight w:val="yellow"/>
              </w:rPr>
            </w:pPr>
            <w:del w:id="6121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22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23" w:author="Zhang, Carol (MSHA)" w:date="2019-08-21T13:14:00Z"/>
                <w:color w:val="0000FF"/>
                <w:u w:val="single"/>
              </w:rPr>
            </w:pPr>
            <w:del w:id="612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_Ref4078494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_Ref4078494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SET_SECONDARY_INFUSION_COMPLETE_SETTING</w:delText>
              </w:r>
            </w:del>
            <w:del w:id="612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27" w:author="Zhang, Carol (MSHA)" w:date="2019-08-21T13:14:00Z"/>
                <w:color w:val="000000"/>
                <w:sz w:val="22"/>
              </w:rPr>
            </w:pPr>
            <w:del w:id="6128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D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C7F9B" w:rsidDel="00212DDB" w:rsidRDefault="00FA4736" w:rsidP="00FA4736">
            <w:pPr>
              <w:rPr>
                <w:del w:id="6129" w:author="Zhang, Carol (MSHA)" w:date="2019-08-21T13:14:00Z"/>
                <w:highlight w:val="yellow"/>
              </w:rPr>
            </w:pPr>
            <w:del w:id="6130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31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32" w:author="Zhang, Carol (MSHA)" w:date="2019-08-21T13:14:00Z"/>
                <w:color w:val="0000FF"/>
                <w:u w:val="single"/>
              </w:rPr>
            </w:pPr>
            <w:del w:id="613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_Ref7353733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_Ref7353733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3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SET_TUBE_SIZE</w:delText>
              </w:r>
            </w:del>
            <w:del w:id="613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36" w:author="Zhang, Carol (MSHA)" w:date="2019-08-21T13:14:00Z"/>
                <w:color w:val="000000"/>
                <w:sz w:val="22"/>
              </w:rPr>
            </w:pPr>
            <w:del w:id="6137" w:author="Zhang, Carol (MSHA)" w:date="2019-08-21T13:14:00Z">
              <w:r w:rsidDel="00212DDB">
                <w:rPr>
                  <w:color w:val="000000"/>
                  <w:sz w:val="22"/>
                </w:rPr>
                <w:delText>0x201E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C7F9B" w:rsidDel="00212DDB" w:rsidRDefault="00FA4736" w:rsidP="00FA4736">
            <w:pPr>
              <w:rPr>
                <w:del w:id="6138" w:author="Zhang, Carol (MSHA)" w:date="2019-08-21T13:14:00Z"/>
                <w:highlight w:val="yellow"/>
              </w:rPr>
            </w:pPr>
            <w:del w:id="6139" w:author="Zhang, Carol (MSHA)" w:date="2019-08-21T13:14:00Z">
              <w:r w:rsidRPr="00AC7F9B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40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41" w:author="Zhang, Carol (MSHA)" w:date="2019-08-21T13:14:00Z"/>
                <w:color w:val="0000FF"/>
                <w:u w:val="single"/>
              </w:rPr>
            </w:pPr>
            <w:del w:id="614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_Ref12365364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3.89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_Ref12365364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SET_DRUG_MASS_UNIT</w:delText>
              </w:r>
            </w:del>
            <w:del w:id="614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center"/>
              <w:rPr>
                <w:del w:id="6145" w:author="Zhang, Carol (MSHA)" w:date="2019-08-21T13:14:00Z"/>
                <w:color w:val="000000"/>
                <w:sz w:val="22"/>
              </w:rPr>
            </w:pPr>
            <w:del w:id="6146" w:author="Zhang, Carol (MSHA)" w:date="2019-08-21T13:14:00Z">
              <w:r w:rsidDel="00212DDB">
                <w:rPr>
                  <w:color w:val="000000"/>
                  <w:sz w:val="22"/>
                </w:rPr>
                <w:delText>0x201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F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AC7F9B" w:rsidDel="00212DDB" w:rsidRDefault="00FA4736" w:rsidP="00FA4736">
            <w:pPr>
              <w:rPr>
                <w:del w:id="6147" w:author="Zhang, Carol (MSHA)" w:date="2019-08-21T13:14:00Z"/>
                <w:highlight w:val="yellow"/>
              </w:rPr>
            </w:pPr>
            <w:del w:id="6148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49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FA4736" w:rsidP="00FA4736">
            <w:pPr>
              <w:jc w:val="left"/>
              <w:rPr>
                <w:del w:id="6150" w:author="Zhang, Carol (MSHA)" w:date="2019-08-21T13:14:00Z"/>
                <w:color w:val="0000FF"/>
                <w:u w:val="single"/>
              </w:rPr>
            </w:pPr>
            <w:del w:id="615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_Ref12366945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_Ref12366945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SET_INFUSION_NEAR_COMPLETE_CRITERIA</w:delText>
              </w:r>
            </w:del>
            <w:del w:id="615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FA4736">
            <w:pPr>
              <w:jc w:val="center"/>
              <w:rPr>
                <w:del w:id="6154" w:author="Zhang, Carol (MSHA)" w:date="2019-08-21T13:14:00Z"/>
                <w:color w:val="000000"/>
                <w:sz w:val="22"/>
              </w:rPr>
            </w:pPr>
            <w:del w:id="6155" w:author="Zhang, Carol (MSHA)" w:date="2019-08-21T13:14:00Z">
              <w:r w:rsidDel="00212DDB">
                <w:rPr>
                  <w:color w:val="000000"/>
                  <w:sz w:val="22"/>
                </w:rPr>
                <w:delText>0x2020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861BE4" w:rsidDel="00212DDB" w:rsidRDefault="00FA4736" w:rsidP="00FA4736">
            <w:pPr>
              <w:rPr>
                <w:del w:id="6156" w:author="Zhang, Carol (MSHA)" w:date="2019-08-21T13:14:00Z"/>
                <w:highlight w:val="yellow"/>
              </w:rPr>
            </w:pPr>
            <w:del w:id="6157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FA4736" w:rsidDel="00212DDB" w:rsidTr="00D141B7">
        <w:trPr>
          <w:jc w:val="center"/>
          <w:del w:id="6158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FA4736" w:rsidDel="00212DDB" w:rsidRDefault="0006667F" w:rsidP="00FA4736">
            <w:pPr>
              <w:jc w:val="left"/>
              <w:rPr>
                <w:del w:id="6159" w:author="Zhang, Carol (MSHA)" w:date="2019-08-21T13:14:00Z"/>
                <w:color w:val="0000FF"/>
                <w:u w:val="single"/>
              </w:rPr>
            </w:pPr>
            <w:del w:id="616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_Ref12369964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_Ref12369964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6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SET_AIR_DETECTION_OPTION</w:delText>
              </w:r>
            </w:del>
            <w:del w:id="616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FA4736" w:rsidDel="00212DDB" w:rsidRDefault="0006667F" w:rsidP="00FA4736">
            <w:pPr>
              <w:jc w:val="center"/>
              <w:rPr>
                <w:del w:id="6163" w:author="Zhang, Carol (MSHA)" w:date="2019-08-21T13:14:00Z"/>
                <w:color w:val="000000"/>
                <w:sz w:val="22"/>
              </w:rPr>
            </w:pPr>
            <w:del w:id="6164" w:author="Zhang, Carol (MSHA)" w:date="2019-08-21T13:14:00Z">
              <w:r w:rsidDel="00212DDB">
                <w:rPr>
                  <w:color w:val="000000"/>
                  <w:sz w:val="22"/>
                </w:rPr>
                <w:delText>0x202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1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FA4736" w:rsidRPr="00861BE4" w:rsidDel="00212DDB" w:rsidRDefault="0006667F" w:rsidP="00FA4736">
            <w:pPr>
              <w:rPr>
                <w:del w:id="6165" w:author="Zhang, Carol (MSHA)" w:date="2019-08-21T13:14:00Z"/>
                <w:highlight w:val="yellow"/>
              </w:rPr>
            </w:pPr>
            <w:del w:id="6166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06667F" w:rsidDel="00212DDB" w:rsidTr="00D141B7">
        <w:trPr>
          <w:jc w:val="center"/>
          <w:del w:id="6167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06667F" w:rsidDel="00212DDB" w:rsidRDefault="0006667F" w:rsidP="00FA4736">
            <w:pPr>
              <w:jc w:val="left"/>
              <w:rPr>
                <w:del w:id="6168" w:author="Zhang, Carol (MSHA)" w:date="2019-08-21T13:14:00Z"/>
                <w:color w:val="0000FF"/>
                <w:u w:val="single"/>
              </w:rPr>
            </w:pPr>
            <w:del w:id="616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_Ref12369974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_Ref12369974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SET_BUBBLE_SENSITIVITY</w:delText>
              </w:r>
            </w:del>
            <w:del w:id="61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06667F" w:rsidDel="00212DDB" w:rsidRDefault="0006667F" w:rsidP="00FA4736">
            <w:pPr>
              <w:jc w:val="center"/>
              <w:rPr>
                <w:del w:id="6172" w:author="Zhang, Carol (MSHA)" w:date="2019-08-21T13:14:00Z"/>
                <w:color w:val="000000"/>
                <w:sz w:val="22"/>
              </w:rPr>
            </w:pPr>
            <w:del w:id="6173" w:author="Zhang, Carol (MSHA)" w:date="2019-08-21T13:14:00Z">
              <w:r w:rsidDel="00212DDB">
                <w:rPr>
                  <w:color w:val="000000"/>
                  <w:sz w:val="22"/>
                </w:rPr>
                <w:delText>0x202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2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06667F" w:rsidRPr="00861BE4" w:rsidDel="00212DDB" w:rsidRDefault="0006667F" w:rsidP="00FA4736">
            <w:pPr>
              <w:rPr>
                <w:del w:id="6174" w:author="Zhang, Carol (MSHA)" w:date="2019-08-21T13:14:00Z"/>
                <w:highlight w:val="yellow"/>
              </w:rPr>
            </w:pPr>
            <w:del w:id="6175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070AF4" w:rsidDel="00212DDB" w:rsidTr="00D141B7">
        <w:trPr>
          <w:jc w:val="center"/>
          <w:del w:id="6176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070AF4" w:rsidDel="00212DDB" w:rsidRDefault="00DF3BB2" w:rsidP="00FA4736">
            <w:pPr>
              <w:jc w:val="left"/>
              <w:rPr>
                <w:del w:id="6177" w:author="Zhang, Carol (MSHA)" w:date="2019-08-21T13:14:00Z"/>
                <w:color w:val="0000FF"/>
                <w:u w:val="single"/>
              </w:rPr>
            </w:pPr>
            <w:del w:id="617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_Ref12452432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_Ref12452432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MODIFY_PASSCODE</w:delText>
              </w:r>
            </w:del>
            <w:del w:id="61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070AF4" w:rsidDel="00212DDB" w:rsidRDefault="00070AF4" w:rsidP="00FA4736">
            <w:pPr>
              <w:jc w:val="center"/>
              <w:rPr>
                <w:del w:id="6181" w:author="Zhang, Carol (MSHA)" w:date="2019-08-21T13:14:00Z"/>
                <w:color w:val="000000"/>
                <w:sz w:val="22"/>
              </w:rPr>
            </w:pPr>
            <w:del w:id="6182" w:author="Zhang, Carol (MSHA)" w:date="2019-08-21T13:14:00Z">
              <w:r w:rsidDel="00212DDB">
                <w:rPr>
                  <w:color w:val="000000"/>
                  <w:sz w:val="22"/>
                </w:rPr>
                <w:delText>0x202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3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070AF4" w:rsidRPr="00861BE4" w:rsidDel="00212DDB" w:rsidRDefault="00070AF4" w:rsidP="00FA4736">
            <w:pPr>
              <w:rPr>
                <w:del w:id="6183" w:author="Zhang, Carol (MSHA)" w:date="2019-08-21T13:14:00Z"/>
                <w:highlight w:val="yellow"/>
              </w:rPr>
            </w:pPr>
            <w:del w:id="6184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9F6FBA" w:rsidDel="00212DDB" w:rsidTr="00D141B7">
        <w:trPr>
          <w:jc w:val="center"/>
          <w:del w:id="6185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9F6FBA" w:rsidDel="00212DDB" w:rsidRDefault="009F6FBA" w:rsidP="009F6FBA">
            <w:pPr>
              <w:jc w:val="left"/>
              <w:rPr>
                <w:del w:id="6186" w:author="Zhang, Carol (MSHA)" w:date="2019-08-21T13:14:00Z"/>
                <w:color w:val="0000FF"/>
                <w:u w:val="single"/>
              </w:rPr>
            </w:pPr>
            <w:del w:id="618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_Ref16256829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_Ref16256829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18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SET_BASIC_MODE_RATE_UNIT</w:delText>
              </w:r>
            </w:del>
            <w:del w:id="61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BE4D5" w:themeFill="accent2" w:themeFillTint="33"/>
          </w:tcPr>
          <w:p w:rsidR="009F6FBA" w:rsidDel="00212DDB" w:rsidRDefault="009F6FBA" w:rsidP="009F6FBA">
            <w:pPr>
              <w:jc w:val="center"/>
              <w:rPr>
                <w:del w:id="6190" w:author="Zhang, Carol (MSHA)" w:date="2019-08-21T13:14:00Z"/>
                <w:color w:val="000000"/>
                <w:sz w:val="22"/>
              </w:rPr>
            </w:pPr>
            <w:del w:id="6191" w:author="Zhang, Carol (MSHA)" w:date="2019-08-21T13:14:00Z">
              <w:r w:rsidDel="00212DDB">
                <w:rPr>
                  <w:color w:val="000000"/>
                  <w:sz w:val="22"/>
                </w:rPr>
                <w:delText>0x202</w:delText>
              </w:r>
              <w:r w:rsidDel="00212DDB">
                <w:rPr>
                  <w:rFonts w:hint="eastAsia"/>
                  <w:color w:val="000000"/>
                  <w:sz w:val="22"/>
                </w:rPr>
                <w:delText>4</w:delText>
              </w:r>
            </w:del>
          </w:p>
        </w:tc>
        <w:tc>
          <w:tcPr>
            <w:tcW w:w="1213" w:type="dxa"/>
            <w:shd w:val="clear" w:color="auto" w:fill="FBE4D5" w:themeFill="accent2" w:themeFillTint="33"/>
          </w:tcPr>
          <w:p w:rsidR="009F6FBA" w:rsidRPr="00861BE4" w:rsidDel="00212DDB" w:rsidRDefault="009F6FBA" w:rsidP="009F6FBA">
            <w:pPr>
              <w:rPr>
                <w:del w:id="6192" w:author="Zhang, Carol (MSHA)" w:date="2019-08-21T13:14:00Z"/>
                <w:highlight w:val="yellow"/>
              </w:rPr>
            </w:pPr>
            <w:del w:id="6193" w:author="Zhang, Carol (MSHA)" w:date="2019-08-21T13:14:00Z">
              <w:r w:rsidRPr="00861BE4" w:rsidDel="00212DDB">
                <w:rPr>
                  <w:highlight w:val="yellow"/>
                </w:rPr>
                <w:delText>LVPGPA</w:delText>
              </w:r>
            </w:del>
          </w:p>
        </w:tc>
      </w:tr>
      <w:tr w:rsidR="009F6FBA" w:rsidDel="00212DDB" w:rsidTr="00D141B7">
        <w:trPr>
          <w:jc w:val="center"/>
          <w:del w:id="6194" w:author="Zhang, Carol (MSHA)" w:date="2019-08-21T13:14:00Z"/>
        </w:trPr>
        <w:tc>
          <w:tcPr>
            <w:tcW w:w="5665" w:type="dxa"/>
            <w:shd w:val="clear" w:color="auto" w:fill="FBE4D5" w:themeFill="accent2" w:themeFillTint="33"/>
          </w:tcPr>
          <w:p w:rsidR="009F6FBA" w:rsidDel="00212DDB" w:rsidRDefault="009F6FBA" w:rsidP="009F6FBA">
            <w:pPr>
              <w:jc w:val="left"/>
              <w:rPr>
                <w:del w:id="6195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BE4D5" w:themeFill="accent2" w:themeFillTint="33"/>
          </w:tcPr>
          <w:p w:rsidR="009F6FBA" w:rsidDel="00212DDB" w:rsidRDefault="009F6FBA" w:rsidP="009F6FBA">
            <w:pPr>
              <w:jc w:val="center"/>
              <w:rPr>
                <w:del w:id="6196" w:author="Zhang, Carol (MSHA)" w:date="2019-08-21T13:14:00Z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BE4D5" w:themeFill="accent2" w:themeFillTint="33"/>
          </w:tcPr>
          <w:p w:rsidR="009F6FBA" w:rsidRPr="00861BE4" w:rsidDel="00212DDB" w:rsidRDefault="009F6FBA" w:rsidP="009F6FBA">
            <w:pPr>
              <w:rPr>
                <w:del w:id="6197" w:author="Zhang, Carol (MSHA)" w:date="2019-08-21T13:14:00Z"/>
                <w:highlight w:val="yellow"/>
              </w:rPr>
            </w:pPr>
          </w:p>
        </w:tc>
      </w:tr>
      <w:tr w:rsidR="009F6FBA" w:rsidDel="00212DDB" w:rsidTr="00461B88">
        <w:trPr>
          <w:jc w:val="center"/>
          <w:del w:id="6198" w:author="Zhang, Carol (MSHA)" w:date="2019-08-21T13:14:00Z"/>
        </w:trPr>
        <w:tc>
          <w:tcPr>
            <w:tcW w:w="5665" w:type="dxa"/>
            <w:shd w:val="clear" w:color="auto" w:fill="E2EFD9" w:themeFill="accent6" w:themeFillTint="33"/>
          </w:tcPr>
          <w:p w:rsidR="009F6FBA" w:rsidRPr="00A955D8" w:rsidDel="00212DDB" w:rsidRDefault="009F6FBA" w:rsidP="009F6FBA">
            <w:pPr>
              <w:widowControl/>
              <w:jc w:val="left"/>
              <w:rPr>
                <w:del w:id="619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00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维</w:delText>
              </w:r>
              <w:r w:rsidDel="00212DDB">
                <w:rPr>
                  <w:rFonts w:ascii="宋体" w:eastAsia="宋体" w:hAnsi="宋体" w:cs="宋体" w:hint="eastAsia"/>
                  <w:color w:val="000000"/>
                  <w:sz w:val="22"/>
                </w:rPr>
                <w:delText>护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权限</w:delText>
              </w:r>
            </w:del>
          </w:p>
        </w:tc>
        <w:tc>
          <w:tcPr>
            <w:tcW w:w="1418" w:type="dxa"/>
            <w:shd w:val="clear" w:color="auto" w:fill="E2EFD9" w:themeFill="accent6" w:themeFillTint="33"/>
          </w:tcPr>
          <w:p w:rsidR="009F6FBA" w:rsidRPr="00135EB0" w:rsidDel="00212DDB" w:rsidRDefault="009F6FBA" w:rsidP="009F6FBA">
            <w:pPr>
              <w:widowControl/>
              <w:jc w:val="center"/>
              <w:rPr>
                <w:del w:id="620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0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0x3000~0x3FFF</w:delText>
              </w:r>
            </w:del>
          </w:p>
        </w:tc>
        <w:tc>
          <w:tcPr>
            <w:tcW w:w="1213" w:type="dxa"/>
            <w:shd w:val="clear" w:color="auto" w:fill="E2EFD9" w:themeFill="accent6" w:themeFillTint="33"/>
          </w:tcPr>
          <w:p w:rsidR="009F6FBA" w:rsidDel="00212DDB" w:rsidRDefault="009F6FBA" w:rsidP="009F6FBA">
            <w:pPr>
              <w:jc w:val="center"/>
              <w:rPr>
                <w:del w:id="6203" w:author="Zhang, Carol (MSHA)" w:date="2019-08-21T13:14:00Z"/>
                <w:color w:val="000000"/>
                <w:sz w:val="22"/>
              </w:rPr>
            </w:pPr>
          </w:p>
        </w:tc>
      </w:tr>
      <w:tr w:rsidR="009F6FBA" w:rsidDel="00212DDB" w:rsidTr="00461B88">
        <w:trPr>
          <w:jc w:val="center"/>
          <w:del w:id="6204" w:author="Zhang, Carol (MSHA)" w:date="2019-08-21T13:14:00Z"/>
        </w:trPr>
        <w:tc>
          <w:tcPr>
            <w:tcW w:w="5665" w:type="dxa"/>
            <w:shd w:val="clear" w:color="auto" w:fill="E2EFD9" w:themeFill="accent6" w:themeFillTint="33"/>
          </w:tcPr>
          <w:p w:rsidR="009F6FBA" w:rsidDel="00212DDB" w:rsidRDefault="009F6FBA" w:rsidP="009F6FBA">
            <w:pPr>
              <w:jc w:val="left"/>
              <w:rPr>
                <w:del w:id="6205" w:author="Zhang, Carol (MSHA)" w:date="2019-08-21T13:14:00Z"/>
                <w:color w:val="0000FF"/>
                <w:u w:val="single"/>
              </w:rPr>
            </w:pPr>
            <w:del w:id="62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_Ref485643511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_Ref485643511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2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SET_MAINTENANCE_PERIOD</w:delText>
              </w:r>
            </w:del>
            <w:del w:id="62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E2EFD9" w:themeFill="accent6" w:themeFillTint="33"/>
          </w:tcPr>
          <w:p w:rsidR="009F6FBA" w:rsidDel="00212DDB" w:rsidRDefault="009F6FBA" w:rsidP="00461B88">
            <w:pPr>
              <w:tabs>
                <w:tab w:val="left" w:pos="200"/>
                <w:tab w:val="center" w:pos="601"/>
              </w:tabs>
              <w:jc w:val="left"/>
              <w:rPr>
                <w:del w:id="6209" w:author="Zhang, Carol (MSHA)" w:date="2019-08-21T13:14:00Z"/>
                <w:color w:val="000000"/>
                <w:sz w:val="22"/>
              </w:rPr>
            </w:pPr>
            <w:del w:id="6210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tab/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tab/>
                <w:delText>0x3000</w:delText>
              </w:r>
            </w:del>
          </w:p>
        </w:tc>
        <w:tc>
          <w:tcPr>
            <w:tcW w:w="1213" w:type="dxa"/>
            <w:shd w:val="clear" w:color="auto" w:fill="E2EFD9" w:themeFill="accent6" w:themeFillTint="33"/>
          </w:tcPr>
          <w:p w:rsidR="009F6FBA" w:rsidDel="00212DDB" w:rsidRDefault="009F6FBA" w:rsidP="009F6FBA">
            <w:pPr>
              <w:jc w:val="left"/>
              <w:rPr>
                <w:del w:id="6211" w:author="Zhang, Carol (MSHA)" w:date="2019-08-21T13:14:00Z"/>
                <w:color w:val="000000"/>
                <w:sz w:val="22"/>
              </w:rPr>
            </w:pPr>
            <w:del w:id="6212" w:author="Zhang, Carol (MSHA)" w:date="2019-08-21T13:14:00Z">
              <w:r w:rsidDel="00212DDB">
                <w:delText>GPA</w:delText>
              </w:r>
              <w:r w:rsidRPr="0093202F" w:rsidDel="00212DDB">
                <w:rPr>
                  <w:sz w:val="16"/>
                  <w:szCs w:val="16"/>
                </w:rPr>
                <w:delText>,</w:delText>
              </w:r>
              <w:r w:rsidDel="00212DDB">
                <w:rPr>
                  <w:sz w:val="16"/>
                  <w:szCs w:val="16"/>
                  <w:highlight w:val="yellow"/>
                </w:rPr>
                <w:delText xml:space="preserve"> LVP</w:delText>
              </w:r>
            </w:del>
          </w:p>
        </w:tc>
      </w:tr>
      <w:tr w:rsidR="009F6FBA" w:rsidDel="00212DDB" w:rsidTr="00461B88">
        <w:trPr>
          <w:jc w:val="center"/>
          <w:del w:id="6213" w:author="Zhang, Carol (MSHA)" w:date="2019-08-21T13:14:00Z"/>
        </w:trPr>
        <w:tc>
          <w:tcPr>
            <w:tcW w:w="566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F6FBA" w:rsidDel="00212DDB" w:rsidRDefault="009F6FBA" w:rsidP="009F6FBA">
            <w:pPr>
              <w:jc w:val="left"/>
              <w:rPr>
                <w:del w:id="6214" w:author="Zhang, Carol (MSHA)" w:date="2019-08-21T13:14:00Z"/>
                <w:color w:val="0000FF"/>
                <w:u w:val="single"/>
              </w:rPr>
            </w:pPr>
            <w:del w:id="621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_Ref499910925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_Ref499910925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2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SET_MAINTENANCE_DATETIME</w:delText>
              </w:r>
            </w:del>
            <w:del w:id="621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F6FBA" w:rsidDel="00212DDB" w:rsidRDefault="009F6FBA" w:rsidP="009F6FBA">
            <w:pPr>
              <w:jc w:val="center"/>
              <w:rPr>
                <w:del w:id="621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19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0x3001</w:delText>
              </w:r>
            </w:del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F6FBA" w:rsidRPr="00461B88" w:rsidDel="00212DDB" w:rsidRDefault="009F6FBA" w:rsidP="009F6FBA">
            <w:pPr>
              <w:rPr>
                <w:del w:id="6220" w:author="Zhang, Carol (MSHA)" w:date="2019-08-21T13:14:00Z"/>
                <w:color w:val="000000"/>
                <w:sz w:val="16"/>
                <w:szCs w:val="16"/>
              </w:rPr>
            </w:pPr>
            <w:del w:id="6221" w:author="Zhang, Carol (MSHA)" w:date="2019-08-21T13:14:00Z">
              <w:r w:rsidRPr="00461B88" w:rsidDel="00212DDB">
                <w:rPr>
                  <w:color w:val="000000"/>
                  <w:sz w:val="16"/>
                  <w:szCs w:val="16"/>
                </w:rPr>
                <w:delText>GPA(FQC)</w:delText>
              </w:r>
              <w:r w:rsidRPr="00B03A74" w:rsidDel="00212DDB">
                <w:rPr>
                  <w:sz w:val="16"/>
                  <w:szCs w:val="16"/>
                </w:rPr>
                <w:delText xml:space="preserve"> ,</w:delText>
              </w:r>
              <w:r w:rsidRPr="00B03A74" w:rsidDel="00212DDB">
                <w:rPr>
                  <w:sz w:val="16"/>
                  <w:szCs w:val="16"/>
                  <w:highlight w:val="yellow"/>
                </w:rPr>
                <w:delText xml:space="preserve"> LVP</w:delText>
              </w:r>
            </w:del>
          </w:p>
        </w:tc>
      </w:tr>
      <w:tr w:rsidR="009F6FBA" w:rsidDel="00212DDB" w:rsidTr="00461B88">
        <w:trPr>
          <w:jc w:val="center"/>
          <w:del w:id="6222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044B09" w:rsidDel="00212DDB" w:rsidRDefault="009F6FBA" w:rsidP="009F6FBA">
            <w:pPr>
              <w:widowControl/>
              <w:jc w:val="left"/>
              <w:rPr>
                <w:del w:id="622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2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工</w:delText>
              </w:r>
              <w:r w:rsidDel="00212DDB">
                <w:rPr>
                  <w:rFonts w:ascii="宋体" w:eastAsia="宋体" w:hAnsi="宋体" w:cs="宋体" w:hint="eastAsia"/>
                  <w:color w:val="000000"/>
                  <w:sz w:val="22"/>
                </w:rPr>
                <w:delText>厂</w:delText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044B09" w:rsidDel="00212DDB" w:rsidRDefault="009F6FBA" w:rsidP="009F6FBA">
            <w:pPr>
              <w:widowControl/>
              <w:jc w:val="center"/>
              <w:rPr>
                <w:del w:id="622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2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0x4000~0x4FFF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center"/>
              <w:rPr>
                <w:del w:id="6227" w:author="Zhang, Carol (MSHA)" w:date="2019-08-21T13:14:00Z"/>
                <w:color w:val="000000"/>
                <w:sz w:val="22"/>
              </w:rPr>
            </w:pPr>
          </w:p>
        </w:tc>
      </w:tr>
      <w:tr w:rsidR="009F6FBA" w:rsidDel="00212DDB" w:rsidTr="00461B88">
        <w:trPr>
          <w:jc w:val="center"/>
          <w:del w:id="622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29" w:author="Zhang, Carol (MSHA)" w:date="2019-08-21T13:14:00Z"/>
                <w:color w:val="0000FF"/>
                <w:u w:val="single"/>
              </w:rPr>
            </w:pPr>
            <w:del w:id="6230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_Ref485912849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3.97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_Ref485912849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3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GET_PRESSURE_SENSOR_VALUE</w:delText>
              </w:r>
            </w:del>
            <w:del w:id="6232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3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34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0x4000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461B88" w:rsidDel="00212DDB" w:rsidRDefault="009F6FBA" w:rsidP="009F6FBA">
            <w:pPr>
              <w:rPr>
                <w:del w:id="6235" w:author="Zhang, Carol (MSHA)" w:date="2019-08-21T13:14:00Z"/>
                <w:sz w:val="18"/>
                <w:szCs w:val="18"/>
              </w:rPr>
            </w:pPr>
            <w:del w:id="6236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3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38" w:author="Zhang, Carol (MSHA)" w:date="2019-08-21T13:14:00Z"/>
                <w:color w:val="0000FF"/>
                <w:u w:val="single"/>
              </w:rPr>
            </w:pPr>
            <w:del w:id="6239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_Ref488932334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3.98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_Ref488932334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GET_PRESSURE_P_VALUE</w:delText>
              </w:r>
            </w:del>
            <w:del w:id="6241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4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43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0x4001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461B88" w:rsidDel="00212DDB" w:rsidRDefault="009F6FBA" w:rsidP="009F6FBA">
            <w:pPr>
              <w:rPr>
                <w:del w:id="6244" w:author="Zhang, Carol (MSHA)" w:date="2019-08-21T13:14:00Z"/>
                <w:sz w:val="18"/>
                <w:szCs w:val="18"/>
              </w:rPr>
            </w:pPr>
            <w:del w:id="6245" w:author="Zhang, Carol (MSHA)" w:date="2019-08-21T13:14:00Z">
              <w:r w:rsidRPr="00461B88" w:rsidDel="00212DDB">
                <w:rPr>
                  <w:sz w:val="18"/>
                  <w:szCs w:val="18"/>
                </w:rPr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4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47" w:author="Zhang, Carol (MSHA)" w:date="2019-08-21T13:14:00Z"/>
                <w:color w:val="0000FF"/>
                <w:u w:val="single"/>
              </w:rPr>
            </w:pPr>
            <w:del w:id="6248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</w:delInstrText>
              </w:r>
              <w:r w:rsidRPr="005A7588" w:rsidDel="00212DDB">
                <w:rPr>
                  <w:rFonts w:hint="eastAsia"/>
                  <w:color w:val="0000FF"/>
                  <w:u w:val="single"/>
                </w:rPr>
                <w:delInstrText>REF _Ref488932371 \n \h</w:delInstrText>
              </w:r>
              <w:r w:rsidRPr="005A7588" w:rsidDel="00212DDB">
                <w:rPr>
                  <w:color w:val="0000FF"/>
                  <w:u w:val="single"/>
                </w:rPr>
                <w:delInstrText xml:space="preserve">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3.99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_Ref488932371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4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GET_PRESSURE_FACTOR_ABC</w:delText>
              </w:r>
            </w:del>
            <w:del w:id="6250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5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52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0x4002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253" w:author="Zhang, Carol (MSHA)" w:date="2019-08-21T13:14:00Z"/>
              </w:rPr>
            </w:pPr>
            <w:del w:id="6254" w:author="Zhang, Carol (MSHA)" w:date="2019-08-21T13:14:00Z">
              <w:r w:rsidRPr="00107AF3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5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56" w:author="Zhang, Carol (MSHA)" w:date="2019-08-21T13:14:00Z"/>
                <w:color w:val="0000FF"/>
                <w:u w:val="single"/>
              </w:rPr>
            </w:pPr>
            <w:del w:id="6257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_Ref488932380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3.100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_Ref488932380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5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GET_SIZE_SENSOR_CALIBRATION_FACTOR_KP</w:delText>
              </w:r>
            </w:del>
            <w:del w:id="6259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6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61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0x4003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262" w:author="Zhang, Carol (MSHA)" w:date="2019-08-21T13:14:00Z"/>
              </w:rPr>
            </w:pPr>
            <w:del w:id="6263" w:author="Zhang, Carol (MSHA)" w:date="2019-08-21T13:14:00Z">
              <w:r w:rsidRPr="00107AF3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64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65" w:author="Zhang, Carol (MSHA)" w:date="2019-08-21T13:14:00Z"/>
                <w:color w:val="0000FF"/>
                <w:u w:val="single"/>
              </w:rPr>
            </w:pPr>
            <w:del w:id="6266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_Ref490656592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3.101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_Ref490656592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6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GET_SIZE_SENSOR_VALUE</w:delText>
              </w:r>
            </w:del>
            <w:del w:id="6268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6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70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0x4004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271" w:author="Zhang, Carol (MSHA)" w:date="2019-08-21T13:14:00Z"/>
              </w:rPr>
            </w:pPr>
            <w:del w:id="6272" w:author="Zhang, Carol (MSHA)" w:date="2019-08-21T13:14:00Z">
              <w:r w:rsidRPr="00107AF3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73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74" w:author="Zhang, Carol (MSHA)" w:date="2019-08-21T13:14:00Z"/>
                <w:color w:val="0000FF"/>
                <w:u w:val="single"/>
              </w:rPr>
            </w:pPr>
            <w:del w:id="6275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_Ref485220023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3.102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_Ref485220023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GET_BATTERY_VOLTAGE</w:delText>
              </w:r>
            </w:del>
            <w:del w:id="6277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autoSpaceDE w:val="0"/>
              <w:autoSpaceDN w:val="0"/>
              <w:adjustRightInd w:val="0"/>
              <w:jc w:val="center"/>
              <w:rPr>
                <w:del w:id="627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79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0x4005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280" w:author="Zhang, Carol (MSHA)" w:date="2019-08-21T13:14:00Z"/>
              </w:rPr>
            </w:pPr>
            <w:del w:id="6281" w:author="Zhang, Carol (MSHA)" w:date="2019-08-21T13:14:00Z">
              <w:r w:rsidRPr="00107AF3" w:rsidDel="00212DDB">
                <w:delText>GPA</w:delText>
              </w:r>
              <w:r w:rsidDel="00212DDB">
                <w:delText>/GBA</w:delText>
              </w:r>
            </w:del>
          </w:p>
        </w:tc>
      </w:tr>
      <w:tr w:rsidR="009F6FBA" w:rsidDel="00212DDB" w:rsidTr="00461B88">
        <w:trPr>
          <w:jc w:val="center"/>
          <w:del w:id="6282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283" w:author="Zhang, Carol (MSHA)" w:date="2019-08-21T13:14:00Z"/>
                <w:color w:val="0000FF"/>
                <w:u w:val="single"/>
              </w:rPr>
            </w:pPr>
            <w:del w:id="6284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_Ref488932450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3.103</w:delText>
              </w:r>
              <w:r w:rsidRPr="005A7588" w:rsidDel="00212DDB">
                <w:rPr>
                  <w:color w:val="0000FF"/>
                  <w:u w:val="single"/>
                </w:rPr>
                <w:fldChar w:fldCharType="end"/>
              </w:r>
              <w:r w:rsidRPr="005A7588" w:rsidDel="00212DDB">
                <w:rPr>
                  <w:color w:val="0000FF"/>
                  <w:u w:val="single"/>
                </w:rPr>
                <w:fldChar w:fldCharType="begin"/>
              </w:r>
              <w:r w:rsidRPr="005A7588" w:rsidDel="00212DDB">
                <w:rPr>
                  <w:color w:val="0000FF"/>
                  <w:u w:val="single"/>
                </w:rPr>
                <w:delInstrText xml:space="preserve"> REF _Ref488932450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5A7588" w:rsidDel="00212DDB">
                <w:rPr>
                  <w:color w:val="0000FF"/>
                  <w:u w:val="single"/>
                </w:rPr>
              </w:r>
              <w:r w:rsidRPr="005A75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28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GET_SYRINGE_BRAND_NAME</w:delText>
              </w:r>
            </w:del>
            <w:del w:id="6286" w:author="Zhang, Carol (MSHA)" w:date="2019-08-21T13:14:00Z">
              <w:r w:rsidRPr="005A75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jc w:val="center"/>
              <w:rPr>
                <w:del w:id="628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88" w:author="Zhang, Carol (MSHA)" w:date="2019-08-21T13:14:00Z">
              <w:r w:rsidRPr="009461BD" w:rsidDel="00212DDB">
                <w:rPr>
                  <w:rFonts w:ascii="Calibri" w:hAnsi="Calibri" w:cs="Calibri"/>
                  <w:color w:val="000000"/>
                  <w:sz w:val="22"/>
                </w:rPr>
                <w:delText>0x4006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289" w:author="Zhang, Carol (MSHA)" w:date="2019-08-21T13:14:00Z"/>
              </w:rPr>
            </w:pPr>
            <w:del w:id="6290" w:author="Zhang, Carol (MSHA)" w:date="2019-08-21T13:14:00Z">
              <w:r w:rsidRPr="00107AF3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29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292" w:author="Zhang, Carol (MSHA)" w:date="2019-08-21T13:14:00Z"/>
                <w:color w:val="0000FF"/>
                <w:u w:val="single"/>
              </w:rPr>
            </w:pPr>
            <w:del w:id="629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_Ref507685182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_Ref507685182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2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GET_FIRMWARE_DATA_VERSION</w:delText>
              </w:r>
            </w:del>
            <w:del w:id="629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29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297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0x4007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107AF3" w:rsidDel="00212DDB" w:rsidRDefault="009F6FBA" w:rsidP="009F6FBA">
            <w:pPr>
              <w:rPr>
                <w:del w:id="6298" w:author="Zhang, Carol (MSHA)" w:date="2019-08-21T13:14:00Z"/>
              </w:rPr>
            </w:pPr>
            <w:del w:id="6299" w:author="Zhang, Carol (MSHA)" w:date="2019-08-21T13:14:00Z">
              <w:r w:rsidDel="00212DDB">
                <w:rPr>
                  <w:rFonts w:hint="eastAsia"/>
                </w:rPr>
                <w:delText>GPA</w:delText>
              </w:r>
              <w:r w:rsidDel="00212DDB">
                <w:delText>,</w:delText>
              </w:r>
              <w:r w:rsidRPr="00397BCF" w:rsidDel="00212DDB">
                <w:rPr>
                  <w:rFonts w:hint="eastAsia"/>
                  <w:highlight w:val="yellow"/>
                </w:rPr>
                <w:delText xml:space="preserve"> LVP</w:delText>
              </w:r>
            </w:del>
          </w:p>
        </w:tc>
      </w:tr>
      <w:tr w:rsidR="009F6FBA" w:rsidDel="00212DDB" w:rsidTr="00461B88">
        <w:trPr>
          <w:jc w:val="center"/>
          <w:del w:id="6300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01" w:author="Zhang, Carol (MSHA)" w:date="2019-08-21T13:14:00Z"/>
                <w:color w:val="0000FF"/>
                <w:u w:val="single"/>
              </w:rPr>
            </w:pPr>
            <w:del w:id="630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_Ref527015988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_Ref527015988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0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GET_TUBE_PRECISION_CALIBRATION_FACTOR</w:delText>
              </w:r>
            </w:del>
            <w:del w:id="630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0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0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8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307" w:author="Zhang, Carol (MSHA)" w:date="2019-08-21T13:14:00Z"/>
              </w:rPr>
            </w:pPr>
            <w:del w:id="6308" w:author="Zhang, Carol (MSHA)" w:date="2019-08-21T13:14:00Z"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309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10" w:author="Zhang, Carol (MSHA)" w:date="2019-08-21T13:14:00Z"/>
                <w:color w:val="0000FF"/>
                <w:u w:val="single"/>
              </w:rPr>
            </w:pPr>
            <w:del w:id="631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_Ref534893289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_Ref534893289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GET_BRAND_PRESSURE_CALIBRATION_FACTOR_KB</w:delText>
              </w:r>
            </w:del>
            <w:del w:id="631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1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1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9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397BCF" w:rsidDel="00212DDB" w:rsidRDefault="009F6FBA" w:rsidP="009F6FBA">
            <w:pPr>
              <w:rPr>
                <w:del w:id="6316" w:author="Zhang, Carol (MSHA)" w:date="2019-08-21T13:14:00Z"/>
                <w:highlight w:val="yellow"/>
              </w:rPr>
            </w:pPr>
            <w:del w:id="6317" w:author="Zhang, Carol (MSHA)" w:date="2019-08-21T13:14:00Z"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31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19" w:author="Zhang, Carol (MSHA)" w:date="2019-08-21T13:14:00Z"/>
                <w:color w:val="0000FF"/>
                <w:u w:val="single"/>
              </w:rPr>
            </w:pPr>
            <w:del w:id="632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_Ref1484495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_Ref1484495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2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GET_EACH_PRESSURE_SENSOR_VALUE</w:delText>
              </w:r>
            </w:del>
            <w:del w:id="632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2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2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A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397BCF" w:rsidDel="00212DDB" w:rsidRDefault="009F6FBA" w:rsidP="009F6FBA">
            <w:pPr>
              <w:rPr>
                <w:del w:id="6325" w:author="Zhang, Carol (MSHA)" w:date="2019-08-21T13:14:00Z"/>
                <w:highlight w:val="yellow"/>
              </w:rPr>
            </w:pPr>
            <w:del w:id="6326" w:author="Zhang, Carol (MSHA)" w:date="2019-08-21T13:14:00Z"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32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28" w:author="Zhang, Carol (MSHA)" w:date="2019-08-21T13:14:00Z"/>
                <w:color w:val="0000FF"/>
                <w:u w:val="single"/>
              </w:rPr>
            </w:pPr>
            <w:del w:id="632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_Ref1485103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_Ref1485103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3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GET_BRAND_EACH_PRESSURE_P_VALUE</w:delText>
              </w:r>
            </w:del>
            <w:del w:id="633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3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3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B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397BCF" w:rsidDel="00212DDB" w:rsidRDefault="009F6FBA" w:rsidP="009F6FBA">
            <w:pPr>
              <w:rPr>
                <w:del w:id="6334" w:author="Zhang, Carol (MSHA)" w:date="2019-08-21T13:14:00Z"/>
                <w:highlight w:val="yellow"/>
              </w:rPr>
            </w:pPr>
            <w:del w:id="6335" w:author="Zhang, Carol (MSHA)" w:date="2019-08-21T13:14:00Z"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33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37" w:author="Zhang, Carol (MSHA)" w:date="2019-08-21T13:14:00Z"/>
                <w:color w:val="0000FF"/>
                <w:u w:val="single"/>
              </w:rPr>
            </w:pPr>
            <w:del w:id="633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_Ref7099573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3.109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_Ref7099573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3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GET_DRIPSENSOR_SPEED</w:delText>
              </w:r>
            </w:del>
            <w:del w:id="634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4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4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397BCF" w:rsidDel="00212DDB" w:rsidRDefault="009F6FBA" w:rsidP="009F6FBA">
            <w:pPr>
              <w:rPr>
                <w:del w:id="6343" w:author="Zhang, Carol (MSHA)" w:date="2019-08-21T13:14:00Z"/>
                <w:highlight w:val="yellow"/>
              </w:rPr>
            </w:pPr>
            <w:del w:id="6344" w:author="Zhang, Carol (MSHA)" w:date="2019-08-21T13:14:00Z">
              <w:r w:rsidRPr="00AC6C74" w:rsidDel="00212DDB">
                <w:rPr>
                  <w:sz w:val="18"/>
                  <w:szCs w:val="18"/>
                  <w:highlight w:val="yellow"/>
                </w:rPr>
                <w:delText>LVPGPA</w:delText>
              </w:r>
            </w:del>
          </w:p>
        </w:tc>
      </w:tr>
      <w:tr w:rsidR="009F6FBA" w:rsidDel="00212DDB" w:rsidTr="007E6209">
        <w:trPr>
          <w:jc w:val="center"/>
          <w:del w:id="634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46" w:author="Zhang, Carol (MSHA)" w:date="2019-08-21T13:14:00Z"/>
                <w:color w:val="0000FF"/>
                <w:u w:val="single"/>
              </w:rPr>
            </w:pPr>
            <w:del w:id="634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_Ref8656166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_Ref8656166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4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GET_BRAND_OCCLUSION_LEVEL_THRESHOLD</w:delText>
              </w:r>
            </w:del>
            <w:del w:id="634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5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5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0x400D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AC6C74" w:rsidDel="00212DDB" w:rsidRDefault="009F6FBA" w:rsidP="009F6FBA">
            <w:pPr>
              <w:rPr>
                <w:del w:id="6352" w:author="Zhang, Carol (MSHA)" w:date="2019-08-21T13:14:00Z"/>
                <w:sz w:val="18"/>
                <w:szCs w:val="18"/>
                <w:highlight w:val="yellow"/>
              </w:rPr>
            </w:pPr>
            <w:del w:id="6353" w:author="Zhang, Carol (MSHA)" w:date="2019-08-21T13:14:00Z">
              <w:r w:rsidRPr="00AC6C74" w:rsidDel="00212DDB">
                <w:rPr>
                  <w:sz w:val="18"/>
                  <w:szCs w:val="18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354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55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356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AC6C74" w:rsidDel="00212DDB" w:rsidRDefault="009F6FBA" w:rsidP="009F6FBA">
            <w:pPr>
              <w:rPr>
                <w:del w:id="6357" w:author="Zhang, Carol (MSHA)" w:date="2019-08-21T13:14:00Z"/>
                <w:sz w:val="18"/>
                <w:szCs w:val="18"/>
                <w:highlight w:val="yellow"/>
              </w:rPr>
            </w:pPr>
          </w:p>
        </w:tc>
      </w:tr>
      <w:tr w:rsidR="009F6FBA" w:rsidDel="00212DDB" w:rsidTr="00461B88">
        <w:trPr>
          <w:jc w:val="center"/>
          <w:del w:id="635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5A7588" w:rsidDel="00212DDB" w:rsidRDefault="009F6FBA" w:rsidP="009F6FBA">
            <w:pPr>
              <w:jc w:val="left"/>
              <w:rPr>
                <w:del w:id="6359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9F6FBA">
            <w:pPr>
              <w:widowControl/>
              <w:rPr>
                <w:del w:id="636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6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0x5000~0x5FFF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center"/>
              <w:rPr>
                <w:del w:id="6362" w:author="Zhang, Carol (MSHA)" w:date="2019-08-21T13:14:00Z"/>
                <w:color w:val="000000"/>
                <w:sz w:val="22"/>
              </w:rPr>
            </w:pPr>
          </w:p>
        </w:tc>
      </w:tr>
      <w:tr w:rsidR="009F6FBA" w:rsidDel="00212DDB" w:rsidTr="00461B88">
        <w:trPr>
          <w:jc w:val="center"/>
          <w:del w:id="6363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184A8C" w:rsidDel="00212DDB" w:rsidRDefault="009F6FBA" w:rsidP="009F6FBA">
            <w:pPr>
              <w:jc w:val="left"/>
              <w:rPr>
                <w:del w:id="6364" w:author="Zhang, Carol (MSHA)" w:date="2019-08-21T13:14:00Z"/>
                <w:color w:val="0000FF"/>
                <w:u w:val="single"/>
              </w:rPr>
            </w:pPr>
            <w:del w:id="6365" w:author="Zhang, Carol (MSHA)" w:date="2019-08-21T13:14:00Z">
              <w:r w:rsidRPr="00184A8C" w:rsidDel="00212DDB">
                <w:rPr>
                  <w:color w:val="0000FF"/>
                  <w:u w:val="single"/>
                </w:rPr>
                <w:fldChar w:fldCharType="begin"/>
              </w:r>
              <w:r w:rsidRPr="00184A8C" w:rsidDel="00212DDB">
                <w:rPr>
                  <w:color w:val="0000FF"/>
                  <w:u w:val="single"/>
                </w:rPr>
                <w:delInstrText xml:space="preserve"> REF _Ref486581866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184A8C" w:rsidDel="00212DDB">
                <w:rPr>
                  <w:color w:val="0000FF"/>
                  <w:u w:val="single"/>
                </w:rPr>
              </w:r>
              <w:r w:rsidRPr="00184A8C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3.111</w:delText>
              </w:r>
              <w:r w:rsidRPr="00184A8C" w:rsidDel="00212DDB">
                <w:rPr>
                  <w:color w:val="0000FF"/>
                  <w:u w:val="single"/>
                </w:rPr>
                <w:fldChar w:fldCharType="end"/>
              </w:r>
              <w:r w:rsidRPr="00184A8C" w:rsidDel="00212DDB">
                <w:rPr>
                  <w:color w:val="0000FF"/>
                  <w:u w:val="single"/>
                </w:rPr>
                <w:fldChar w:fldCharType="begin"/>
              </w:r>
              <w:r w:rsidRPr="00184A8C" w:rsidDel="00212DDB">
                <w:rPr>
                  <w:color w:val="0000FF"/>
                  <w:u w:val="single"/>
                </w:rPr>
                <w:delInstrText xml:space="preserve"> REF _Ref486581866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184A8C" w:rsidDel="00212DDB">
                <w:rPr>
                  <w:color w:val="0000FF"/>
                  <w:u w:val="single"/>
                </w:rPr>
              </w:r>
              <w:r w:rsidRPr="00184A8C" w:rsidDel="00212DDB">
                <w:rPr>
                  <w:color w:val="0000FF"/>
                  <w:u w:val="single"/>
                </w:rPr>
                <w:fldChar w:fldCharType="separate"/>
              </w:r>
            </w:del>
            <w:del w:id="63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SET_PUMP_LANGUAGE</w:delText>
              </w:r>
            </w:del>
            <w:del w:id="6367" w:author="Zhang, Carol (MSHA)" w:date="2019-08-21T13:14:00Z">
              <w:r w:rsidRPr="00184A8C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9461BD" w:rsidDel="00212DDB" w:rsidRDefault="009F6FBA" w:rsidP="00461B88">
            <w:pPr>
              <w:widowControl/>
              <w:jc w:val="center"/>
              <w:rPr>
                <w:del w:id="636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69" w:author="Zhang, Carol (MSHA)" w:date="2019-08-21T13:14:00Z">
              <w:r w:rsidRPr="006D3C33" w:rsidDel="00212DDB">
                <w:rPr>
                  <w:rFonts w:ascii="Calibri" w:hAnsi="Calibri" w:cs="Calibri"/>
                  <w:color w:val="000000"/>
                  <w:sz w:val="22"/>
                </w:rPr>
                <w:delText>0x5000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370" w:author="Zhang, Carol (MSHA)" w:date="2019-08-21T13:14:00Z"/>
              </w:rPr>
            </w:pPr>
            <w:del w:id="6371" w:author="Zhang, Carol (MSHA)" w:date="2019-08-21T13:14:00Z">
              <w:r w:rsidRPr="00E51F02" w:rsidDel="00212DDB">
                <w:delText>GPA</w:delText>
              </w:r>
              <w:r w:rsidRPr="00AC6C74" w:rsidDel="00212DDB">
                <w:rPr>
                  <w:sz w:val="18"/>
                  <w:szCs w:val="18"/>
                </w:rPr>
                <w:delText>,</w:delText>
              </w:r>
              <w:r w:rsidRPr="00AC6C74" w:rsidDel="00212DDB">
                <w:rPr>
                  <w:sz w:val="18"/>
                  <w:szCs w:val="18"/>
                  <w:highlight w:val="yellow"/>
                </w:rPr>
                <w:delText xml:space="preserve"> LVPGPA</w:delText>
              </w:r>
            </w:del>
          </w:p>
        </w:tc>
      </w:tr>
      <w:tr w:rsidR="009F6FBA" w:rsidDel="00212DDB" w:rsidTr="00461B88">
        <w:trPr>
          <w:jc w:val="center"/>
          <w:del w:id="6372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73" w:author="Zhang, Carol (MSHA)" w:date="2019-08-21T13:14:00Z"/>
                <w:color w:val="0000FF"/>
                <w:u w:val="single"/>
              </w:rPr>
            </w:pPr>
            <w:del w:id="637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_Ref486938198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_Ref486938198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7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CLEAR_HISTORY_LOG</w:delText>
              </w:r>
            </w:del>
            <w:del w:id="637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6D3C33" w:rsidDel="00212DDB" w:rsidRDefault="009F6FBA" w:rsidP="009F6FBA">
            <w:pPr>
              <w:widowControl/>
              <w:jc w:val="center"/>
              <w:rPr>
                <w:del w:id="637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78" w:author="Zhang, Carol (MSHA)" w:date="2019-08-21T13:14:00Z">
              <w:r w:rsidRPr="006D3C33" w:rsidDel="00212DDB">
                <w:rPr>
                  <w:rFonts w:ascii="Calibri" w:hAnsi="Calibri" w:cs="Calibri"/>
                  <w:color w:val="000000"/>
                  <w:sz w:val="22"/>
                </w:rPr>
                <w:delText>0x5001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379" w:author="Zhang, Carol (MSHA)" w:date="2019-08-21T13:14:00Z"/>
              </w:rPr>
            </w:pPr>
            <w:del w:id="6380" w:author="Zhang, Carol (MSHA)" w:date="2019-08-21T13:14:00Z">
              <w:r w:rsidRPr="00E51F02" w:rsidDel="00212DDB">
                <w:delText>GPA</w:delText>
              </w:r>
              <w:r w:rsidRPr="00397BCF" w:rsidDel="00212DDB">
                <w:rPr>
                  <w:rFonts w:hint="eastAsia"/>
                  <w:highlight w:val="yellow"/>
                </w:rPr>
                <w:delText xml:space="preserve"> </w:delText>
              </w:r>
              <w:r w:rsidDel="00212DDB">
                <w:rPr>
                  <w:highlight w:val="yellow"/>
                </w:rPr>
                <w:delText>,</w:delText>
              </w:r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461B88">
        <w:trPr>
          <w:jc w:val="center"/>
          <w:del w:id="6381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382" w:author="Zhang, Carol (MSHA)" w:date="2019-08-21T13:14:00Z"/>
                <w:color w:val="0000FF"/>
                <w:u w:val="single"/>
              </w:rPr>
            </w:pPr>
            <w:del w:id="638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_Ref483314920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_Ref483314920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38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SET_SERIAL_NUMBER</w:delText>
              </w:r>
            </w:del>
            <w:del w:id="638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6D3C33" w:rsidDel="00212DDB" w:rsidRDefault="009F6FBA" w:rsidP="009F6FBA">
            <w:pPr>
              <w:widowControl/>
              <w:jc w:val="center"/>
              <w:rPr>
                <w:del w:id="638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87" w:author="Zhang, Carol (MSHA)" w:date="2019-08-21T13:14:00Z">
              <w:r w:rsidRPr="006D3C33" w:rsidDel="00212DDB">
                <w:rPr>
                  <w:rFonts w:ascii="Calibri" w:hAnsi="Calibri" w:cs="Calibri"/>
                  <w:color w:val="000000"/>
                  <w:sz w:val="22"/>
                </w:rPr>
                <w:delText>0x5002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388" w:author="Zhang, Carol (MSHA)" w:date="2019-08-21T13:14:00Z"/>
              </w:rPr>
            </w:pPr>
            <w:del w:id="6389" w:author="Zhang, Carol (MSHA)" w:date="2019-08-21T13:14:00Z">
              <w:r w:rsidRPr="00E51F02" w:rsidDel="00212DDB">
                <w:delText>GPA</w:delText>
              </w:r>
              <w:r w:rsidRPr="00397BCF" w:rsidDel="00212DDB">
                <w:rPr>
                  <w:rFonts w:hint="eastAsia"/>
                  <w:highlight w:val="yellow"/>
                </w:rPr>
                <w:delText xml:space="preserve"> </w:delText>
              </w:r>
              <w:r w:rsidDel="00212DDB">
                <w:rPr>
                  <w:highlight w:val="yellow"/>
                </w:rPr>
                <w:delText>,</w:delText>
              </w:r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461B88">
        <w:trPr>
          <w:jc w:val="center"/>
          <w:del w:id="6390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184A8C" w:rsidDel="00212DDB" w:rsidRDefault="009F6FBA" w:rsidP="009F6FBA">
            <w:pPr>
              <w:jc w:val="left"/>
              <w:rPr>
                <w:del w:id="6391" w:author="Zhang, Carol (MSHA)" w:date="2019-08-21T13:14:00Z"/>
                <w:color w:val="0000FF"/>
                <w:u w:val="single"/>
              </w:rPr>
            </w:pPr>
            <w:del w:id="6392" w:author="Zhang, Carol (MSHA)" w:date="2019-08-21T13:14:00Z">
              <w:r w:rsidRPr="00184A8C" w:rsidDel="00212DDB">
                <w:rPr>
                  <w:color w:val="0000FF"/>
                  <w:u w:val="single"/>
                </w:rPr>
                <w:fldChar w:fldCharType="begin"/>
              </w:r>
              <w:r w:rsidRPr="00184A8C" w:rsidDel="00212DDB">
                <w:rPr>
                  <w:color w:val="0000FF"/>
                  <w:u w:val="single"/>
                </w:rPr>
                <w:delInstrText xml:space="preserve"> REF _Ref488932457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184A8C" w:rsidDel="00212DDB">
                <w:rPr>
                  <w:color w:val="0000FF"/>
                  <w:u w:val="single"/>
                </w:rPr>
              </w:r>
              <w:r w:rsidRPr="00184A8C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3.114</w:delText>
              </w:r>
              <w:r w:rsidRPr="00184A8C" w:rsidDel="00212DDB">
                <w:rPr>
                  <w:color w:val="0000FF"/>
                  <w:u w:val="single"/>
                </w:rPr>
                <w:fldChar w:fldCharType="end"/>
              </w:r>
              <w:r w:rsidRPr="00184A8C" w:rsidDel="00212DDB">
                <w:rPr>
                  <w:color w:val="0000FF"/>
                  <w:u w:val="single"/>
                </w:rPr>
                <w:fldChar w:fldCharType="begin"/>
              </w:r>
              <w:r w:rsidRPr="00184A8C" w:rsidDel="00212DDB">
                <w:rPr>
                  <w:color w:val="0000FF"/>
                  <w:u w:val="single"/>
                </w:rPr>
                <w:delInstrText xml:space="preserve"> REF _Ref488932457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184A8C" w:rsidDel="00212DDB">
                <w:rPr>
                  <w:color w:val="0000FF"/>
                  <w:u w:val="single"/>
                </w:rPr>
              </w:r>
              <w:r w:rsidRPr="00184A8C" w:rsidDel="00212DDB">
                <w:rPr>
                  <w:color w:val="0000FF"/>
                  <w:u w:val="single"/>
                </w:rPr>
                <w:fldChar w:fldCharType="separate"/>
              </w:r>
            </w:del>
            <w:del w:id="639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SET_UI_USER_DEFINE_SYRINGE_BRAND_NAME</w:delText>
              </w:r>
            </w:del>
            <w:del w:id="6394" w:author="Zhang, Carol (MSHA)" w:date="2019-08-21T13:14:00Z">
              <w:r w:rsidRPr="00184A8C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6D3C33" w:rsidDel="00212DDB" w:rsidRDefault="009F6FBA" w:rsidP="009F6FBA">
            <w:pPr>
              <w:widowControl/>
              <w:jc w:val="center"/>
              <w:rPr>
                <w:del w:id="639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396" w:author="Zhang, Carol (MSHA)" w:date="2019-08-21T13:14:00Z">
              <w:r w:rsidRPr="006D3C33" w:rsidDel="00212DDB">
                <w:rPr>
                  <w:rFonts w:ascii="Calibri" w:hAnsi="Calibri" w:cs="Calibri"/>
                  <w:color w:val="000000"/>
                  <w:sz w:val="22"/>
                </w:rPr>
                <w:delText>0x5003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397" w:author="Zhang, Carol (MSHA)" w:date="2019-08-21T13:14:00Z"/>
              </w:rPr>
            </w:pPr>
            <w:del w:id="6398" w:author="Zhang, Carol (MSHA)" w:date="2019-08-21T13:14:00Z">
              <w:r w:rsidRPr="00E51F02" w:rsidDel="00212DDB">
                <w:delText>GPA</w:delText>
              </w:r>
              <w:r w:rsidDel="00212DDB">
                <w:delText>,</w:delText>
              </w:r>
              <w:r w:rsidRPr="00397BCF" w:rsidDel="00212DDB">
                <w:rPr>
                  <w:rFonts w:hint="eastAsia"/>
                  <w:highlight w:val="yellow"/>
                </w:rPr>
                <w:delText xml:space="preserve"> LVP</w:delText>
              </w:r>
            </w:del>
          </w:p>
        </w:tc>
      </w:tr>
      <w:tr w:rsidR="009F6FBA" w:rsidDel="00212DDB" w:rsidTr="00461B88">
        <w:trPr>
          <w:jc w:val="center"/>
          <w:del w:id="6399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RPr="00184A8C" w:rsidDel="00212DDB" w:rsidRDefault="009F6FBA" w:rsidP="009F6FBA">
            <w:pPr>
              <w:jc w:val="left"/>
              <w:rPr>
                <w:del w:id="6400" w:author="Zhang, Carol (MSHA)" w:date="2019-08-21T13:14:00Z"/>
                <w:color w:val="0000FF"/>
                <w:u w:val="single"/>
              </w:rPr>
            </w:pPr>
            <w:del w:id="640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_Ref498602058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_Ref498602058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0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RESTORE_FACTORY_SETTING</w:delText>
              </w:r>
            </w:del>
            <w:del w:id="640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RPr="006D3C33" w:rsidDel="00212DDB" w:rsidRDefault="009F6FBA" w:rsidP="009F6FBA">
            <w:pPr>
              <w:widowControl/>
              <w:jc w:val="center"/>
              <w:rPr>
                <w:del w:id="640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0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0x5004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rPr>
                <w:del w:id="6406" w:author="Zhang, Carol (MSHA)" w:date="2019-08-21T13:14:00Z"/>
              </w:rPr>
            </w:pPr>
            <w:del w:id="6407" w:author="Zhang, Carol (MSHA)" w:date="2019-08-21T13:14:00Z">
              <w:r w:rsidRPr="00E51F02" w:rsidDel="00212DDB">
                <w:delText>GPA</w:delText>
              </w:r>
              <w:r w:rsidRPr="00397BCF" w:rsidDel="00212DDB">
                <w:rPr>
                  <w:rFonts w:hint="eastAsia"/>
                  <w:highlight w:val="yellow"/>
                </w:rPr>
                <w:delText xml:space="preserve"> </w:delText>
              </w:r>
              <w:r w:rsidDel="00212DDB">
                <w:rPr>
                  <w:highlight w:val="yellow"/>
                </w:rPr>
                <w:delText>,</w:delText>
              </w:r>
              <w:r w:rsidRPr="00397BCF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40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09" w:author="Zhang, Carol (MSHA)" w:date="2019-08-21T13:14:00Z"/>
                <w:color w:val="0000FF"/>
                <w:u w:val="single"/>
              </w:rPr>
            </w:pPr>
            <w:del w:id="641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_Ref527016436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_Ref527016436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1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SET_TUBE_PRECISION_CALIBRATION_FACTOR</w:delText>
              </w:r>
            </w:del>
            <w:del w:id="641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1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1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5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E51F02" w:rsidDel="00212DDB" w:rsidRDefault="009F6FBA" w:rsidP="009F6FBA">
            <w:pPr>
              <w:rPr>
                <w:del w:id="6415" w:author="Zhang, Carol (MSHA)" w:date="2019-08-21T13:14:00Z"/>
              </w:rPr>
            </w:pPr>
            <w:del w:id="6416" w:author="Zhang, Carol (MSHA)" w:date="2019-08-21T13:14:00Z">
              <w:r w:rsidRPr="00461B88" w:rsidDel="00212DDB">
                <w:rPr>
                  <w:highlight w:val="yellow"/>
                </w:rPr>
                <w:delText>LVP</w:delText>
              </w:r>
              <w:r w:rsidRPr="00AC7F9B" w:rsidDel="00212DDB">
                <w:rPr>
                  <w:highlight w:val="yellow"/>
                </w:rPr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417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18" w:author="Zhang, Carol (MSHA)" w:date="2019-08-21T13:14:00Z"/>
                <w:color w:val="0000FF"/>
                <w:u w:val="single"/>
              </w:rPr>
            </w:pPr>
            <w:del w:id="641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_Ref534895411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_Ref534895411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SET_BRAND_PRESSURE_CALIBRATION_FACTOR_KB</w:delText>
              </w:r>
            </w:del>
            <w:del w:id="642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2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2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6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E51F02" w:rsidDel="00212DDB" w:rsidRDefault="009F6FBA" w:rsidP="009F6FBA">
            <w:pPr>
              <w:rPr>
                <w:del w:id="6424" w:author="Zhang, Carol (MSHA)" w:date="2019-08-21T13:14:00Z"/>
              </w:rPr>
            </w:pPr>
            <w:del w:id="6425" w:author="Zhang, Carol (MSHA)" w:date="2019-08-21T13:14:00Z">
              <w:r w:rsidRPr="00185C34" w:rsidDel="00212DDB">
                <w:rPr>
                  <w:highlight w:val="yellow"/>
                </w:rPr>
                <w:delText>LVP</w:delText>
              </w:r>
              <w:r w:rsidRPr="00AC7F9B" w:rsidDel="00212DDB">
                <w:rPr>
                  <w:highlight w:val="yellow"/>
                </w:rPr>
                <w:delText>GPA</w:delText>
              </w:r>
            </w:del>
          </w:p>
        </w:tc>
      </w:tr>
      <w:tr w:rsidR="009F6FBA" w:rsidDel="00212DDB" w:rsidTr="007E6209">
        <w:trPr>
          <w:jc w:val="center"/>
          <w:del w:id="6426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27" w:author="Zhang, Carol (MSHA)" w:date="2019-08-21T13:14:00Z"/>
                <w:color w:val="0000FF"/>
                <w:u w:val="single"/>
              </w:rPr>
            </w:pPr>
            <w:del w:id="642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_Ref8657775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_Ref8657775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SET_BRAND_OCCLUSION_LEVEL_THRESHOLD</w:delText>
              </w:r>
            </w:del>
            <w:del w:id="643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3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3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E51F02" w:rsidDel="00212DDB" w:rsidRDefault="009F6FBA" w:rsidP="009F6FBA">
            <w:pPr>
              <w:rPr>
                <w:del w:id="6433" w:author="Zhang, Carol (MSHA)" w:date="2019-08-21T13:14:00Z"/>
              </w:rPr>
            </w:pPr>
            <w:del w:id="6434" w:author="Zhang, Carol (MSHA)" w:date="2019-08-21T13:14:00Z">
              <w:r w:rsidRPr="00AC6C74" w:rsidDel="00212DDB">
                <w:rPr>
                  <w:sz w:val="18"/>
                  <w:szCs w:val="18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435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36" w:author="Zhang, Carol (MSHA)" w:date="2019-08-21T13:14:00Z"/>
                <w:color w:val="0000FF"/>
                <w:u w:val="single"/>
              </w:rPr>
            </w:pPr>
            <w:del w:id="643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_Ref15308650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3.119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_Ref15308650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3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RESTORE_FACTORY_SETTING (Factory mode)</w:delText>
              </w:r>
            </w:del>
            <w:del w:id="643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4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4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0x500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8</w:delText>
              </w:r>
            </w:del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AC6C74" w:rsidDel="00212DDB" w:rsidRDefault="009F6FBA" w:rsidP="009F6FBA">
            <w:pPr>
              <w:rPr>
                <w:del w:id="6442" w:author="Zhang, Carol (MSHA)" w:date="2019-08-21T13:14:00Z"/>
                <w:sz w:val="18"/>
                <w:szCs w:val="18"/>
                <w:highlight w:val="yellow"/>
              </w:rPr>
            </w:pPr>
            <w:del w:id="6443" w:author="Zhang, Carol (MSHA)" w:date="2019-08-21T13:14:00Z">
              <w:r w:rsidRPr="00AC6C74" w:rsidDel="00212DDB">
                <w:rPr>
                  <w:sz w:val="18"/>
                  <w:szCs w:val="18"/>
                  <w:highlight w:val="yellow"/>
                </w:rPr>
                <w:delText>LVP</w:delText>
              </w:r>
            </w:del>
          </w:p>
        </w:tc>
      </w:tr>
      <w:tr w:rsidR="009F6FBA" w:rsidDel="00212DDB" w:rsidTr="007E6209">
        <w:trPr>
          <w:jc w:val="center"/>
          <w:del w:id="6444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45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46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E51F02" w:rsidDel="00212DDB" w:rsidRDefault="009F6FBA" w:rsidP="009F6FBA">
            <w:pPr>
              <w:rPr>
                <w:del w:id="6447" w:author="Zhang, Carol (MSHA)" w:date="2019-08-21T13:14:00Z"/>
              </w:rPr>
            </w:pPr>
          </w:p>
        </w:tc>
      </w:tr>
      <w:tr w:rsidR="009F6FBA" w:rsidDel="00212DDB" w:rsidTr="007E6209">
        <w:trPr>
          <w:jc w:val="center"/>
          <w:del w:id="6448" w:author="Zhang, Carol (MSHA)" w:date="2019-08-21T13:14:00Z"/>
        </w:trPr>
        <w:tc>
          <w:tcPr>
            <w:tcW w:w="5665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jc w:val="left"/>
              <w:rPr>
                <w:del w:id="6449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:rsidR="009F6FBA" w:rsidDel="00212DDB" w:rsidRDefault="009F6FBA" w:rsidP="009F6FBA">
            <w:pPr>
              <w:widowControl/>
              <w:jc w:val="center"/>
              <w:rPr>
                <w:del w:id="6450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FFE599" w:themeFill="accent4" w:themeFillTint="66"/>
          </w:tcPr>
          <w:p w:rsidR="009F6FBA" w:rsidRPr="00E51F02" w:rsidDel="00212DDB" w:rsidRDefault="009F6FBA" w:rsidP="009F6FBA">
            <w:pPr>
              <w:rPr>
                <w:del w:id="6451" w:author="Zhang, Carol (MSHA)" w:date="2019-08-21T13:14:00Z"/>
              </w:rPr>
            </w:pPr>
          </w:p>
        </w:tc>
      </w:tr>
      <w:tr w:rsidR="009F6FBA" w:rsidDel="00212DDB" w:rsidTr="00461B88">
        <w:trPr>
          <w:jc w:val="center"/>
          <w:del w:id="6452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6D3C33" w:rsidDel="00212DDB" w:rsidRDefault="009F6FBA" w:rsidP="009F6FBA">
            <w:pPr>
              <w:widowControl/>
              <w:jc w:val="left"/>
              <w:rPr>
                <w:del w:id="645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5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药</w:delText>
              </w:r>
              <w:r w:rsidDel="00212DDB">
                <w:rPr>
                  <w:rFonts w:ascii="宋体" w:eastAsia="宋体" w:hAnsi="宋体" w:cs="宋体" w:hint="eastAsia"/>
                  <w:color w:val="000000"/>
                  <w:sz w:val="22"/>
                </w:rPr>
                <w:delText>库</w:delText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6D3C33" w:rsidDel="00212DDB" w:rsidRDefault="009F6FBA" w:rsidP="009F6FBA">
            <w:pPr>
              <w:widowControl/>
              <w:jc w:val="center"/>
              <w:rPr>
                <w:del w:id="645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5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0x6000~0x6FFF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jc w:val="center"/>
              <w:rPr>
                <w:del w:id="6457" w:author="Zhang, Carol (MSHA)" w:date="2019-08-21T13:14:00Z"/>
                <w:color w:val="000000"/>
                <w:sz w:val="22"/>
              </w:rPr>
            </w:pPr>
          </w:p>
        </w:tc>
      </w:tr>
      <w:tr w:rsidR="009F6FBA" w:rsidDel="00212DDB" w:rsidTr="00461B88">
        <w:trPr>
          <w:jc w:val="center"/>
          <w:del w:id="6458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0B6CC4" w:rsidDel="00212DDB" w:rsidRDefault="009F6FBA" w:rsidP="009F6FBA">
            <w:pPr>
              <w:jc w:val="left"/>
              <w:rPr>
                <w:del w:id="6459" w:author="Zhang, Carol (MSHA)" w:date="2019-08-21T13:14:00Z"/>
                <w:color w:val="0000FF"/>
                <w:u w:val="single"/>
              </w:rPr>
            </w:pPr>
            <w:del w:id="646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_Ref479165148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RPr="000B6CC4" w:rsidDel="00212DDB">
                <w:rPr>
                  <w:color w:val="0000FF"/>
                  <w:u w:val="single"/>
                </w:rPr>
                <w:fldChar w:fldCharType="begin"/>
              </w:r>
              <w:r w:rsidRPr="000B6CC4" w:rsidDel="00212DDB">
                <w:rPr>
                  <w:color w:val="0000FF"/>
                  <w:u w:val="single"/>
                </w:rPr>
                <w:delInstrText xml:space="preserve"> REF _Ref479165148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0B6CC4" w:rsidDel="00212DDB">
                <w:rPr>
                  <w:color w:val="0000FF"/>
                  <w:u w:val="single"/>
                </w:rPr>
              </w:r>
              <w:r w:rsidRPr="000B6CC4" w:rsidDel="00212DDB">
                <w:rPr>
                  <w:color w:val="0000FF"/>
                  <w:u w:val="single"/>
                </w:rPr>
                <w:fldChar w:fldCharType="separate"/>
              </w:r>
            </w:del>
            <w:del w:id="646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 DRUG_ITEM</w:delText>
              </w:r>
            </w:del>
            <w:del w:id="6462" w:author="Zhang, Carol (MSHA)" w:date="2019-08-21T13:14:00Z">
              <w:r w:rsidRPr="000B6CC4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46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64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0x6000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465" w:author="Zhang, Carol (MSHA)" w:date="2019-08-21T13:14:00Z"/>
              </w:rPr>
            </w:pPr>
            <w:del w:id="6466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467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0B6CC4" w:rsidDel="00212DDB" w:rsidRDefault="009F6FBA" w:rsidP="009F6FBA">
            <w:pPr>
              <w:jc w:val="left"/>
              <w:rPr>
                <w:del w:id="6468" w:author="Zhang, Carol (MSHA)" w:date="2019-08-21T13:14:00Z"/>
                <w:color w:val="0000FF"/>
                <w:u w:val="single"/>
              </w:rPr>
            </w:pPr>
            <w:del w:id="646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_Ref479165169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_Ref479165169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UPDATE_DRUG_ITEM</w:delText>
              </w:r>
            </w:del>
            <w:del w:id="64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47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73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0x6001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474" w:author="Zhang, Carol (MSHA)" w:date="2019-08-21T13:14:00Z"/>
              </w:rPr>
            </w:pPr>
            <w:del w:id="6475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476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0B6CC4" w:rsidDel="00212DDB" w:rsidRDefault="009F6FBA" w:rsidP="009F6FBA">
            <w:pPr>
              <w:jc w:val="left"/>
              <w:rPr>
                <w:del w:id="6477" w:author="Zhang, Carol (MSHA)" w:date="2019-08-21T13:14:00Z"/>
                <w:color w:val="0000FF"/>
                <w:u w:val="single"/>
              </w:rPr>
            </w:pPr>
            <w:del w:id="647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_Ref479165136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_Ref479165136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GET_CATEGORY_ITEM</w:delText>
              </w:r>
            </w:del>
            <w:del w:id="64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48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82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0x6002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483" w:author="Zhang, Carol (MSHA)" w:date="2019-08-21T13:14:00Z"/>
              </w:rPr>
            </w:pPr>
            <w:del w:id="6484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485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486" w:author="Zhang, Carol (MSHA)" w:date="2019-08-21T13:14:00Z"/>
                <w:color w:val="0000FF"/>
                <w:u w:val="single"/>
              </w:rPr>
            </w:pPr>
            <w:del w:id="648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_Ref479165159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_Ref479165159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8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UPDATE_CATEGORY_ITEM</w:delText>
              </w:r>
            </w:del>
            <w:del w:id="64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49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491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0x6003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492" w:author="Zhang, Carol (MSHA)" w:date="2019-08-21T13:14:00Z"/>
              </w:rPr>
            </w:pPr>
            <w:del w:id="6493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494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495" w:author="Zhang, Carol (MSHA)" w:date="2019-08-21T13:14:00Z"/>
                <w:color w:val="0000FF"/>
                <w:u w:val="single"/>
              </w:rPr>
            </w:pPr>
            <w:del w:id="649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_Ref479165126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_Ref479165126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49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GET_DRUG_LIB_COUNT</w:delText>
              </w:r>
            </w:del>
            <w:del w:id="649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49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00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0x6004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01" w:author="Zhang, Carol (MSHA)" w:date="2019-08-21T13:14:00Z"/>
              </w:rPr>
            </w:pPr>
            <w:del w:id="6502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03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04" w:author="Zhang, Carol (MSHA)" w:date="2019-08-21T13:14:00Z"/>
                <w:color w:val="0000FF"/>
                <w:u w:val="single"/>
              </w:rPr>
            </w:pPr>
            <w:del w:id="650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_Ref494207661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_Ref494207661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0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GET_CATEGORY_COUNT</w:delText>
              </w:r>
            </w:del>
            <w:del w:id="650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50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09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0x6005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10" w:author="Zhang, Carol (MSHA)" w:date="2019-08-21T13:14:00Z"/>
              </w:rPr>
            </w:pPr>
            <w:del w:id="6511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12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13" w:author="Zhang, Carol (MSHA)" w:date="2019-08-21T13:14:00Z"/>
                <w:color w:val="0000FF"/>
                <w:u w:val="single"/>
              </w:rPr>
            </w:pPr>
            <w:del w:id="651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_Ref479165178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_Ref479165178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CLEAR_DRUG_LIB</w:delText>
              </w:r>
            </w:del>
            <w:del w:id="651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51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18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0x6006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19" w:author="Zhang, Carol (MSHA)" w:date="2019-08-21T13:14:00Z"/>
              </w:rPr>
            </w:pPr>
            <w:del w:id="6520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21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22" w:author="Zhang, Carol (MSHA)" w:date="2019-08-21T13:14:00Z"/>
                <w:color w:val="0000FF"/>
                <w:u w:val="single"/>
              </w:rPr>
            </w:pPr>
            <w:del w:id="652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_Ref479672771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_Ref479672771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2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GET_LANGUAGE_COUNT</w:delText>
              </w:r>
            </w:del>
            <w:del w:id="652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52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27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0x6007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28" w:author="Zhang, Carol (MSHA)" w:date="2019-08-21T13:14:00Z"/>
              </w:rPr>
            </w:pPr>
            <w:del w:id="6529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30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31" w:author="Zhang, Carol (MSHA)" w:date="2019-08-21T13:14:00Z"/>
                <w:color w:val="0000FF"/>
                <w:u w:val="single"/>
              </w:rPr>
            </w:pPr>
            <w:del w:id="653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_Ref496800441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_Ref496800441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UPDATE_CATEGORY_DRUGINDEX</w:delText>
              </w:r>
            </w:del>
            <w:del w:id="653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1F6ACC" w:rsidDel="00212DDB" w:rsidRDefault="009F6FBA" w:rsidP="009F6FBA">
            <w:pPr>
              <w:widowControl/>
              <w:jc w:val="center"/>
              <w:rPr>
                <w:del w:id="653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3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0x6008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37" w:author="Zhang, Carol (MSHA)" w:date="2019-08-21T13:14:00Z"/>
              </w:rPr>
            </w:pPr>
            <w:del w:id="6538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39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40" w:author="Zhang, Carol (MSHA)" w:date="2019-08-21T13:14:00Z"/>
                <w:color w:val="0000FF"/>
                <w:u w:val="single"/>
              </w:rPr>
            </w:pPr>
            <w:del w:id="654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_Ref496801869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3.129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_Ref496801869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4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GET_CATEGORY_DRUGINDEX</w:delText>
              </w:r>
            </w:del>
            <w:del w:id="654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54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4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0x6009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Del="00212DDB" w:rsidRDefault="009F6FBA" w:rsidP="009F6FBA">
            <w:pPr>
              <w:rPr>
                <w:del w:id="6546" w:author="Zhang, Carol (MSHA)" w:date="2019-08-21T13:14:00Z"/>
              </w:rPr>
            </w:pPr>
            <w:del w:id="6547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461B88">
        <w:trPr>
          <w:jc w:val="center"/>
          <w:del w:id="6548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461B88" w:rsidDel="00212DDB" w:rsidRDefault="009F6FBA" w:rsidP="009F6FBA">
            <w:pPr>
              <w:jc w:val="left"/>
              <w:rPr>
                <w:del w:id="6549" w:author="Zhang, Carol (MSHA)" w:date="2019-08-21T13:14:00Z"/>
                <w:strike/>
                <w:color w:val="0000FF"/>
                <w:u w:val="single"/>
              </w:rPr>
            </w:pPr>
            <w:del w:id="6550" w:author="Zhang, Carol (MSHA)" w:date="2019-08-21T13:14:00Z">
              <w:r w:rsidRPr="00461B88" w:rsidDel="00212DDB">
                <w:rPr>
                  <w:strike/>
                  <w:color w:val="0000FF"/>
                  <w:u w:val="single"/>
                </w:rPr>
                <w:fldChar w:fldCharType="begin"/>
              </w:r>
              <w:r w:rsidRPr="00461B88" w:rsidDel="00212DDB">
                <w:rPr>
                  <w:strike/>
                  <w:color w:val="0000FF"/>
                  <w:u w:val="single"/>
                </w:rPr>
                <w:delInstrText xml:space="preserve"> REF _Ref514230402 \n \h </w:delInstrText>
              </w:r>
              <w:r w:rsidDel="00212DDB">
                <w:rPr>
                  <w:strike/>
                  <w:color w:val="0000FF"/>
                  <w:u w:val="single"/>
                </w:rPr>
                <w:delInstrText xml:space="preserve"> \* MERGEFORMAT </w:delInstrText>
              </w:r>
              <w:r w:rsidRPr="00461B88" w:rsidDel="00212DDB">
                <w:rPr>
                  <w:strike/>
                  <w:color w:val="0000FF"/>
                  <w:u w:val="single"/>
                </w:rPr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strike/>
                  <w:color w:val="0000FF"/>
                  <w:u w:val="single"/>
                </w:rPr>
                <w:delText>3.130</w:delText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end"/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begin"/>
              </w:r>
              <w:r w:rsidRPr="00461B88" w:rsidDel="00212DDB">
                <w:rPr>
                  <w:strike/>
                  <w:color w:val="0000FF"/>
                  <w:u w:val="single"/>
                </w:rPr>
                <w:delInstrText xml:space="preserve"> REF _Ref514230402 \h  \* MERGEFORMAT </w:delInstrText>
              </w:r>
              <w:r w:rsidRPr="00461B88" w:rsidDel="00212DDB">
                <w:rPr>
                  <w:strike/>
                  <w:color w:val="0000FF"/>
                  <w:u w:val="single"/>
                </w:rPr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separate"/>
              </w:r>
            </w:del>
            <w:del w:id="6551" w:author="Zhang, Carol (MSHA)" w:date="2019-08-21T10:59:00Z">
              <w:r w:rsidR="009736A5" w:rsidRPr="00461B88" w:rsidDel="00E71FAC">
                <w:rPr>
                  <w:strike/>
                  <w:color w:val="0000FF"/>
                  <w:u w:val="single"/>
                </w:rPr>
                <w:delText>ENABLE_DRUGLIB_FEATURES</w:delText>
              </w:r>
            </w:del>
            <w:del w:id="6552" w:author="Zhang, Carol (MSHA)" w:date="2019-08-21T13:14:00Z">
              <w:r w:rsidRPr="00461B88" w:rsidDel="00212DDB">
                <w:rPr>
                  <w:strike/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461B88" w:rsidDel="00212DDB" w:rsidRDefault="009F6FBA" w:rsidP="009F6FBA">
            <w:pPr>
              <w:widowControl/>
              <w:jc w:val="center"/>
              <w:rPr>
                <w:del w:id="6553" w:author="Zhang, Carol (MSHA)" w:date="2019-08-21T13:14:00Z"/>
                <w:rFonts w:ascii="Calibri" w:hAnsi="Calibri" w:cs="Calibri"/>
                <w:strike/>
                <w:color w:val="000000"/>
                <w:sz w:val="22"/>
              </w:rPr>
            </w:pPr>
            <w:del w:id="6554" w:author="Zhang, Carol (MSHA)" w:date="2019-08-21T13:14:00Z">
              <w:r w:rsidRPr="00461B88" w:rsidDel="00212DDB">
                <w:rPr>
                  <w:rFonts w:ascii="Calibri" w:hAnsi="Calibri" w:cs="Calibri"/>
                  <w:strike/>
                  <w:color w:val="000000"/>
                  <w:sz w:val="22"/>
                </w:rPr>
                <w:delText>0x600A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555" w:author="Zhang, Carol (MSHA)" w:date="2019-08-21T13:14:00Z"/>
              </w:rPr>
            </w:pPr>
            <w:del w:id="6556" w:author="Zhang, Carol (MSHA)" w:date="2019-08-21T13:14:00Z">
              <w:r w:rsidRPr="00F069AE" w:rsidDel="00212DDB">
                <w:delText>GPA</w:delText>
              </w:r>
            </w:del>
          </w:p>
        </w:tc>
      </w:tr>
      <w:tr w:rsidR="009F6FBA" w:rsidDel="00212DDB" w:rsidTr="00D141B7">
        <w:trPr>
          <w:jc w:val="center"/>
          <w:del w:id="6557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461B88" w:rsidDel="00212DDB" w:rsidRDefault="009F6FBA" w:rsidP="009F6FBA">
            <w:pPr>
              <w:jc w:val="left"/>
              <w:rPr>
                <w:del w:id="6558" w:author="Zhang, Carol (MSHA)" w:date="2019-08-21T13:14:00Z"/>
                <w:strike/>
                <w:color w:val="0000FF"/>
                <w:u w:val="single"/>
              </w:rPr>
            </w:pPr>
            <w:del w:id="6559" w:author="Zhang, Carol (MSHA)" w:date="2019-08-21T13:14:00Z">
              <w:r w:rsidRPr="00461B88" w:rsidDel="00212DDB">
                <w:rPr>
                  <w:strike/>
                  <w:color w:val="0000FF"/>
                  <w:u w:val="single"/>
                </w:rPr>
                <w:fldChar w:fldCharType="begin"/>
              </w:r>
              <w:r w:rsidRPr="00461B88" w:rsidDel="00212DDB">
                <w:rPr>
                  <w:strike/>
                  <w:color w:val="0000FF"/>
                  <w:u w:val="single"/>
                </w:rPr>
                <w:delInstrText xml:space="preserve"> REF _Ref520474723 \n \h  \* MERGEFORMAT </w:delInstrText>
              </w:r>
              <w:r w:rsidRPr="00461B88" w:rsidDel="00212DDB">
                <w:rPr>
                  <w:strike/>
                  <w:color w:val="0000FF"/>
                  <w:u w:val="single"/>
                </w:rPr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strike/>
                  <w:color w:val="0000FF"/>
                  <w:u w:val="single"/>
                </w:rPr>
                <w:delText>3.131</w:delText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end"/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begin"/>
              </w:r>
              <w:r w:rsidRPr="00461B88" w:rsidDel="00212DDB">
                <w:rPr>
                  <w:strike/>
                  <w:color w:val="0000FF"/>
                  <w:u w:val="single"/>
                </w:rPr>
                <w:delInstrText xml:space="preserve"> REF _Ref520474723 \h  \* MERGEFORMAT </w:delInstrText>
              </w:r>
              <w:r w:rsidRPr="00461B88" w:rsidDel="00212DDB">
                <w:rPr>
                  <w:strike/>
                  <w:color w:val="0000FF"/>
                  <w:u w:val="single"/>
                </w:rPr>
              </w:r>
              <w:r w:rsidRPr="00461B88" w:rsidDel="00212DDB">
                <w:rPr>
                  <w:strike/>
                  <w:color w:val="0000FF"/>
                  <w:u w:val="single"/>
                </w:rPr>
                <w:fldChar w:fldCharType="separate"/>
              </w:r>
            </w:del>
            <w:del w:id="6560" w:author="Zhang, Carol (MSHA)" w:date="2019-08-21T10:59:00Z">
              <w:r w:rsidR="009736A5" w:rsidRPr="00461B88" w:rsidDel="00E71FAC">
                <w:rPr>
                  <w:strike/>
                  <w:color w:val="0000FF"/>
                  <w:u w:val="single"/>
                </w:rPr>
                <w:delText>GET_REGION_LANGUAGE_LIST</w:delText>
              </w:r>
            </w:del>
            <w:del w:id="6561" w:author="Zhang, Carol (MSHA)" w:date="2019-08-21T13:14:00Z">
              <w:r w:rsidRPr="00461B88" w:rsidDel="00212DDB">
                <w:rPr>
                  <w:strike/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461B88" w:rsidDel="00212DDB" w:rsidRDefault="009F6FBA" w:rsidP="009F6FBA">
            <w:pPr>
              <w:widowControl/>
              <w:jc w:val="center"/>
              <w:rPr>
                <w:del w:id="6562" w:author="Zhang, Carol (MSHA)" w:date="2019-08-21T13:14:00Z"/>
                <w:rFonts w:ascii="Calibri" w:hAnsi="Calibri" w:cs="Calibri"/>
                <w:strike/>
                <w:color w:val="000000"/>
                <w:sz w:val="22"/>
              </w:rPr>
            </w:pPr>
            <w:del w:id="6563" w:author="Zhang, Carol (MSHA)" w:date="2019-08-21T13:14:00Z">
              <w:r w:rsidRPr="00461B88" w:rsidDel="00212DDB">
                <w:rPr>
                  <w:rFonts w:ascii="Calibri" w:hAnsi="Calibri" w:cs="Calibri"/>
                  <w:strike/>
                  <w:color w:val="000000"/>
                  <w:sz w:val="22"/>
                </w:rPr>
                <w:delText>0x600B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461B88" w:rsidDel="00212DDB" w:rsidRDefault="009F6FBA" w:rsidP="009F6FBA">
            <w:pPr>
              <w:rPr>
                <w:del w:id="6564" w:author="Zhang, Carol (MSHA)" w:date="2019-08-21T13:14:00Z"/>
                <w:strike/>
              </w:rPr>
            </w:pPr>
            <w:del w:id="6565" w:author="Zhang, Carol (MSHA)" w:date="2019-08-21T13:14:00Z">
              <w:r w:rsidRPr="00461B88" w:rsidDel="00212DDB">
                <w:rPr>
                  <w:strike/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566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67" w:author="Zhang, Carol (MSHA)" w:date="2019-08-21T13:14:00Z"/>
                <w:color w:val="0000FF"/>
                <w:u w:val="single"/>
              </w:rPr>
            </w:pPr>
            <w:del w:id="656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_Ref520474748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_Ref520474748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GET_REGION_CATEGORY_COUNT</w:delText>
              </w:r>
            </w:del>
            <w:del w:id="657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57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7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6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573" w:author="Zhang, Carol (MSHA)" w:date="2019-08-21T13:14:00Z"/>
              </w:rPr>
            </w:pPr>
            <w:del w:id="6574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575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576" w:author="Zhang, Carol (MSHA)" w:date="2019-08-21T13:14:00Z"/>
                <w:color w:val="0000FF"/>
                <w:u w:val="single"/>
              </w:rPr>
            </w:pPr>
            <w:del w:id="657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_Ref520474761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_Ref520474761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GET_REGION_CATEGORY_ITEM</w:delText>
              </w:r>
            </w:del>
            <w:del w:id="657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58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81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6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00D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582" w:author="Zhang, Carol (MSHA)" w:date="2019-08-21T13:14:00Z"/>
              </w:rPr>
            </w:pPr>
            <w:del w:id="6583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584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RPr="009C1D94" w:rsidDel="00212DDB" w:rsidRDefault="009F6FBA" w:rsidP="009C1D94">
            <w:pPr>
              <w:jc w:val="left"/>
              <w:rPr>
                <w:del w:id="6585" w:author="Zhang, Carol (MSHA)" w:date="2019-08-21T13:14:00Z"/>
                <w:color w:val="0000FF"/>
                <w:u w:val="single"/>
              </w:rPr>
            </w:pPr>
            <w:del w:id="6586" w:author="Zhang, Carol (MSHA)" w:date="2019-08-21T13:14:00Z">
              <w:r w:rsidRPr="009C1D94" w:rsidDel="00212DDB">
                <w:rPr>
                  <w:color w:val="0000FF"/>
                  <w:u w:val="single"/>
                </w:rPr>
                <w:fldChar w:fldCharType="begin"/>
              </w:r>
              <w:r w:rsidRPr="00934948" w:rsidDel="00212DDB">
                <w:rPr>
                  <w:color w:val="0000FF"/>
                  <w:u w:val="single"/>
                </w:rPr>
                <w:delInstrText xml:space="preserve"> REF _Ref520474779 \n \h  \* MERGEFORMAT </w:delInstrText>
              </w:r>
              <w:r w:rsidRPr="009C1D94" w:rsidDel="00212DDB">
                <w:rPr>
                  <w:color w:val="0000FF"/>
                  <w:u w:val="single"/>
                </w:rPr>
              </w:r>
              <w:r w:rsidRPr="009C1D94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3.134</w:delText>
              </w:r>
              <w:r w:rsidRPr="009C1D94" w:rsidDel="00212DDB">
                <w:rPr>
                  <w:color w:val="0000FF"/>
                  <w:u w:val="single"/>
                </w:rPr>
                <w:fldChar w:fldCharType="end"/>
              </w:r>
              <w:r w:rsidRPr="00461B88" w:rsidDel="00212DDB">
                <w:rPr>
                  <w:color w:val="0000FF"/>
                  <w:u w:val="single"/>
                </w:rPr>
                <w:fldChar w:fldCharType="begin"/>
              </w:r>
              <w:r w:rsidRPr="00934948" w:rsidDel="00212DDB">
                <w:rPr>
                  <w:color w:val="0000FF"/>
                  <w:u w:val="single"/>
                </w:rPr>
                <w:delInstrText xml:space="preserve"> REF _Ref520474779 \h  \* MERGEFORMAT </w:delInstrText>
              </w:r>
              <w:r w:rsidRPr="00461B88" w:rsidDel="00212DDB">
                <w:rPr>
                  <w:color w:val="0000FF"/>
                  <w:u w:val="single"/>
                </w:rPr>
              </w:r>
              <w:r w:rsidRPr="00461B88" w:rsidDel="00212DDB">
                <w:rPr>
                  <w:color w:val="0000FF"/>
                  <w:u w:val="single"/>
                </w:rPr>
                <w:fldChar w:fldCharType="separate"/>
              </w:r>
            </w:del>
            <w:del w:id="65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START_ UPDATE_REGION_CATEGORY_DRUGINDEX</w:delText>
              </w:r>
            </w:del>
            <w:del w:id="6588" w:author="Zhang, Carol (MSHA)" w:date="2019-08-21T13:14:00Z">
              <w:r w:rsidRPr="00461B88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RPr="00934948" w:rsidDel="00212DDB" w:rsidRDefault="009F6FBA" w:rsidP="009F6FBA">
            <w:pPr>
              <w:widowControl/>
              <w:jc w:val="center"/>
              <w:rPr>
                <w:del w:id="658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90" w:author="Zhang, Carol (MSHA)" w:date="2019-08-21T13:14:00Z">
              <w:r w:rsidRPr="00934948" w:rsidDel="00212DDB">
                <w:rPr>
                  <w:rFonts w:ascii="Calibri" w:hAnsi="Calibri" w:cs="Calibri"/>
                  <w:color w:val="000000"/>
                  <w:sz w:val="22"/>
                </w:rPr>
                <w:delText>0x600E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9F4417" w:rsidDel="00212DDB" w:rsidRDefault="009F6FBA" w:rsidP="009F6FBA">
            <w:pPr>
              <w:rPr>
                <w:del w:id="6591" w:author="Zhang, Carol (MSHA)" w:date="2019-08-21T13:14:00Z"/>
              </w:rPr>
            </w:pPr>
            <w:del w:id="6592" w:author="Zhang, Carol (MSHA)" w:date="2019-08-21T13:14:00Z">
              <w:r w:rsidRPr="009F4417" w:rsidDel="00212DDB">
                <w:rPr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593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2F1634" w:rsidP="009F6FBA">
            <w:pPr>
              <w:jc w:val="left"/>
              <w:rPr>
                <w:del w:id="6594" w:author="Zhang, Carol (MSHA)" w:date="2019-08-21T13:14:00Z"/>
                <w:color w:val="0000FF"/>
                <w:u w:val="single"/>
              </w:rPr>
            </w:pPr>
            <w:del w:id="659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_Ref16846947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_Ref16846947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59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UPDATE_REGION_CATEGORY_DRUGINDEX</w:delText>
              </w:r>
            </w:del>
            <w:del w:id="659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59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599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6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0F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600" w:author="Zhang, Carol (MSHA)" w:date="2019-08-21T13:14:00Z"/>
              </w:rPr>
            </w:pPr>
            <w:del w:id="6601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602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603" w:author="Zhang, Carol (MSHA)" w:date="2019-08-21T13:14:00Z"/>
                <w:color w:val="0000FF"/>
                <w:u w:val="single"/>
              </w:rPr>
            </w:pPr>
            <w:del w:id="660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_Ref520474812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_Ref520474812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0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GET_REGION_CATEGORY_DRUGINDEX</w:delText>
              </w:r>
            </w:del>
            <w:del w:id="66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60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08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10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609" w:author="Zhang, Carol (MSHA)" w:date="2019-08-21T13:14:00Z"/>
              </w:rPr>
            </w:pPr>
            <w:del w:id="6610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D141B7">
        <w:trPr>
          <w:jc w:val="center"/>
          <w:del w:id="6611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612" w:author="Zhang, Carol (MSHA)" w:date="2019-08-21T13:14:00Z"/>
                <w:color w:val="0000FF"/>
                <w:u w:val="single"/>
              </w:rPr>
            </w:pPr>
            <w:del w:id="661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_Ref520474823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_Ref520474823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1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START_IMPORT_DRUGLIB</w:delText>
              </w:r>
            </w:del>
            <w:del w:id="661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61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17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11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618" w:author="Zhang, Carol (MSHA)" w:date="2019-08-21T13:14:00Z"/>
              </w:rPr>
            </w:pPr>
            <w:del w:id="6619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9F6FBA" w:rsidDel="00212DDB" w:rsidTr="00461B88">
        <w:trPr>
          <w:trHeight w:val="167"/>
          <w:jc w:val="center"/>
          <w:del w:id="6620" w:author="Zhang, Carol (MSHA)" w:date="2019-08-21T13:14:00Z"/>
        </w:trPr>
        <w:tc>
          <w:tcPr>
            <w:tcW w:w="5665" w:type="dxa"/>
            <w:shd w:val="clear" w:color="auto" w:fill="00B0F0"/>
          </w:tcPr>
          <w:p w:rsidR="009F6FBA" w:rsidDel="00212DDB" w:rsidRDefault="009F6FBA" w:rsidP="009F6FBA">
            <w:pPr>
              <w:jc w:val="left"/>
              <w:rPr>
                <w:del w:id="6621" w:author="Zhang, Carol (MSHA)" w:date="2019-08-21T13:14:00Z"/>
                <w:color w:val="0000FF"/>
                <w:u w:val="single"/>
              </w:rPr>
            </w:pPr>
            <w:del w:id="662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_Ref520474837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_Ref520474837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END_IMPORT_DRUGLIB</w:delText>
              </w:r>
            </w:del>
            <w:del w:id="662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9F6FBA" w:rsidDel="00212DDB" w:rsidRDefault="009F6FBA" w:rsidP="009F6FBA">
            <w:pPr>
              <w:widowControl/>
              <w:jc w:val="center"/>
              <w:rPr>
                <w:del w:id="662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26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2</w:delText>
              </w:r>
            </w:del>
          </w:p>
        </w:tc>
        <w:tc>
          <w:tcPr>
            <w:tcW w:w="1213" w:type="dxa"/>
            <w:shd w:val="clear" w:color="auto" w:fill="00B0F0"/>
          </w:tcPr>
          <w:p w:rsidR="009F6FBA" w:rsidRPr="00F069AE" w:rsidDel="00212DDB" w:rsidRDefault="009F6FBA" w:rsidP="009F6FBA">
            <w:pPr>
              <w:rPr>
                <w:del w:id="6627" w:author="Zhang, Carol (MSHA)" w:date="2019-08-21T13:14:00Z"/>
              </w:rPr>
            </w:pPr>
            <w:del w:id="6628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3C19EE">
        <w:trPr>
          <w:trHeight w:val="167"/>
          <w:jc w:val="center"/>
          <w:del w:id="6629" w:author="Zhang, Carol (MSHA)" w:date="2019-08-21T13:14:00Z"/>
        </w:trPr>
        <w:tc>
          <w:tcPr>
            <w:tcW w:w="5665" w:type="dxa"/>
            <w:shd w:val="clear" w:color="auto" w:fill="00B0F0"/>
          </w:tcPr>
          <w:p w:rsidR="00BF7CA7" w:rsidDel="00212DDB" w:rsidRDefault="00BF7CA7" w:rsidP="00BF7CA7">
            <w:pPr>
              <w:jc w:val="left"/>
              <w:rPr>
                <w:del w:id="6630" w:author="Zhang, Carol (MSHA)" w:date="2019-08-21T13:14:00Z"/>
                <w:color w:val="0000FF"/>
                <w:u w:val="single"/>
              </w:rPr>
            </w:pPr>
            <w:del w:id="663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_Ref16842648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3.139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_Ref16842648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3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 DRUG_ITEM_WITH_TYPE</w:delText>
              </w:r>
            </w:del>
            <w:del w:id="663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BF7CA7" w:rsidRPr="001F6ACC" w:rsidDel="00212DDB" w:rsidRDefault="00BF7CA7" w:rsidP="003B3DF2">
            <w:pPr>
              <w:widowControl/>
              <w:jc w:val="center"/>
              <w:rPr>
                <w:del w:id="663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35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3</w:delText>
              </w:r>
            </w:del>
          </w:p>
        </w:tc>
        <w:tc>
          <w:tcPr>
            <w:tcW w:w="1213" w:type="dxa"/>
            <w:shd w:val="clear" w:color="auto" w:fill="00B0F0"/>
          </w:tcPr>
          <w:p w:rsidR="00BF7CA7" w:rsidRPr="00D31A85" w:rsidDel="00212DDB" w:rsidRDefault="00BF7CA7" w:rsidP="00BF7CA7">
            <w:pPr>
              <w:rPr>
                <w:del w:id="6636" w:author="Zhang, Carol (MSHA)" w:date="2019-08-21T13:14:00Z"/>
                <w:highlight w:val="yellow"/>
              </w:rPr>
            </w:pPr>
            <w:del w:id="6637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3C19EE">
        <w:trPr>
          <w:trHeight w:val="167"/>
          <w:jc w:val="center"/>
          <w:del w:id="6638" w:author="Zhang, Carol (MSHA)" w:date="2019-08-21T13:14:00Z"/>
        </w:trPr>
        <w:tc>
          <w:tcPr>
            <w:tcW w:w="5665" w:type="dxa"/>
            <w:shd w:val="clear" w:color="auto" w:fill="00B0F0"/>
          </w:tcPr>
          <w:p w:rsidR="00BF7CA7" w:rsidDel="00212DDB" w:rsidRDefault="00BF7CA7" w:rsidP="00BF7CA7">
            <w:pPr>
              <w:jc w:val="left"/>
              <w:rPr>
                <w:del w:id="6639" w:author="Zhang, Carol (MSHA)" w:date="2019-08-21T13:14:00Z"/>
                <w:color w:val="0000FF"/>
                <w:u w:val="single"/>
              </w:rPr>
            </w:pPr>
            <w:del w:id="664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_Ref16842658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_Ref16842658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4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UPDATE_DRUG_ITEM_WITH_TYPE</w:delText>
              </w:r>
            </w:del>
            <w:del w:id="664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BF7CA7" w:rsidRPr="001F6ACC" w:rsidDel="00212DDB" w:rsidRDefault="00BF7CA7" w:rsidP="003B3DF2">
            <w:pPr>
              <w:widowControl/>
              <w:jc w:val="center"/>
              <w:rPr>
                <w:del w:id="664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44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4</w:delText>
              </w:r>
            </w:del>
          </w:p>
        </w:tc>
        <w:tc>
          <w:tcPr>
            <w:tcW w:w="1213" w:type="dxa"/>
            <w:shd w:val="clear" w:color="auto" w:fill="00B0F0"/>
          </w:tcPr>
          <w:p w:rsidR="00BF7CA7" w:rsidRPr="00D31A85" w:rsidDel="00212DDB" w:rsidRDefault="00BF7CA7" w:rsidP="00BF7CA7">
            <w:pPr>
              <w:rPr>
                <w:del w:id="6645" w:author="Zhang, Carol (MSHA)" w:date="2019-08-21T13:14:00Z"/>
                <w:highlight w:val="yellow"/>
              </w:rPr>
            </w:pPr>
            <w:del w:id="6646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40345A" w:rsidDel="00212DDB" w:rsidTr="003C19EE">
        <w:trPr>
          <w:trHeight w:val="167"/>
          <w:jc w:val="center"/>
          <w:del w:id="6647" w:author="Zhang, Carol (MSHA)" w:date="2019-08-21T13:14:00Z"/>
        </w:trPr>
        <w:tc>
          <w:tcPr>
            <w:tcW w:w="5665" w:type="dxa"/>
            <w:shd w:val="clear" w:color="auto" w:fill="00B0F0"/>
          </w:tcPr>
          <w:p w:rsidR="0040345A" w:rsidDel="00212DDB" w:rsidRDefault="006B64FB" w:rsidP="00BF7CA7">
            <w:pPr>
              <w:jc w:val="left"/>
              <w:rPr>
                <w:del w:id="6648" w:author="Zhang, Carol (MSHA)" w:date="2019-08-21T13:14:00Z"/>
                <w:color w:val="0000FF"/>
                <w:u w:val="single"/>
              </w:rPr>
            </w:pPr>
            <w:del w:id="664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_Ref17102636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_Ref17102636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5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START_GET_REGION_CATEGORY_DRUGINDEX</w:delText>
              </w:r>
            </w:del>
            <w:del w:id="665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00B0F0"/>
          </w:tcPr>
          <w:p w:rsidR="0040345A" w:rsidRPr="001F6ACC" w:rsidDel="00212DDB" w:rsidRDefault="006B64FB" w:rsidP="003B3DF2">
            <w:pPr>
              <w:widowControl/>
              <w:jc w:val="center"/>
              <w:rPr>
                <w:del w:id="665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53" w:author="Zhang, Carol (MSHA)" w:date="2019-08-21T13:14:00Z">
              <w:r w:rsidRPr="001F6ACC" w:rsidDel="00212DDB">
                <w:rPr>
                  <w:rFonts w:ascii="Calibri" w:hAnsi="Calibri" w:cs="Calibri"/>
                  <w:color w:val="000000"/>
                  <w:sz w:val="22"/>
                </w:rPr>
                <w:delText>0x60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1</w:delText>
              </w:r>
              <w:r w:rsidR="009736A5" w:rsidDel="00212DDB">
                <w:rPr>
                  <w:rFonts w:ascii="Calibri" w:hAnsi="Calibri" w:cs="Calibri" w:hint="eastAsia"/>
                  <w:color w:val="000000"/>
                  <w:sz w:val="22"/>
                </w:rPr>
                <w:delText>5</w:delText>
              </w:r>
            </w:del>
          </w:p>
        </w:tc>
        <w:tc>
          <w:tcPr>
            <w:tcW w:w="1213" w:type="dxa"/>
            <w:shd w:val="clear" w:color="auto" w:fill="00B0F0"/>
          </w:tcPr>
          <w:p w:rsidR="0040345A" w:rsidRPr="00D31A85" w:rsidDel="00212DDB" w:rsidRDefault="006B64FB" w:rsidP="00BF7CA7">
            <w:pPr>
              <w:rPr>
                <w:del w:id="6654" w:author="Zhang, Carol (MSHA)" w:date="2019-08-21T13:14:00Z"/>
                <w:highlight w:val="yellow"/>
              </w:rPr>
            </w:pPr>
            <w:del w:id="6655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6B64FB" w:rsidDel="00212DDB" w:rsidTr="003C19EE">
        <w:trPr>
          <w:trHeight w:val="167"/>
          <w:jc w:val="center"/>
          <w:del w:id="6656" w:author="Zhang, Carol (MSHA)" w:date="2019-08-21T13:14:00Z"/>
        </w:trPr>
        <w:tc>
          <w:tcPr>
            <w:tcW w:w="5665" w:type="dxa"/>
            <w:shd w:val="clear" w:color="auto" w:fill="00B0F0"/>
          </w:tcPr>
          <w:p w:rsidR="006B64FB" w:rsidDel="00212DDB" w:rsidRDefault="006B64FB" w:rsidP="00BF7CA7">
            <w:pPr>
              <w:jc w:val="left"/>
              <w:rPr>
                <w:del w:id="6657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00B0F0"/>
          </w:tcPr>
          <w:p w:rsidR="006B64FB" w:rsidRPr="001F6ACC" w:rsidDel="00212DDB" w:rsidRDefault="006B64FB" w:rsidP="003B3DF2">
            <w:pPr>
              <w:widowControl/>
              <w:jc w:val="center"/>
              <w:rPr>
                <w:del w:id="6658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00B0F0"/>
          </w:tcPr>
          <w:p w:rsidR="006B64FB" w:rsidRPr="00D31A85" w:rsidDel="00212DDB" w:rsidRDefault="006B64FB" w:rsidP="00BF7CA7">
            <w:pPr>
              <w:rPr>
                <w:del w:id="6659" w:author="Zhang, Carol (MSHA)" w:date="2019-08-21T13:14:00Z"/>
                <w:highlight w:val="yellow"/>
              </w:rPr>
            </w:pPr>
          </w:p>
        </w:tc>
      </w:tr>
      <w:tr w:rsidR="00BF7CA7" w:rsidDel="00212DDB" w:rsidTr="00461B88">
        <w:trPr>
          <w:jc w:val="center"/>
          <w:del w:id="666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RPr="00A05AA3" w:rsidDel="00212DDB" w:rsidRDefault="00BF7CA7" w:rsidP="00BF7CA7">
            <w:pPr>
              <w:widowControl/>
              <w:jc w:val="left"/>
              <w:rPr>
                <w:del w:id="666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62" w:author="Zhang, Carol (MSHA)" w:date="2019-08-21T13:14:00Z">
              <w:r w:rsidRPr="00A05AA3" w:rsidDel="00212DDB">
                <w:rPr>
                  <w:rFonts w:ascii="Calibri" w:hAnsi="Calibri" w:cs="Calibri" w:hint="eastAsia"/>
                  <w:color w:val="000000"/>
                  <w:sz w:val="22"/>
                </w:rPr>
                <w:delText>开发</w:delText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1C0330" w:rsidDel="00212DDB" w:rsidRDefault="00BF7CA7" w:rsidP="00BF7CA7">
            <w:pPr>
              <w:widowControl/>
              <w:rPr>
                <w:del w:id="666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6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0x7000~0x7FFF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center"/>
              <w:rPr>
                <w:del w:id="6665" w:author="Zhang, Carol (MSHA)" w:date="2019-08-21T13:14:00Z"/>
                <w:color w:val="000000"/>
                <w:sz w:val="22"/>
              </w:rPr>
            </w:pPr>
          </w:p>
        </w:tc>
      </w:tr>
      <w:tr w:rsidR="00BF7CA7" w:rsidDel="00212DDB" w:rsidTr="00461B88">
        <w:trPr>
          <w:jc w:val="center"/>
          <w:del w:id="666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667" w:author="Zhang, Carol (MSHA)" w:date="2019-08-21T13:14:00Z"/>
                <w:color w:val="0000FF"/>
                <w:u w:val="single"/>
              </w:rPr>
            </w:pPr>
            <w:del w:id="666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_Ref484184878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_Ref484184878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GET_OCCULSION_PRESSURE_THRESHOLD</w:delText>
              </w:r>
            </w:del>
            <w:del w:id="667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67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72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0x7000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673" w:author="Zhang, Carol (MSHA)" w:date="2019-08-21T13:14:00Z"/>
              </w:rPr>
            </w:pPr>
            <w:del w:id="6674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67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676" w:author="Zhang, Carol (MSHA)" w:date="2019-08-21T13:14:00Z"/>
                <w:color w:val="0000FF"/>
                <w:u w:val="single"/>
              </w:rPr>
            </w:pPr>
            <w:del w:id="667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_Ref485890547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_Ref485890547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GET_SYRINGE_DATA</w:delText>
              </w:r>
            </w:del>
            <w:del w:id="667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68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81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0x7001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682" w:author="Zhang, Carol (MSHA)" w:date="2019-08-21T13:14:00Z"/>
              </w:rPr>
            </w:pPr>
            <w:del w:id="6683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68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RPr="00531615" w:rsidDel="00212DDB" w:rsidRDefault="00BF7CA7" w:rsidP="00BF7CA7">
            <w:pPr>
              <w:jc w:val="left"/>
              <w:rPr>
                <w:del w:id="6685" w:author="Zhang, Carol (MSHA)" w:date="2019-08-21T13:14:00Z"/>
                <w:color w:val="0000FF"/>
                <w:u w:val="single"/>
              </w:rPr>
            </w:pPr>
            <w:del w:id="668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_Ref486938132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_Ref486938132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GET_INPUTS_AT_MAIN</w:delText>
              </w:r>
            </w:del>
            <w:del w:id="668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68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90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0x7002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691" w:author="Zhang, Carol (MSHA)" w:date="2019-08-21T13:14:00Z"/>
              </w:rPr>
            </w:pPr>
            <w:del w:id="6692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69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694" w:author="Zhang, Carol (MSHA)" w:date="2019-08-21T13:14:00Z"/>
                <w:color w:val="0000FF"/>
                <w:u w:val="single"/>
              </w:rPr>
            </w:pPr>
            <w:del w:id="669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_Ref487708821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_Ref487708821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69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GET_BATTERY_THRESHOLD</w:delText>
              </w:r>
            </w:del>
            <w:del w:id="669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69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699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0x7003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00" w:author="Zhang, Carol (MSHA)" w:date="2019-08-21T13:14:00Z"/>
              </w:rPr>
            </w:pPr>
            <w:del w:id="6701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0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03" w:author="Zhang, Carol (MSHA)" w:date="2019-08-21T13:14:00Z"/>
                <w:color w:val="0000FF"/>
                <w:u w:val="single"/>
              </w:rPr>
            </w:pPr>
            <w:del w:id="670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_Ref490051869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_Ref490051869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0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GET_FLASH_ADDRESS_DATA</w:delText>
              </w:r>
            </w:del>
            <w:del w:id="67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0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08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0x7004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09" w:author="Zhang, Carol (MSHA)" w:date="2019-08-21T13:14:00Z"/>
              </w:rPr>
            </w:pPr>
            <w:del w:id="6710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1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RPr="00531615" w:rsidDel="00212DDB" w:rsidRDefault="00BF7CA7" w:rsidP="00BF7CA7">
            <w:pPr>
              <w:jc w:val="left"/>
              <w:rPr>
                <w:del w:id="6712" w:author="Zhang, Carol (MSHA)" w:date="2019-08-21T13:14:00Z"/>
                <w:color w:val="0000FF"/>
                <w:u w:val="single"/>
              </w:rPr>
            </w:pPr>
            <w:del w:id="671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_Ref488932286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_Ref488932286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1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GET_FCT_FLAG</w:delText>
              </w:r>
            </w:del>
            <w:del w:id="671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  <w:r w:rsidRPr="00531615" w:rsidDel="00212DDB">
                <w:rPr>
                  <w:color w:val="0000FF"/>
                  <w:u w:val="single"/>
                </w:rPr>
                <w:delText xml:space="preserve"> </w:delText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1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17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0x7005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18" w:author="Zhang, Carol (MSHA)" w:date="2019-08-21T13:14:00Z"/>
              </w:rPr>
            </w:pPr>
            <w:del w:id="6719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2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21" w:author="Zhang, Carol (MSHA)" w:date="2019-08-21T13:14:00Z"/>
                <w:color w:val="0000FF"/>
                <w:u w:val="single"/>
              </w:rPr>
            </w:pPr>
            <w:del w:id="672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_Ref488932301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_Ref488932301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GET_ADC_REDRESS</w:delText>
              </w:r>
            </w:del>
            <w:del w:id="672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2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26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0x7006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27" w:author="Zhang, Carol (MSHA)" w:date="2019-08-21T13:14:00Z"/>
              </w:rPr>
            </w:pPr>
            <w:del w:id="6728" w:author="Zhang, Carol (MSHA)" w:date="2019-08-21T13:14:00Z">
              <w:r w:rsidRPr="002C6661" w:rsidDel="00212DDB">
                <w:delText>GPA</w:delText>
              </w:r>
              <w:r w:rsidDel="00212DDB">
                <w:delText>,</w:delText>
              </w:r>
              <w:r w:rsidRPr="00D31A85" w:rsidDel="00212DDB">
                <w:rPr>
                  <w:rFonts w:hint="eastAsia"/>
                  <w:highlight w:val="yellow"/>
                </w:rPr>
                <w:delText xml:space="preserve"> LVP</w:delText>
              </w:r>
            </w:del>
          </w:p>
        </w:tc>
      </w:tr>
      <w:tr w:rsidR="00BF7CA7" w:rsidDel="00212DDB" w:rsidTr="00461B88">
        <w:trPr>
          <w:jc w:val="center"/>
          <w:del w:id="6729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30" w:author="Zhang, Carol (MSHA)" w:date="2019-08-21T13:14:00Z"/>
                <w:color w:val="0000FF"/>
                <w:u w:val="single"/>
              </w:rPr>
            </w:pPr>
            <w:del w:id="673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_Ref488932356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3.149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_Ref495396176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3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GET_SYRINGE_PRESSURE_SELF_CALI_VALUE</w:delText>
              </w:r>
            </w:del>
            <w:del w:id="673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3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35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0x7007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36" w:author="Zhang, Carol (MSHA)" w:date="2019-08-21T13:14:00Z"/>
              </w:rPr>
            </w:pPr>
            <w:del w:id="6737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3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39" w:author="Zhang, Carol (MSHA)" w:date="2019-08-21T13:14:00Z"/>
                <w:color w:val="0000FF"/>
                <w:u w:val="single"/>
              </w:rPr>
            </w:pPr>
            <w:del w:id="674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_Ref488932390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_Ref488932390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4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GET_SYRINGE_CALI_FLAG</w:delText>
              </w:r>
            </w:del>
            <w:del w:id="674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4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44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0x7008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45" w:author="Zhang, Carol (MSHA)" w:date="2019-08-21T13:14:00Z"/>
              </w:rPr>
            </w:pPr>
            <w:del w:id="6746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4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48" w:author="Zhang, Carol (MSHA)" w:date="2019-08-21T13:14:00Z"/>
                <w:color w:val="0000FF"/>
                <w:u w:val="single"/>
              </w:rPr>
            </w:pPr>
            <w:del w:id="674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_Ref488932408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_Ref488932408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5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GET_APP_IMG_VALID_FLAG</w:delText>
              </w:r>
            </w:del>
            <w:del w:id="675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5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53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0x7009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54" w:author="Zhang, Carol (MSHA)" w:date="2019-08-21T13:14:00Z"/>
              </w:rPr>
            </w:pPr>
            <w:del w:id="6755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5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57" w:author="Zhang, Carol (MSHA)" w:date="2019-08-21T13:14:00Z"/>
                <w:color w:val="0000FF"/>
                <w:u w:val="single"/>
              </w:rPr>
            </w:pPr>
            <w:del w:id="675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_Ref488932435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_Ref488932435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5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GET_UI_DELIVERY_SECURE_CONFIG</w:delText>
              </w:r>
            </w:del>
            <w:del w:id="676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6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62" w:author="Zhang, Carol (MSHA)" w:date="2019-08-21T13:14:00Z">
              <w:r w:rsidRPr="006860A3" w:rsidDel="00212DDB">
                <w:rPr>
                  <w:rFonts w:ascii="Calibri" w:hAnsi="Calibri" w:cs="Calibri"/>
                  <w:color w:val="000000"/>
                  <w:sz w:val="22"/>
                </w:rPr>
                <w:delText>0x700A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63" w:author="Zhang, Carol (MSHA)" w:date="2019-08-21T13:14:00Z"/>
              </w:rPr>
            </w:pPr>
            <w:del w:id="6764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6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66" w:author="Zhang, Carol (MSHA)" w:date="2019-08-21T13:14:00Z"/>
                <w:color w:val="0000FF"/>
                <w:u w:val="single"/>
              </w:rPr>
            </w:pPr>
            <w:del w:id="676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_Ref495405395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_Ref495405395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6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GET_SYRINGE_SIZE_CALI_RANGE</w:delText>
              </w:r>
            </w:del>
            <w:del w:id="676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6860A3" w:rsidDel="00212DDB" w:rsidRDefault="00BF7CA7" w:rsidP="00BF7CA7">
            <w:pPr>
              <w:widowControl/>
              <w:jc w:val="center"/>
              <w:rPr>
                <w:del w:id="677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7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0x700B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72" w:author="Zhang, Carol (MSHA)" w:date="2019-08-21T13:14:00Z"/>
              </w:rPr>
            </w:pPr>
            <w:del w:id="6773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F936EF">
        <w:trPr>
          <w:jc w:val="center"/>
          <w:del w:id="677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75" w:author="Zhang, Carol (MSHA)" w:date="2019-08-21T13:14:00Z"/>
                <w:color w:val="0000FF"/>
                <w:u w:val="single"/>
              </w:rPr>
            </w:pPr>
            <w:del w:id="677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_Ref487708529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3.22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_Ref487708529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7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GET_LOG</w:delText>
              </w:r>
            </w:del>
            <w:del w:id="677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  <w:r w:rsidRPr="008029AC" w:rsidDel="00212DDB">
                <w:rPr>
                  <w:rFonts w:ascii="Calibri" w:hAnsi="Calibri" w:cs="Calibri"/>
                  <w:color w:val="000000"/>
                  <w:sz w:val="22"/>
                </w:rPr>
                <w:delText>(</w:delText>
              </w:r>
              <w:r w:rsidRPr="00FE10D9" w:rsidDel="00212DDB">
                <w:rPr>
                  <w:rFonts w:ascii="Calibri" w:hAnsi="Calibri" w:cs="Calibri" w:hint="eastAsia"/>
                  <w:color w:val="000000"/>
                  <w:sz w:val="22"/>
                </w:rPr>
                <w:delText>未保护的历史纪录</w:delText>
              </w:r>
              <w:r w:rsidRPr="00FE10D9" w:rsidDel="00212DDB">
                <w:rPr>
                  <w:rFonts w:ascii="Calibri" w:hAnsi="Calibri" w:cs="Calibri" w:hint="eastAsia"/>
                  <w:color w:val="000000"/>
                  <w:sz w:val="22"/>
                </w:rPr>
                <w:delText>)</w:delText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677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80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0x700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C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2C6661" w:rsidDel="00212DDB" w:rsidRDefault="00BF7CA7" w:rsidP="00BF7CA7">
            <w:pPr>
              <w:rPr>
                <w:del w:id="6781" w:author="Zhang, Carol (MSHA)" w:date="2019-08-21T13:14:00Z"/>
              </w:rPr>
            </w:pPr>
            <w:del w:id="6782" w:author="Zhang, Carol (MSHA)" w:date="2019-08-21T13:14:00Z">
              <w:r w:rsidRPr="002C6661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8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>
            <w:pPr>
              <w:jc w:val="left"/>
              <w:rPr>
                <w:del w:id="6784" w:author="Zhang, Carol (MSHA)" w:date="2019-08-21T13:14:00Z"/>
                <w:color w:val="0000FF"/>
                <w:u w:val="single"/>
              </w:rPr>
            </w:pPr>
            <w:del w:id="678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_Ref1485745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86" w:author="Zhang, Carol (MSHA)" w:date="2019-08-21T11:04:00Z">
              <w:r w:rsidR="00E71FAC" w:rsidDel="00E71FAC">
                <w:rPr>
                  <w:color w:val="0000FF"/>
                  <w:u w:val="single"/>
                </w:rPr>
                <w:delText>3.154</w:delText>
              </w:r>
            </w:del>
            <w:del w:id="678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_Ref1485745 \h  \* MERGEFORMAT </w:delInstrText>
              </w:r>
              <w:r w:rsidDel="00212DDB">
                <w:rPr>
                  <w:color w:val="0000FF"/>
                  <w:u w:val="single"/>
                </w:rPr>
              </w:r>
            </w:del>
            <w:del w:id="6788" w:author="Zhang, Carol (MSHA)" w:date="2019-08-21T11:04:00Z"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EXPORT_FILE_FROM_PUMP_START</w:delText>
              </w:r>
            </w:del>
            <w:del w:id="67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  <w:del w:id="6791" w:author="Zhang, Carol (MSHA)" w:date="2019-08-21T11:00:00Z">
              <w:r w:rsidDel="00E71FAC">
                <w:rPr>
                  <w:color w:val="0000FF"/>
                  <w:u w:val="single"/>
                </w:rPr>
                <w:fldChar w:fldCharType="begin"/>
              </w:r>
              <w:r w:rsidDel="00E71FAC">
                <w:rPr>
                  <w:color w:val="0000FF"/>
                  <w:u w:val="single"/>
                </w:rPr>
                <w:delInstrText xml:space="preserve"> REF _Ref501378130 \h  \* MERGEFORMAT </w:delInstrText>
              </w:r>
              <w:r w:rsidDel="00E71FAC">
                <w:rPr>
                  <w:color w:val="0000FF"/>
                  <w:u w:val="single"/>
                </w:rPr>
              </w:r>
              <w:r w:rsidDel="00E71FAC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79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793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00D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794" w:author="Zhang, Carol (MSHA)" w:date="2019-08-21T13:14:00Z"/>
              </w:rPr>
            </w:pPr>
            <w:del w:id="6795" w:author="Zhang, Carol (MSHA)" w:date="2019-08-21T13:14:00Z">
              <w:r w:rsidRPr="00166A83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79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797" w:author="Zhang, Carol (MSHA)" w:date="2019-08-21T13:14:00Z"/>
                <w:color w:val="0000FF"/>
                <w:u w:val="single"/>
              </w:rPr>
            </w:pPr>
            <w:del w:id="679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_Ref501378133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_Ref501378133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79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EXPORT_FILE_FROM_PUMP_PACKAGE</w:delText>
              </w:r>
            </w:del>
            <w:del w:id="680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0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02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00E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03" w:author="Zhang, Carol (MSHA)" w:date="2019-08-21T13:14:00Z"/>
              </w:rPr>
            </w:pPr>
            <w:del w:id="6804" w:author="Zhang, Carol (MSHA)" w:date="2019-08-21T13:14:00Z">
              <w:r w:rsidRPr="00166A83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0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06" w:author="Zhang, Carol (MSHA)" w:date="2019-08-21T13:14:00Z"/>
                <w:color w:val="0000FF"/>
                <w:u w:val="single"/>
              </w:rPr>
            </w:pPr>
            <w:del w:id="680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_Ref507685279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_Ref507685279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0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EXPORT_FILE_FROM_PUMP_RESULT</w:delText>
              </w:r>
            </w:del>
            <w:del w:id="680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75041A" w:rsidDel="00212DDB" w:rsidRDefault="00BF7CA7" w:rsidP="00BF7CA7">
            <w:pPr>
              <w:widowControl/>
              <w:jc w:val="center"/>
              <w:rPr>
                <w:del w:id="6810" w:author="Zhang, Carol (MSHA)" w:date="2019-08-21T13:14:00Z"/>
                <w:rFonts w:ascii="Consolas" w:hAnsi="Consolas" w:cs="Consolas"/>
                <w:color w:val="B5CEA8"/>
                <w:sz w:val="24"/>
                <w:szCs w:val="24"/>
                <w:highlight w:val="black"/>
              </w:rPr>
            </w:pPr>
            <w:del w:id="6811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0F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12" w:author="Zhang, Carol (MSHA)" w:date="2019-08-21T13:14:00Z"/>
              </w:rPr>
            </w:pPr>
            <w:del w:id="6813" w:author="Zhang, Carol (MSHA)" w:date="2019-08-21T13:14:00Z">
              <w:r w:rsidRPr="00166A83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1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15" w:author="Zhang, Carol (MSHA)" w:date="2019-08-21T13:14:00Z"/>
                <w:color w:val="0000FF"/>
                <w:u w:val="single"/>
              </w:rPr>
            </w:pPr>
            <w:del w:id="681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_Ref528760591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_Ref528760591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1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EXPORT_PRESSURE_CALIBRATION_DATA</w:delText>
              </w:r>
            </w:del>
            <w:del w:id="681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681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20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10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2C6661" w:rsidDel="00212DDB" w:rsidRDefault="00BF7CA7" w:rsidP="00BF7CA7">
            <w:pPr>
              <w:rPr>
                <w:del w:id="6821" w:author="Zhang, Carol (MSHA)" w:date="2019-08-21T13:14:00Z"/>
              </w:rPr>
            </w:pPr>
            <w:del w:id="6822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682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24" w:author="Zhang, Carol (MSHA)" w:date="2019-08-21T13:14:00Z"/>
                <w:color w:val="0000FF"/>
                <w:u w:val="single"/>
              </w:rPr>
            </w:pPr>
            <w:del w:id="682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_Ref10642167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_Ref10642167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GET_TUBE_UNINSTALL_THRESHOLD</w:delText>
              </w:r>
            </w:del>
            <w:del w:id="682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2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29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0x7011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D31A85" w:rsidDel="00212DDB" w:rsidRDefault="00BF7CA7" w:rsidP="00BF7CA7">
            <w:pPr>
              <w:rPr>
                <w:del w:id="6830" w:author="Zhang, Carol (MSHA)" w:date="2019-08-21T13:14:00Z"/>
                <w:highlight w:val="yellow"/>
              </w:rPr>
            </w:pPr>
            <w:del w:id="6831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683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33" w:author="Zhang, Carol (MSHA)" w:date="2019-08-21T13:14:00Z"/>
                <w:color w:val="0000FF"/>
                <w:u w:val="single"/>
              </w:rPr>
            </w:pPr>
            <w:del w:id="683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_Ref10642176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3.159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_Ref10642176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3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GET_OCCLUSION_ROLLBACK_VOLUME</w:delText>
              </w:r>
            </w:del>
            <w:del w:id="683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683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38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0x7012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2C6661" w:rsidDel="00212DDB" w:rsidRDefault="00BF7CA7" w:rsidP="00BF7CA7">
            <w:pPr>
              <w:rPr>
                <w:del w:id="6839" w:author="Zhang, Carol (MSHA)" w:date="2019-08-21T13:14:00Z"/>
              </w:rPr>
            </w:pPr>
            <w:del w:id="6840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684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42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6843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D31A85" w:rsidDel="00212DDB" w:rsidRDefault="00BF7CA7" w:rsidP="00BF7CA7">
            <w:pPr>
              <w:rPr>
                <w:del w:id="6844" w:author="Zhang, Carol (MSHA)" w:date="2019-08-21T13:14:00Z"/>
                <w:highlight w:val="yellow"/>
              </w:rPr>
            </w:pPr>
          </w:p>
        </w:tc>
      </w:tr>
      <w:tr w:rsidR="00BF7CA7" w:rsidDel="00212DDB" w:rsidTr="00461B88">
        <w:trPr>
          <w:jc w:val="center"/>
          <w:del w:id="684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46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rPr>
                <w:del w:id="684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48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0x8000~0x8FFF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center"/>
              <w:rPr>
                <w:del w:id="6849" w:author="Zhang, Carol (MSHA)" w:date="2019-08-21T13:14:00Z"/>
                <w:color w:val="000000"/>
                <w:sz w:val="22"/>
              </w:rPr>
            </w:pPr>
          </w:p>
        </w:tc>
      </w:tr>
      <w:tr w:rsidR="00BF7CA7" w:rsidDel="00212DDB" w:rsidTr="00461B88">
        <w:trPr>
          <w:jc w:val="center"/>
          <w:del w:id="685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RPr="00461B88" w:rsidDel="00212DDB" w:rsidRDefault="00BF7CA7" w:rsidP="00BF7CA7">
            <w:pPr>
              <w:jc w:val="left"/>
              <w:rPr>
                <w:del w:id="6851" w:author="Zhang, Carol (MSHA)" w:date="2019-08-21T13:14:00Z"/>
              </w:rPr>
            </w:pPr>
            <w:del w:id="685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_Ref1486190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_Ref1486190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5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RESET_SPI_FLASH_DATA</w:delText>
              </w:r>
            </w:del>
            <w:del w:id="685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5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56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0x8000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57" w:author="Zhang, Carol (MSHA)" w:date="2019-08-21T13:14:00Z"/>
              </w:rPr>
            </w:pPr>
            <w:del w:id="6858" w:author="Zhang, Carol (MSHA)" w:date="2019-08-21T13:14:00Z">
              <w:r w:rsidRPr="00980BF8" w:rsidDel="00212DDB">
                <w:delText>GPA</w:delText>
              </w:r>
              <w:r w:rsidRPr="00D31A85" w:rsidDel="00212DDB">
                <w:rPr>
                  <w:rFonts w:hint="eastAsia"/>
                  <w:highlight w:val="yellow"/>
                </w:rPr>
                <w:delText xml:space="preserve"> </w:delText>
              </w:r>
              <w:r w:rsidDel="00212DDB">
                <w:rPr>
                  <w:highlight w:val="yellow"/>
                </w:rPr>
                <w:delText>,</w:delText>
              </w:r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461B88">
        <w:trPr>
          <w:jc w:val="center"/>
          <w:del w:id="6859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60" w:author="Zhang, Carol (MSHA)" w:date="2019-08-21T13:14:00Z"/>
                <w:color w:val="0000FF"/>
                <w:u w:val="single"/>
              </w:rPr>
            </w:pPr>
            <w:del w:id="686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_Ref484184896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_Ref484184896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SET_OCCULSION_PRESSURE_THRESHOLD</w:delText>
              </w:r>
            </w:del>
            <w:del w:id="686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6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65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0x8001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66" w:author="Zhang, Carol (MSHA)" w:date="2019-08-21T13:14:00Z"/>
              </w:rPr>
            </w:pPr>
            <w:del w:id="6867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6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69" w:author="Zhang, Carol (MSHA)" w:date="2019-08-21T13:14:00Z"/>
                <w:color w:val="0000FF"/>
                <w:u w:val="single"/>
              </w:rPr>
            </w:pPr>
            <w:del w:id="687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_Ref485890550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_Ref485890550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SET_SYRINGE_DATA</w:delText>
              </w:r>
            </w:del>
            <w:del w:id="687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7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74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0x8002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75" w:author="Zhang, Carol (MSHA)" w:date="2019-08-21T13:14:00Z"/>
              </w:rPr>
            </w:pPr>
            <w:del w:id="6876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7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78" w:author="Zhang, Carol (MSHA)" w:date="2019-08-21T13:14:00Z"/>
                <w:color w:val="0000FF"/>
                <w:u w:val="single"/>
              </w:rPr>
            </w:pPr>
            <w:del w:id="687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_Ref487708824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_Ref487708824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 BATTERY_THRESHOLD</w:delText>
              </w:r>
            </w:del>
            <w:del w:id="688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8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83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0x8003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84" w:author="Zhang, Carol (MSHA)" w:date="2019-08-21T13:14:00Z"/>
              </w:rPr>
            </w:pPr>
            <w:del w:id="6885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8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887" w:author="Zhang, Carol (MSHA)" w:date="2019-08-21T13:14:00Z"/>
                <w:color w:val="0000FF"/>
                <w:u w:val="single"/>
              </w:rPr>
            </w:pPr>
            <w:del w:id="688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_Ref490051875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_Ref490051875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SET_FLASH_ADDRESS_DATA</w:delText>
              </w:r>
            </w:del>
            <w:del w:id="689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89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892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0x8004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893" w:author="Zhang, Carol (MSHA)" w:date="2019-08-21T13:14:00Z"/>
              </w:rPr>
            </w:pPr>
            <w:del w:id="6894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89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RPr="00531615" w:rsidDel="00212DDB" w:rsidRDefault="00BF7CA7" w:rsidP="00BF7CA7">
            <w:pPr>
              <w:jc w:val="left"/>
              <w:rPr>
                <w:del w:id="6896" w:author="Zhang, Carol (MSHA)" w:date="2019-08-21T13:14:00Z"/>
                <w:color w:val="0000FF"/>
                <w:u w:val="single"/>
              </w:rPr>
            </w:pPr>
            <w:del w:id="689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_Ref487708537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_Ref487708537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89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WRITE_LOG</w:delText>
              </w:r>
            </w:del>
            <w:del w:id="689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0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01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0x8005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02" w:author="Zhang, Carol (MSHA)" w:date="2019-08-21T13:14:00Z"/>
              </w:rPr>
            </w:pPr>
            <w:del w:id="6903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0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05" w:author="Zhang, Carol (MSHA)" w:date="2019-08-21T13:14:00Z"/>
                <w:color w:val="0000FF"/>
                <w:u w:val="single"/>
              </w:rPr>
            </w:pPr>
            <w:del w:id="690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_Ref488932294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_Ref488932294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SET_FCT_FLAG</w:delText>
              </w:r>
            </w:del>
            <w:del w:id="690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0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10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0x8006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11" w:author="Zhang, Carol (MSHA)" w:date="2019-08-21T13:14:00Z"/>
              </w:rPr>
            </w:pPr>
            <w:del w:id="6912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1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14" w:author="Zhang, Carol (MSHA)" w:date="2019-08-21T13:14:00Z"/>
                <w:color w:val="0000FF"/>
                <w:u w:val="single"/>
              </w:rPr>
            </w:pPr>
            <w:del w:id="691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_Ref488932312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_Ref488932312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SET_ADC_REDRESS</w:delText>
              </w:r>
            </w:del>
            <w:del w:id="691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18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19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0x8007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20" w:author="Zhang, Carol (MSHA)" w:date="2019-08-21T13:14:00Z"/>
              </w:rPr>
            </w:pPr>
            <w:del w:id="6921" w:author="Zhang, Carol (MSHA)" w:date="2019-08-21T13:14:00Z">
              <w:r w:rsidRPr="00980BF8" w:rsidDel="00212DDB">
                <w:delText>GPA</w:delText>
              </w:r>
              <w:r w:rsidRPr="00D31A85" w:rsidDel="00212DDB">
                <w:rPr>
                  <w:rFonts w:hint="eastAsia"/>
                  <w:highlight w:val="yellow"/>
                </w:rPr>
                <w:delText xml:space="preserve"> </w:delText>
              </w:r>
              <w:r w:rsidDel="00212DDB">
                <w:rPr>
                  <w:highlight w:val="yellow"/>
                </w:rPr>
                <w:delText>,</w:delText>
              </w:r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461B88">
        <w:trPr>
          <w:jc w:val="center"/>
          <w:del w:id="692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23" w:author="Zhang, Carol (MSHA)" w:date="2019-08-21T13:14:00Z"/>
                <w:color w:val="0000FF"/>
                <w:u w:val="single"/>
              </w:rPr>
            </w:pPr>
            <w:del w:id="692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_Ref488932344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_Ref488932344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SET_PRESSURE_P_VALUE</w:delText>
              </w:r>
            </w:del>
            <w:del w:id="692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2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28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0x8008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29" w:author="Zhang, Carol (MSHA)" w:date="2019-08-21T13:14:00Z"/>
              </w:rPr>
            </w:pPr>
            <w:del w:id="6930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3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32" w:author="Zhang, Carol (MSHA)" w:date="2019-08-21T13:14:00Z"/>
                <w:color w:val="0000FF"/>
                <w:u w:val="single"/>
              </w:rPr>
            </w:pPr>
            <w:del w:id="693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_Ref488932363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3.169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_Ref495396194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3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SET_SYRINGE_PRESSURE_SELF_CALI_VALUE</w:delText>
              </w:r>
            </w:del>
            <w:del w:id="693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3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37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0x8009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38" w:author="Zhang, Carol (MSHA)" w:date="2019-08-21T13:14:00Z"/>
              </w:rPr>
            </w:pPr>
            <w:del w:id="6939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4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41" w:author="Zhang, Carol (MSHA)" w:date="2019-08-21T13:14:00Z"/>
                <w:color w:val="0000FF"/>
                <w:u w:val="single"/>
              </w:rPr>
            </w:pPr>
            <w:del w:id="694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_Ref488932400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_Ref488932400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SET_SYRINGE_CALI_FLAG</w:delText>
              </w:r>
            </w:del>
            <w:del w:id="694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4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46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0x800A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47" w:author="Zhang, Carol (MSHA)" w:date="2019-08-21T13:14:00Z"/>
              </w:rPr>
            </w:pPr>
            <w:del w:id="6948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49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50" w:author="Zhang, Carol (MSHA)" w:date="2019-08-21T13:14:00Z"/>
                <w:color w:val="0000FF"/>
                <w:u w:val="single"/>
              </w:rPr>
            </w:pPr>
            <w:del w:id="695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_Ref488932419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_Ref488932419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SET_APP_IMG_VALID_FLAG</w:delText>
              </w:r>
            </w:del>
            <w:del w:id="695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5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55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0x800B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56" w:author="Zhang, Carol (MSHA)" w:date="2019-08-21T13:14:00Z"/>
              </w:rPr>
            </w:pPr>
            <w:del w:id="6957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5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59" w:author="Zhang, Carol (MSHA)" w:date="2019-08-21T13:14:00Z"/>
                <w:color w:val="0000FF"/>
                <w:u w:val="single"/>
              </w:rPr>
            </w:pPr>
            <w:del w:id="696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_Ref488932442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_Ref488932442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6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SET_UI_DELIVERY_SECURE_CONFIG</w:delText>
              </w:r>
            </w:del>
            <w:del w:id="696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6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64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0x800C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65" w:author="Zhang, Carol (MSHA)" w:date="2019-08-21T13:14:00Z"/>
              </w:rPr>
            </w:pPr>
            <w:del w:id="6966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6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68" w:author="Zhang, Carol (MSHA)" w:date="2019-08-21T13:14:00Z"/>
                <w:color w:val="0000FF"/>
                <w:u w:val="single"/>
              </w:rPr>
            </w:pPr>
            <w:del w:id="696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_Ref491853200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_Ref491853200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SET_PRESSURE_FACTOR_ABC</w:delText>
              </w:r>
            </w:del>
            <w:del w:id="69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7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73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0x800D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74" w:author="Zhang, Carol (MSHA)" w:date="2019-08-21T13:14:00Z"/>
              </w:rPr>
            </w:pPr>
            <w:del w:id="6975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7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77" w:author="Zhang, Carol (MSHA)" w:date="2019-08-21T13:14:00Z"/>
                <w:color w:val="0000FF"/>
                <w:u w:val="single"/>
              </w:rPr>
            </w:pPr>
            <w:del w:id="697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_Ref491853208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_Ref491853208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SET_SIZE_SENSOR_CALIBRATION_FACTOR_KP</w:delText>
              </w:r>
            </w:del>
            <w:del w:id="69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8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6982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0x800E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83" w:author="Zhang, Carol (MSHA)" w:date="2019-08-21T13:14:00Z"/>
              </w:rPr>
            </w:pPr>
            <w:del w:id="6984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85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86" w:author="Zhang, Carol (MSHA)" w:date="2019-08-21T13:14:00Z"/>
                <w:color w:val="0000FF"/>
                <w:u w:val="single"/>
              </w:rPr>
            </w:pPr>
            <w:del w:id="698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_Ref495405417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_Ref495405417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8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SET_SYRINGE_SIZE_CALI_RANGE</w:delText>
              </w:r>
            </w:del>
            <w:del w:id="69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75041A" w:rsidDel="00212DDB" w:rsidRDefault="00BF7CA7" w:rsidP="00BF7CA7">
            <w:pPr>
              <w:widowControl/>
              <w:jc w:val="center"/>
              <w:rPr>
                <w:del w:id="6990" w:author="Zhang, Carol (MSHA)" w:date="2019-08-21T13:14:00Z"/>
                <w:rFonts w:ascii="Consolas" w:hAnsi="Consolas" w:cs="Consolas"/>
                <w:color w:val="B5CEA8"/>
                <w:sz w:val="24"/>
                <w:szCs w:val="24"/>
                <w:highlight w:val="black"/>
              </w:rPr>
            </w:pPr>
            <w:del w:id="6991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0F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6992" w:author="Zhang, Carol (MSHA)" w:date="2019-08-21T13:14:00Z"/>
              </w:rPr>
            </w:pPr>
            <w:del w:id="6993" w:author="Zhang, Carol (MSHA)" w:date="2019-08-21T13:14:00Z">
              <w:r w:rsidRPr="00980BF8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6994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6995" w:author="Zhang, Carol (MSHA)" w:date="2019-08-21T13:14:00Z"/>
                <w:color w:val="0000FF"/>
                <w:u w:val="single"/>
              </w:rPr>
            </w:pPr>
            <w:del w:id="699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_Ref500762051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_Ref500772396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699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REMOTE_STARTSTOP_INFUSION</w:delText>
              </w:r>
            </w:del>
            <w:del w:id="699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699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00" w:author="Zhang, Carol (MSHA)" w:date="2019-08-21T13:14:00Z">
              <w:r w:rsidRPr="008554A3" w:rsidDel="00212DDB">
                <w:rPr>
                  <w:rFonts w:ascii="Calibri" w:hAnsi="Calibri" w:cs="Calibri"/>
                  <w:color w:val="000000"/>
                  <w:sz w:val="22"/>
                </w:rPr>
                <w:delText>0x80</w:delText>
              </w:r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10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980BF8" w:rsidDel="00212DDB" w:rsidRDefault="00BF7CA7" w:rsidP="00BF7CA7">
            <w:pPr>
              <w:rPr>
                <w:del w:id="7001" w:author="Zhang, Carol (MSHA)" w:date="2019-08-21T13:14:00Z"/>
              </w:rPr>
            </w:pPr>
            <w:del w:id="7002" w:author="Zhang, Carol (MSHA)" w:date="2019-08-21T13:14:00Z">
              <w:r w:rsidDel="00212DDB">
                <w:delText>Remote</w:delText>
              </w:r>
            </w:del>
          </w:p>
        </w:tc>
      </w:tr>
      <w:tr w:rsidR="00BF7CA7" w:rsidDel="00212DDB" w:rsidTr="00461B88">
        <w:trPr>
          <w:jc w:val="center"/>
          <w:del w:id="7003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04" w:author="Zhang, Carol (MSHA)" w:date="2019-08-21T13:14:00Z"/>
                <w:color w:val="0000FF"/>
                <w:u w:val="single"/>
              </w:rPr>
            </w:pPr>
            <w:del w:id="700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_Ref501382451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3.177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_Ref501382451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0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IMPORT_FILE_TO_PUMP_START</w:delText>
              </w:r>
            </w:del>
            <w:del w:id="700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BA5C9F" w:rsidDel="00212DDB" w:rsidRDefault="00BF7CA7" w:rsidP="00BF7CA7">
            <w:pPr>
              <w:jc w:val="center"/>
              <w:rPr>
                <w:del w:id="7008" w:author="Zhang, Carol (MSHA)" w:date="2019-08-21T13:14:00Z"/>
                <w:color w:val="000000"/>
                <w:sz w:val="22"/>
              </w:rPr>
            </w:pPr>
            <w:del w:id="7009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</w:delText>
              </w:r>
              <w:r w:rsidDel="00212DDB">
                <w:rPr>
                  <w:color w:val="000000"/>
                  <w:sz w:val="22"/>
                </w:rPr>
                <w:delText>80</w:delText>
              </w:r>
              <w:r w:rsidRPr="00BA5C9F" w:rsidDel="00212DDB">
                <w:rPr>
                  <w:color w:val="000000"/>
                  <w:sz w:val="22"/>
                </w:rPr>
                <w:delText>11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10" w:author="Zhang, Carol (MSHA)" w:date="2019-08-21T13:14:00Z"/>
              </w:rPr>
            </w:pPr>
            <w:del w:id="7011" w:author="Zhang, Carol (MSHA)" w:date="2019-08-21T13:14:00Z">
              <w:r w:rsidRPr="006520AF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7012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13" w:author="Zhang, Carol (MSHA)" w:date="2019-08-21T13:14:00Z"/>
                <w:color w:val="0000FF"/>
                <w:u w:val="single"/>
              </w:rPr>
            </w:pPr>
            <w:del w:id="701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_Ref501382458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3.178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_Ref501382458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IMPORT_FILE_TO_PUMP_PACKAGE</w:delText>
              </w:r>
            </w:del>
            <w:del w:id="701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BA5C9F" w:rsidDel="00212DDB" w:rsidRDefault="00BF7CA7" w:rsidP="00BF7CA7">
            <w:pPr>
              <w:jc w:val="center"/>
              <w:rPr>
                <w:del w:id="7017" w:author="Zhang, Carol (MSHA)" w:date="2019-08-21T13:14:00Z"/>
                <w:color w:val="000000"/>
                <w:sz w:val="22"/>
              </w:rPr>
            </w:pPr>
            <w:del w:id="7018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</w:delText>
              </w:r>
              <w:r w:rsidDel="00212DDB">
                <w:rPr>
                  <w:color w:val="000000"/>
                  <w:sz w:val="22"/>
                </w:rPr>
                <w:delText>80</w:delText>
              </w:r>
              <w:r w:rsidRPr="00BA5C9F" w:rsidDel="00212DDB">
                <w:rPr>
                  <w:color w:val="000000"/>
                  <w:sz w:val="22"/>
                </w:rPr>
                <w:delText>12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19" w:author="Zhang, Carol (MSHA)" w:date="2019-08-21T13:14:00Z"/>
              </w:rPr>
            </w:pPr>
            <w:del w:id="7020" w:author="Zhang, Carol (MSHA)" w:date="2019-08-21T13:14:00Z">
              <w:r w:rsidRPr="006520AF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7021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22" w:author="Zhang, Carol (MSHA)" w:date="2019-08-21T13:14:00Z"/>
                <w:color w:val="0000FF"/>
                <w:u w:val="single"/>
              </w:rPr>
            </w:pPr>
            <w:del w:id="702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_Ref501382468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3.179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_Ref501382468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2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IMPORT_FILE_TO_PUMP_RESULT</w:delText>
              </w:r>
            </w:del>
            <w:del w:id="7025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BA5C9F" w:rsidDel="00212DDB" w:rsidRDefault="00BF7CA7" w:rsidP="00BF7CA7">
            <w:pPr>
              <w:jc w:val="center"/>
              <w:rPr>
                <w:del w:id="7026" w:author="Zhang, Carol (MSHA)" w:date="2019-08-21T13:14:00Z"/>
                <w:color w:val="000000"/>
                <w:sz w:val="22"/>
              </w:rPr>
            </w:pPr>
            <w:del w:id="7027" w:author="Zhang, Carol (MSHA)" w:date="2019-08-21T13:14:00Z">
              <w:r w:rsidRPr="00BA5C9F" w:rsidDel="00212DDB">
                <w:rPr>
                  <w:color w:val="000000"/>
                  <w:sz w:val="22"/>
                </w:rPr>
                <w:delText>0x</w:delText>
              </w:r>
              <w:r w:rsidDel="00212DDB">
                <w:rPr>
                  <w:color w:val="000000"/>
                  <w:sz w:val="22"/>
                </w:rPr>
                <w:delText>80</w:delText>
              </w:r>
              <w:r w:rsidRPr="00BA5C9F" w:rsidDel="00212DDB">
                <w:rPr>
                  <w:color w:val="000000"/>
                  <w:sz w:val="22"/>
                </w:rPr>
                <w:delText>13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28" w:author="Zhang, Carol (MSHA)" w:date="2019-08-21T13:14:00Z"/>
              </w:rPr>
            </w:pPr>
            <w:del w:id="7029" w:author="Zhang, Carol (MSHA)" w:date="2019-08-21T13:14:00Z">
              <w:r w:rsidRPr="006520AF" w:rsidDel="00212DDB">
                <w:delText>GPA</w:delText>
              </w:r>
            </w:del>
          </w:p>
        </w:tc>
      </w:tr>
      <w:tr w:rsidR="00BF7CA7" w:rsidDel="00212DDB" w:rsidTr="00461B88">
        <w:trPr>
          <w:jc w:val="center"/>
          <w:del w:id="703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31" w:author="Zhang, Carol (MSHA)" w:date="2019-08-21T13:14:00Z"/>
                <w:color w:val="0000FF"/>
                <w:u w:val="single"/>
              </w:rPr>
            </w:pPr>
            <w:del w:id="703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_Ref512426459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_Ref512426459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SET_TOTAL_VOLUME</w:delText>
              </w:r>
            </w:del>
            <w:del w:id="7034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703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3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0x8014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37" w:author="Zhang, Carol (MSHA)" w:date="2019-08-21T13:14:00Z"/>
              </w:rPr>
            </w:pPr>
            <w:del w:id="7038" w:author="Zhang, Carol (MSHA)" w:date="2019-08-21T13:14:00Z">
              <w:r w:rsidRPr="006520AF" w:rsidDel="00212DDB">
                <w:delText>GPA</w:delText>
              </w:r>
              <w:r w:rsidDel="00212DDB">
                <w:delText>,</w:delText>
              </w:r>
              <w:r w:rsidRPr="00D31A85" w:rsidDel="00212DDB">
                <w:rPr>
                  <w:rFonts w:hint="eastAsia"/>
                  <w:highlight w:val="yellow"/>
                </w:rPr>
                <w:delText xml:space="preserve"> LVP</w:delText>
              </w:r>
            </w:del>
          </w:p>
        </w:tc>
      </w:tr>
      <w:tr w:rsidR="00BF7CA7" w:rsidDel="00212DDB" w:rsidTr="00461B88">
        <w:trPr>
          <w:jc w:val="center"/>
          <w:del w:id="7039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40" w:author="Zhang, Carol (MSHA)" w:date="2019-08-21T13:14:00Z"/>
                <w:color w:val="0000FF"/>
                <w:u w:val="single"/>
              </w:rPr>
            </w:pPr>
            <w:del w:id="704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_Ref1484874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_Ref1484874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4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SET_BRAND_EACH_PRESSURE_P_VALUE</w:delText>
              </w:r>
            </w:del>
            <w:del w:id="704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704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4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0x801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5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46" w:author="Zhang, Carol (MSHA)" w:date="2019-08-21T13:14:00Z"/>
              </w:rPr>
            </w:pPr>
            <w:del w:id="7047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7048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49" w:author="Zhang, Carol (MSHA)" w:date="2019-08-21T13:14:00Z"/>
                <w:color w:val="0000FF"/>
                <w:u w:val="single"/>
              </w:rPr>
            </w:pPr>
            <w:del w:id="705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_Ref10642673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_Ref10642673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5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SET_TUBE_UNINSTALL_THRESHOLD</w:delText>
              </w:r>
            </w:del>
            <w:del w:id="705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705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5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0x801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6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D31A85" w:rsidDel="00212DDB" w:rsidRDefault="00BF7CA7" w:rsidP="00BF7CA7">
            <w:pPr>
              <w:rPr>
                <w:del w:id="7055" w:author="Zhang, Carol (MSHA)" w:date="2019-08-21T13:14:00Z"/>
                <w:highlight w:val="yellow"/>
              </w:rPr>
            </w:pPr>
            <w:del w:id="7056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7057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58" w:author="Zhang, Carol (MSHA)" w:date="2019-08-21T13:14:00Z"/>
                <w:color w:val="0000FF"/>
                <w:u w:val="single"/>
              </w:rPr>
            </w:pPr>
            <w:del w:id="705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_Ref10642682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_Ref10642682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06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SET_OCCLUSION_ROLLBACK_VOLUME</w:delText>
              </w:r>
            </w:del>
            <w:del w:id="706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706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6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0x801</w:delText>
              </w:r>
              <w:r w:rsidDel="00212DDB">
                <w:rPr>
                  <w:rFonts w:ascii="Calibri" w:hAnsi="Calibri" w:cs="Calibri" w:hint="eastAsia"/>
                  <w:color w:val="000000"/>
                  <w:sz w:val="22"/>
                </w:rPr>
                <w:delText>7</w:delText>
              </w:r>
            </w:del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D31A85" w:rsidDel="00212DDB" w:rsidRDefault="00BF7CA7" w:rsidP="00BF7CA7">
            <w:pPr>
              <w:rPr>
                <w:del w:id="7064" w:author="Zhang, Carol (MSHA)" w:date="2019-08-21T13:14:00Z"/>
                <w:highlight w:val="yellow"/>
              </w:rPr>
            </w:pPr>
            <w:del w:id="7065" w:author="Zhang, Carol (MSHA)" w:date="2019-08-21T13:14:00Z">
              <w:r w:rsidRPr="00D31A85" w:rsidDel="00212DDB">
                <w:rPr>
                  <w:rFonts w:hint="eastAsia"/>
                  <w:highlight w:val="yellow"/>
                </w:rPr>
                <w:delText>LVP</w:delText>
              </w:r>
            </w:del>
          </w:p>
        </w:tc>
      </w:tr>
      <w:tr w:rsidR="00BF7CA7" w:rsidDel="00212DDB" w:rsidTr="00D141B7">
        <w:trPr>
          <w:jc w:val="center"/>
          <w:del w:id="7066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67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widowControl/>
              <w:jc w:val="center"/>
              <w:rPr>
                <w:del w:id="7068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RPr="00D31A85" w:rsidDel="00212DDB" w:rsidRDefault="00BF7CA7" w:rsidP="00BF7CA7">
            <w:pPr>
              <w:rPr>
                <w:del w:id="7069" w:author="Zhang, Carol (MSHA)" w:date="2019-08-21T13:14:00Z"/>
                <w:highlight w:val="yellow"/>
              </w:rPr>
            </w:pPr>
          </w:p>
        </w:tc>
      </w:tr>
      <w:tr w:rsidR="00BF7CA7" w:rsidDel="00212DDB" w:rsidTr="00461B88">
        <w:trPr>
          <w:jc w:val="center"/>
          <w:del w:id="7070" w:author="Zhang, Carol (MSHA)" w:date="2019-08-21T13:14:00Z"/>
        </w:trPr>
        <w:tc>
          <w:tcPr>
            <w:tcW w:w="5665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jc w:val="left"/>
              <w:rPr>
                <w:del w:id="7071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9CC2E5" w:themeFill="accent1" w:themeFillTint="99"/>
          </w:tcPr>
          <w:p w:rsidR="00BF7CA7" w:rsidRPr="008554A3" w:rsidDel="00212DDB" w:rsidRDefault="00BF7CA7" w:rsidP="00BF7CA7">
            <w:pPr>
              <w:widowControl/>
              <w:jc w:val="center"/>
              <w:rPr>
                <w:del w:id="7072" w:author="Zhang, Carol (MSHA)" w:date="2019-08-21T13:14:00Z"/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9CC2E5" w:themeFill="accent1" w:themeFillTint="99"/>
          </w:tcPr>
          <w:p w:rsidR="00BF7CA7" w:rsidDel="00212DDB" w:rsidRDefault="00BF7CA7" w:rsidP="00BF7CA7">
            <w:pPr>
              <w:rPr>
                <w:del w:id="7073" w:author="Zhang, Carol (MSHA)" w:date="2019-08-21T13:14:00Z"/>
              </w:rPr>
            </w:pPr>
          </w:p>
        </w:tc>
      </w:tr>
      <w:tr w:rsidR="00BF7CA7" w:rsidDel="00212DDB" w:rsidTr="00461B88">
        <w:trPr>
          <w:jc w:val="center"/>
          <w:del w:id="7074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DB39E8" w:rsidDel="00212DDB" w:rsidRDefault="00BF7CA7" w:rsidP="00BF7CA7">
            <w:pPr>
              <w:widowControl/>
              <w:rPr>
                <w:del w:id="707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76" w:author="Zhang, Carol (MSHA)" w:date="2019-08-21T13:14:00Z">
              <w:r w:rsidRPr="00DB39E8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RPr="00741445" w:rsidDel="00212DDB" w:rsidRDefault="00BF7CA7" w:rsidP="00BF7CA7">
            <w:pPr>
              <w:widowControl/>
              <w:jc w:val="center"/>
              <w:rPr>
                <w:del w:id="7077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78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0x9000~0x9FFF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jc w:val="center"/>
              <w:rPr>
                <w:del w:id="7079" w:author="Zhang, Carol (MSHA)" w:date="2019-08-21T13:14:00Z"/>
                <w:color w:val="000000"/>
                <w:sz w:val="22"/>
              </w:rPr>
            </w:pPr>
          </w:p>
        </w:tc>
      </w:tr>
      <w:tr w:rsidR="00BF7CA7" w:rsidDel="00212DDB" w:rsidTr="00461B88">
        <w:trPr>
          <w:jc w:val="center"/>
          <w:del w:id="7080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DB39E8" w:rsidDel="00212DDB" w:rsidRDefault="00BF7CA7" w:rsidP="00BF7CA7">
            <w:pPr>
              <w:jc w:val="left"/>
              <w:rPr>
                <w:del w:id="708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82" w:author="Zhang, Carol (MSHA)" w:date="2019-08-21T13:14:00Z">
              <w:r w:rsidRPr="00BC5C85" w:rsidDel="00212DDB">
                <w:rPr>
                  <w:color w:val="0000FF"/>
                  <w:u w:val="single"/>
                </w:rPr>
                <w:fldChar w:fldCharType="begin"/>
              </w:r>
              <w:r w:rsidRPr="00BC5C85" w:rsidDel="00212DDB">
                <w:rPr>
                  <w:color w:val="0000FF"/>
                  <w:u w:val="single"/>
                </w:rPr>
                <w:delInstrText xml:space="preserve"> REF _Ref499025112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BC5C85" w:rsidDel="00212DDB">
                <w:rPr>
                  <w:color w:val="0000FF"/>
                  <w:u w:val="single"/>
                </w:rPr>
              </w:r>
              <w:r w:rsidRPr="00BC5C85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3.184</w:delText>
              </w:r>
              <w:r w:rsidRPr="00BC5C85" w:rsidDel="00212DDB">
                <w:rPr>
                  <w:color w:val="0000FF"/>
                  <w:u w:val="single"/>
                </w:rPr>
                <w:fldChar w:fldCharType="end"/>
              </w:r>
              <w:r w:rsidRPr="00BC5C85" w:rsidDel="00212DDB">
                <w:rPr>
                  <w:color w:val="0000FF"/>
                  <w:u w:val="single"/>
                </w:rPr>
                <w:fldChar w:fldCharType="begin"/>
              </w:r>
              <w:r w:rsidRPr="00BC5C85" w:rsidDel="00212DDB">
                <w:rPr>
                  <w:color w:val="0000FF"/>
                  <w:u w:val="single"/>
                </w:rPr>
                <w:delInstrText xml:space="preserve"> REF _Ref499025112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BC5C85" w:rsidDel="00212DDB">
                <w:rPr>
                  <w:color w:val="0000FF"/>
                  <w:u w:val="single"/>
                </w:rPr>
              </w:r>
              <w:r w:rsidRPr="00BC5C85" w:rsidDel="00212DDB">
                <w:rPr>
                  <w:color w:val="0000FF"/>
                  <w:u w:val="single"/>
                </w:rPr>
                <w:fldChar w:fldCharType="separate"/>
              </w:r>
            </w:del>
            <w:del w:id="70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ROLLBACK_VOLUME</w:delText>
              </w:r>
            </w:del>
            <w:del w:id="7084" w:author="Zhang, Carol (MSHA)" w:date="2019-08-21T13:14:00Z">
              <w:r w:rsidRPr="00BC5C85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085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86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0x9000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087" w:author="Zhang, Carol (MSHA)" w:date="2019-08-21T13:14:00Z"/>
              </w:rPr>
            </w:pPr>
            <w:del w:id="7088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089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DB39E8" w:rsidDel="00212DDB" w:rsidRDefault="00BF7CA7" w:rsidP="00BF7CA7">
            <w:pPr>
              <w:widowControl/>
              <w:rPr>
                <w:del w:id="709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91" w:author="Zhang, Carol (MSHA)" w:date="2019-08-21T13:14:00Z">
              <w:r w:rsidRPr="00B31D2D" w:rsidDel="00212DDB">
                <w:rPr>
                  <w:color w:val="0000FF"/>
                  <w:u w:val="single"/>
                </w:rPr>
                <w:fldChar w:fldCharType="begin"/>
              </w:r>
              <w:r w:rsidRPr="00B31D2D" w:rsidDel="00212DDB">
                <w:rPr>
                  <w:color w:val="0000FF"/>
                  <w:u w:val="single"/>
                </w:rPr>
                <w:delInstrText xml:space="preserve"> REF _Ref499025277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B31D2D" w:rsidDel="00212DDB">
                <w:rPr>
                  <w:color w:val="0000FF"/>
                  <w:u w:val="single"/>
                </w:rPr>
              </w:r>
              <w:r w:rsidRPr="00B31D2D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3.185</w:delText>
              </w:r>
              <w:r w:rsidRPr="00B31D2D" w:rsidDel="00212DDB">
                <w:rPr>
                  <w:color w:val="0000FF"/>
                  <w:u w:val="single"/>
                </w:rPr>
                <w:fldChar w:fldCharType="end"/>
              </w:r>
              <w:r w:rsidRPr="00B31D2D" w:rsidDel="00212DDB">
                <w:rPr>
                  <w:color w:val="0000FF"/>
                  <w:u w:val="single"/>
                </w:rPr>
                <w:fldChar w:fldCharType="begin"/>
              </w:r>
              <w:r w:rsidRPr="00B31D2D" w:rsidDel="00212DDB">
                <w:rPr>
                  <w:color w:val="0000FF"/>
                  <w:u w:val="single"/>
                </w:rPr>
                <w:delInstrText xml:space="preserve"> REF _Ref499025277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B31D2D" w:rsidDel="00212DDB">
                <w:rPr>
                  <w:color w:val="0000FF"/>
                  <w:u w:val="single"/>
                </w:rPr>
              </w:r>
              <w:r w:rsidRPr="00B31D2D" w:rsidDel="00212DDB">
                <w:rPr>
                  <w:color w:val="0000FF"/>
                  <w:u w:val="single"/>
                </w:rPr>
                <w:fldChar w:fldCharType="separate"/>
              </w:r>
            </w:del>
            <w:del w:id="709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GET_SCREEN_VALUE</w:delText>
              </w:r>
            </w:del>
            <w:del w:id="7093" w:author="Zhang, Carol (MSHA)" w:date="2019-08-21T13:14:00Z">
              <w:r w:rsidRPr="00B31D2D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09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09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0x9001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096" w:author="Zhang, Carol (MSHA)" w:date="2019-08-21T13:14:00Z"/>
              </w:rPr>
            </w:pPr>
            <w:del w:id="7097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098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7126F4" w:rsidDel="00212DDB" w:rsidRDefault="00BF7CA7" w:rsidP="00BF7CA7">
            <w:pPr>
              <w:widowControl/>
              <w:rPr>
                <w:del w:id="7099" w:author="Zhang, Carol (MSHA)" w:date="2019-08-21T13:14:00Z"/>
                <w:color w:val="0000FF"/>
                <w:u w:val="single"/>
              </w:rPr>
            </w:pPr>
            <w:del w:id="710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RPr="007126F4" w:rsidDel="00212DDB">
                <w:rPr>
                  <w:color w:val="0000FF"/>
                  <w:u w:val="single"/>
                </w:rPr>
                <w:delInstrText xml:space="preserve"> REF _Ref499026122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3.186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_Ref499026122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0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GET_TITLE_HINT</w:delText>
              </w:r>
            </w:del>
            <w:del w:id="710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03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0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0x9002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105" w:author="Zhang, Carol (MSHA)" w:date="2019-08-21T13:14:00Z"/>
              </w:rPr>
            </w:pPr>
            <w:del w:id="7106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107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C47295" w:rsidDel="00212DDB" w:rsidRDefault="00BF7CA7" w:rsidP="00BF7CA7">
            <w:pPr>
              <w:widowControl/>
              <w:rPr>
                <w:del w:id="7108" w:author="Zhang, Carol (MSHA)" w:date="2019-08-21T13:14:00Z"/>
                <w:color w:val="0000FF"/>
                <w:u w:val="single"/>
              </w:rPr>
            </w:pPr>
            <w:del w:id="7109" w:author="Zhang, Carol (MSHA)" w:date="2019-08-21T13:14:00Z">
              <w:r w:rsidRPr="00C47295" w:rsidDel="00212DDB">
                <w:rPr>
                  <w:color w:val="0000FF"/>
                  <w:u w:val="single"/>
                </w:rPr>
                <w:fldChar w:fldCharType="begin"/>
              </w:r>
              <w:r w:rsidRPr="00C47295" w:rsidDel="00212DDB">
                <w:rPr>
                  <w:color w:val="0000FF"/>
                  <w:u w:val="single"/>
                </w:rPr>
                <w:delInstrText xml:space="preserve"> REF _Ref499221242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C47295" w:rsidDel="00212DDB">
                <w:rPr>
                  <w:color w:val="0000FF"/>
                  <w:u w:val="single"/>
                </w:rPr>
              </w:r>
              <w:r w:rsidRPr="00C47295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3.187</w:delText>
              </w:r>
              <w:r w:rsidRPr="00C47295" w:rsidDel="00212DDB">
                <w:rPr>
                  <w:color w:val="0000FF"/>
                  <w:u w:val="single"/>
                </w:rPr>
                <w:fldChar w:fldCharType="end"/>
              </w:r>
              <w:r w:rsidRPr="00C47295" w:rsidDel="00212DDB">
                <w:rPr>
                  <w:color w:val="0000FF"/>
                  <w:u w:val="single"/>
                </w:rPr>
                <w:fldChar w:fldCharType="begin"/>
              </w:r>
              <w:r w:rsidRPr="00C47295" w:rsidDel="00212DDB">
                <w:rPr>
                  <w:color w:val="0000FF"/>
                  <w:u w:val="single"/>
                </w:rPr>
                <w:delInstrText xml:space="preserve"> REF _Ref499221242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C47295" w:rsidDel="00212DDB">
                <w:rPr>
                  <w:color w:val="0000FF"/>
                  <w:u w:val="single"/>
                </w:rPr>
              </w:r>
              <w:r w:rsidRPr="00C47295" w:rsidDel="00212DDB">
                <w:rPr>
                  <w:color w:val="0000FF"/>
                  <w:u w:val="single"/>
                </w:rPr>
                <w:fldChar w:fldCharType="separate"/>
              </w:r>
            </w:del>
            <w:del w:id="711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FORWARD_VOLUME</w:delText>
              </w:r>
            </w:del>
            <w:del w:id="7111" w:author="Zhang, Carol (MSHA)" w:date="2019-08-21T13:14:00Z">
              <w:r w:rsidRPr="00C47295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1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1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0x9003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114" w:author="Zhang, Carol (MSHA)" w:date="2019-08-21T13:14:00Z"/>
              </w:rPr>
            </w:pPr>
            <w:del w:id="7115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116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C47295" w:rsidDel="00212DDB" w:rsidRDefault="00BF7CA7" w:rsidP="00BF7CA7">
            <w:pPr>
              <w:widowControl/>
              <w:rPr>
                <w:del w:id="7117" w:author="Zhang, Carol (MSHA)" w:date="2019-08-21T13:14:00Z"/>
                <w:color w:val="0000FF"/>
                <w:u w:val="single"/>
              </w:rPr>
            </w:pPr>
            <w:del w:id="7118" w:author="Zhang, Carol (MSHA)" w:date="2019-08-21T13:14:00Z">
              <w:r w:rsidRPr="00C47295" w:rsidDel="00212DDB">
                <w:rPr>
                  <w:color w:val="0000FF"/>
                  <w:u w:val="single"/>
                </w:rPr>
                <w:fldChar w:fldCharType="begin"/>
              </w:r>
              <w:r w:rsidRPr="00C47295" w:rsidDel="00212DDB">
                <w:rPr>
                  <w:color w:val="0000FF"/>
                  <w:u w:val="single"/>
                </w:rPr>
                <w:delInstrText xml:space="preserve"> REF _Ref499221253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C47295" w:rsidDel="00212DDB">
                <w:rPr>
                  <w:color w:val="0000FF"/>
                  <w:u w:val="single"/>
                </w:rPr>
              </w:r>
              <w:r w:rsidRPr="00C47295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3.188</w:delText>
              </w:r>
              <w:r w:rsidRPr="00C47295" w:rsidDel="00212DDB">
                <w:rPr>
                  <w:color w:val="0000FF"/>
                  <w:u w:val="single"/>
                </w:rPr>
                <w:fldChar w:fldCharType="end"/>
              </w:r>
              <w:r w:rsidRPr="00C47295" w:rsidDel="00212DDB">
                <w:rPr>
                  <w:color w:val="0000FF"/>
                  <w:u w:val="single"/>
                </w:rPr>
                <w:fldChar w:fldCharType="begin"/>
              </w:r>
              <w:r w:rsidRPr="00C47295" w:rsidDel="00212DDB">
                <w:rPr>
                  <w:color w:val="0000FF"/>
                  <w:u w:val="single"/>
                </w:rPr>
                <w:delInstrText xml:space="preserve"> REF _Ref499221253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C47295" w:rsidDel="00212DDB">
                <w:rPr>
                  <w:color w:val="0000FF"/>
                  <w:u w:val="single"/>
                </w:rPr>
              </w:r>
              <w:r w:rsidRPr="00C47295" w:rsidDel="00212DDB">
                <w:rPr>
                  <w:color w:val="0000FF"/>
                  <w:u w:val="single"/>
                </w:rPr>
                <w:fldChar w:fldCharType="separate"/>
              </w:r>
            </w:del>
            <w:del w:id="71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STOP_MOTOR</w:delText>
              </w:r>
            </w:del>
            <w:del w:id="7120" w:author="Zhang, Carol (MSHA)" w:date="2019-08-21T13:14:00Z">
              <w:r w:rsidRPr="00C47295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21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2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0x9004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123" w:author="Zhang, Carol (MSHA)" w:date="2019-08-21T13:14:00Z"/>
              </w:rPr>
            </w:pPr>
            <w:del w:id="7124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125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DB39E8" w:rsidDel="00212DDB" w:rsidRDefault="00BF7CA7" w:rsidP="00BF7CA7">
            <w:pPr>
              <w:widowControl/>
              <w:rPr>
                <w:del w:id="7126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27" w:author="Zhang, Carol (MSHA)" w:date="2019-08-21T13:14:00Z">
              <w:r w:rsidRPr="00D960C6" w:rsidDel="00212DDB">
                <w:rPr>
                  <w:color w:val="0000FF"/>
                  <w:u w:val="single"/>
                </w:rPr>
                <w:fldChar w:fldCharType="begin"/>
              </w:r>
              <w:r w:rsidRPr="00D960C6" w:rsidDel="00212DDB">
                <w:rPr>
                  <w:color w:val="0000FF"/>
                  <w:u w:val="single"/>
                </w:rPr>
                <w:delInstrText xml:space="preserve"> REF _Ref500937047 \n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D960C6" w:rsidDel="00212DDB">
                <w:rPr>
                  <w:color w:val="0000FF"/>
                  <w:u w:val="single"/>
                </w:rPr>
              </w:r>
              <w:r w:rsidRPr="00D960C6"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3.189</w:delText>
              </w:r>
              <w:r w:rsidRPr="00D960C6" w:rsidDel="00212DDB">
                <w:rPr>
                  <w:color w:val="0000FF"/>
                  <w:u w:val="single"/>
                </w:rPr>
                <w:fldChar w:fldCharType="end"/>
              </w:r>
              <w:r w:rsidRPr="00D960C6" w:rsidDel="00212DDB">
                <w:rPr>
                  <w:color w:val="0000FF"/>
                  <w:u w:val="single"/>
                </w:rPr>
                <w:fldChar w:fldCharType="begin"/>
              </w:r>
              <w:r w:rsidRPr="00D960C6" w:rsidDel="00212DDB">
                <w:rPr>
                  <w:color w:val="0000FF"/>
                  <w:u w:val="single"/>
                </w:rPr>
                <w:delInstrText xml:space="preserve"> REF _Ref500937047 \h </w:delInstrText>
              </w:r>
              <w:r w:rsidDel="00212DDB">
                <w:rPr>
                  <w:color w:val="0000FF"/>
                  <w:u w:val="single"/>
                </w:rPr>
                <w:delInstrText xml:space="preserve"> \* MERGEFORMAT </w:delInstrText>
              </w:r>
              <w:r w:rsidRPr="00D960C6" w:rsidDel="00212DDB">
                <w:rPr>
                  <w:color w:val="0000FF"/>
                  <w:u w:val="single"/>
                </w:rPr>
              </w:r>
              <w:r w:rsidRPr="00D960C6" w:rsidDel="00212DDB">
                <w:rPr>
                  <w:color w:val="0000FF"/>
                  <w:u w:val="single"/>
                </w:rPr>
                <w:fldChar w:fldCharType="separate"/>
              </w:r>
            </w:del>
            <w:del w:id="71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GET_RIGHT_AREA_SCREEN_VALUE</w:delText>
              </w:r>
            </w:del>
            <w:del w:id="7129" w:author="Zhang, Carol (MSHA)" w:date="2019-08-21T13:14:00Z">
              <w:r w:rsidRPr="00D960C6"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30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3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0x9005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132" w:author="Zhang, Carol (MSHA)" w:date="2019-08-21T13:14:00Z"/>
              </w:rPr>
            </w:pPr>
            <w:del w:id="7133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134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RPr="00D960C6" w:rsidDel="00212DDB" w:rsidRDefault="00BF7CA7" w:rsidP="00BF7CA7">
            <w:pPr>
              <w:widowControl/>
              <w:rPr>
                <w:del w:id="7135" w:author="Zhang, Carol (MSHA)" w:date="2019-08-21T13:14:00Z"/>
                <w:color w:val="0000FF"/>
                <w:u w:val="single"/>
              </w:rPr>
            </w:pPr>
            <w:del w:id="7136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_Ref501118843 \n \h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3.190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_Ref501118843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GET_CURSOR_POS_IN_SCREEN</w:delText>
              </w:r>
            </w:del>
            <w:del w:id="713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39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40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0x9006</w:delText>
              </w:r>
            </w:del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rPr>
                <w:del w:id="7141" w:author="Zhang, Carol (MSHA)" w:date="2019-08-21T13:14:00Z"/>
              </w:rPr>
            </w:pPr>
            <w:del w:id="7142" w:author="Zhang, Carol (MSHA)" w:date="2019-08-21T13:14:00Z">
              <w:r w:rsidRPr="006837EB" w:rsidDel="00212DDB">
                <w:rPr>
                  <w:rFonts w:ascii="Calibri" w:hAnsi="Calibri" w:cs="Calibri"/>
                  <w:color w:val="000000"/>
                  <w:sz w:val="22"/>
                </w:rPr>
                <w:delText>TAA</w:delText>
              </w:r>
            </w:del>
          </w:p>
        </w:tc>
      </w:tr>
      <w:tr w:rsidR="00BF7CA7" w:rsidDel="00212DDB" w:rsidTr="00461B88">
        <w:trPr>
          <w:jc w:val="center"/>
          <w:del w:id="7143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RPr="005B2596" w:rsidDel="00212DDB" w:rsidRDefault="00BF7CA7" w:rsidP="00BF7CA7">
            <w:pPr>
              <w:widowControl/>
              <w:rPr>
                <w:del w:id="7144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45" w:author="Zhang, Carol (MSHA)" w:date="2019-08-21T13:14:00Z">
              <w:r w:rsidRPr="005B2596" w:rsidDel="00212DDB">
                <w:rPr>
                  <w:rFonts w:ascii="Calibri" w:hAnsi="Calibri" w:cs="Calibri"/>
                  <w:color w:val="000000"/>
                  <w:sz w:val="22"/>
                </w:rPr>
                <w:delText>FCT</w:delText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widowControl/>
              <w:jc w:val="center"/>
              <w:rPr>
                <w:del w:id="7146" w:author="Zhang, Carol (MSHA)" w:date="2019-08-21T13:14:00Z"/>
                <w:color w:val="000000"/>
                <w:sz w:val="22"/>
              </w:rPr>
            </w:pPr>
            <w:del w:id="7147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0xA000~0xA00F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center"/>
              <w:rPr>
                <w:del w:id="7148" w:author="Zhang, Carol (MSHA)" w:date="2019-08-21T13:14:00Z"/>
                <w:color w:val="000000"/>
                <w:sz w:val="22"/>
              </w:rPr>
            </w:pPr>
          </w:p>
        </w:tc>
      </w:tr>
      <w:tr w:rsidR="00BF7CA7" w:rsidDel="00212DDB" w:rsidTr="00461B88">
        <w:trPr>
          <w:jc w:val="center"/>
          <w:del w:id="7149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left"/>
              <w:rPr>
                <w:del w:id="7150" w:author="Zhang, Carol (MSHA)" w:date="2019-08-21T13:14:00Z"/>
                <w:color w:val="0000FF"/>
                <w:u w:val="single"/>
              </w:rPr>
            </w:pPr>
            <w:del w:id="715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_Ref495675184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3.191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_Ref495675184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ISFCTMODE</w:delText>
              </w:r>
            </w:del>
            <w:del w:id="7153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jc w:val="center"/>
              <w:rPr>
                <w:del w:id="7154" w:author="Zhang, Carol (MSHA)" w:date="2019-08-21T13:14:00Z"/>
                <w:color w:val="000000"/>
                <w:sz w:val="22"/>
              </w:rPr>
            </w:pPr>
            <w:del w:id="7155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0xA000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RPr="001F2AF4" w:rsidDel="00212DDB" w:rsidRDefault="00BF7CA7" w:rsidP="00BF7CA7">
            <w:pPr>
              <w:jc w:val="left"/>
              <w:rPr>
                <w:del w:id="7156" w:author="Zhang, Carol (MSHA)" w:date="2019-08-21T13:14:00Z"/>
                <w:color w:val="000000"/>
                <w:sz w:val="22"/>
              </w:rPr>
            </w:pPr>
            <w:del w:id="7157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FCT</w:delText>
              </w:r>
            </w:del>
          </w:p>
        </w:tc>
      </w:tr>
      <w:tr w:rsidR="00BF7CA7" w:rsidDel="00212DDB" w:rsidTr="00461B88">
        <w:trPr>
          <w:jc w:val="center"/>
          <w:del w:id="7158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left"/>
              <w:rPr>
                <w:del w:id="7159" w:author="Zhang, Carol (MSHA)" w:date="2019-08-21T13:14:00Z"/>
                <w:color w:val="0000FF"/>
                <w:u w:val="single"/>
              </w:rPr>
            </w:pPr>
            <w:del w:id="716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_Ref495675196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3.192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_Ref495675196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6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GET_TESTCASE_COUNT</w:delText>
              </w:r>
            </w:del>
            <w:del w:id="7162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jc w:val="center"/>
              <w:rPr>
                <w:del w:id="7163" w:author="Zhang, Carol (MSHA)" w:date="2019-08-21T13:14:00Z"/>
                <w:color w:val="000000"/>
                <w:sz w:val="22"/>
              </w:rPr>
            </w:pPr>
            <w:del w:id="7164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0xA001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RPr="001F2AF4" w:rsidDel="00212DDB" w:rsidRDefault="00BF7CA7" w:rsidP="00BF7CA7">
            <w:pPr>
              <w:jc w:val="left"/>
              <w:rPr>
                <w:del w:id="7165" w:author="Zhang, Carol (MSHA)" w:date="2019-08-21T13:14:00Z"/>
                <w:color w:val="000000"/>
                <w:sz w:val="22"/>
              </w:rPr>
            </w:pPr>
            <w:del w:id="7166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FCT</w:delText>
              </w:r>
            </w:del>
          </w:p>
        </w:tc>
      </w:tr>
      <w:tr w:rsidR="00BF7CA7" w:rsidDel="00212DDB" w:rsidTr="00461B88">
        <w:trPr>
          <w:jc w:val="center"/>
          <w:del w:id="7167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left"/>
              <w:rPr>
                <w:del w:id="7168" w:author="Zhang, Carol (MSHA)" w:date="2019-08-21T13:14:00Z"/>
                <w:color w:val="0000FF"/>
                <w:u w:val="single"/>
              </w:rPr>
            </w:pPr>
            <w:del w:id="716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_Ref495675204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3.193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_Ref495675204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GET_TESTCASE_ITEM</w:delText>
              </w:r>
            </w:del>
            <w:del w:id="7171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jc w:val="center"/>
              <w:rPr>
                <w:del w:id="7172" w:author="Zhang, Carol (MSHA)" w:date="2019-08-21T13:14:00Z"/>
                <w:rFonts w:ascii="Calibri" w:hAnsi="Calibri" w:cs="Calibri"/>
                <w:color w:val="000000"/>
                <w:sz w:val="22"/>
              </w:rPr>
            </w:pPr>
            <w:del w:id="7173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0xA002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RPr="001F2AF4" w:rsidDel="00212DDB" w:rsidRDefault="00BF7CA7" w:rsidP="00BF7CA7">
            <w:pPr>
              <w:jc w:val="left"/>
              <w:rPr>
                <w:del w:id="7174" w:author="Zhang, Carol (MSHA)" w:date="2019-08-21T13:14:00Z"/>
                <w:color w:val="000000"/>
                <w:sz w:val="22"/>
              </w:rPr>
            </w:pPr>
            <w:del w:id="7175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FCT</w:delText>
              </w:r>
            </w:del>
          </w:p>
        </w:tc>
      </w:tr>
      <w:tr w:rsidR="00BF7CA7" w:rsidDel="00212DDB" w:rsidTr="00461B88">
        <w:trPr>
          <w:jc w:val="center"/>
          <w:del w:id="7176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left"/>
              <w:rPr>
                <w:del w:id="7177" w:author="Zhang, Carol (MSHA)" w:date="2019-08-21T13:14:00Z"/>
                <w:color w:val="0000FF"/>
                <w:u w:val="single"/>
              </w:rPr>
            </w:pPr>
            <w:del w:id="7178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_Ref496516662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3.194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_Ref496516662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GET_TESTCASE_HINT</w:delText>
              </w:r>
            </w:del>
            <w:del w:id="7180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jc w:val="center"/>
              <w:rPr>
                <w:del w:id="7181" w:author="Zhang, Carol (MSHA)" w:date="2019-08-21T13:14:00Z"/>
                <w:color w:val="000000"/>
                <w:sz w:val="22"/>
              </w:rPr>
            </w:pPr>
            <w:del w:id="7182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0xA003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RPr="001F2AF4" w:rsidDel="00212DDB" w:rsidRDefault="00BF7CA7" w:rsidP="00BF7CA7">
            <w:pPr>
              <w:jc w:val="left"/>
              <w:rPr>
                <w:del w:id="7183" w:author="Zhang, Carol (MSHA)" w:date="2019-08-21T13:14:00Z"/>
                <w:color w:val="000000"/>
                <w:sz w:val="22"/>
              </w:rPr>
            </w:pPr>
            <w:del w:id="7184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FCT</w:delText>
              </w:r>
            </w:del>
          </w:p>
        </w:tc>
      </w:tr>
      <w:tr w:rsidR="00BF7CA7" w:rsidDel="00212DDB" w:rsidTr="00461B88">
        <w:trPr>
          <w:jc w:val="center"/>
          <w:del w:id="7185" w:author="Zhang, Carol (MSHA)" w:date="2019-08-21T13:14:00Z"/>
        </w:trPr>
        <w:tc>
          <w:tcPr>
            <w:tcW w:w="5665" w:type="dxa"/>
            <w:shd w:val="clear" w:color="auto" w:fill="FFF2CC" w:themeFill="accent4" w:themeFillTint="33"/>
          </w:tcPr>
          <w:p w:rsidR="00BF7CA7" w:rsidDel="00212DDB" w:rsidRDefault="00BF7CA7" w:rsidP="00BF7CA7">
            <w:pPr>
              <w:jc w:val="left"/>
              <w:rPr>
                <w:del w:id="7186" w:author="Zhang, Carol (MSHA)" w:date="2019-08-21T13:14:00Z"/>
                <w:color w:val="0000FF"/>
                <w:u w:val="single"/>
              </w:rPr>
            </w:pPr>
            <w:del w:id="7187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_Ref495675212 \n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  <w:r w:rsidR="003C00FD" w:rsidDel="00212DDB">
                <w:rPr>
                  <w:color w:val="0000FF"/>
                  <w:u w:val="single"/>
                </w:rPr>
                <w:delText>3.195</w:delText>
              </w:r>
              <w:r w:rsidDel="00212DDB">
                <w:rPr>
                  <w:color w:val="0000FF"/>
                  <w:u w:val="single"/>
                </w:rPr>
                <w:fldChar w:fldCharType="end"/>
              </w:r>
              <w:r w:rsidDel="00212DDB">
                <w:rPr>
                  <w:color w:val="0000FF"/>
                  <w:u w:val="single"/>
                </w:rPr>
                <w:fldChar w:fldCharType="begin"/>
              </w:r>
              <w:r w:rsidDel="00212DDB">
                <w:rPr>
                  <w:color w:val="0000FF"/>
                  <w:u w:val="single"/>
                </w:rPr>
                <w:delInstrText xml:space="preserve"> REF _Ref495675212 \h  \* MERGEFORMAT </w:delInstrText>
              </w:r>
              <w:r w:rsidDel="00212DDB">
                <w:rPr>
                  <w:color w:val="0000FF"/>
                  <w:u w:val="single"/>
                </w:rPr>
              </w:r>
              <w:r w:rsidDel="00212DDB">
                <w:rPr>
                  <w:color w:val="0000FF"/>
                  <w:u w:val="single"/>
                </w:rPr>
                <w:fldChar w:fldCharType="separate"/>
              </w:r>
            </w:del>
            <w:del w:id="718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TRIGGER_TESTCASE_ITEM</w:delText>
              </w:r>
            </w:del>
            <w:del w:id="7189" w:author="Zhang, Carol (MSHA)" w:date="2019-08-21T13:14:00Z">
              <w:r w:rsidDel="00212DD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BF7CA7" w:rsidDel="00212DDB" w:rsidRDefault="00BF7CA7" w:rsidP="00BF7CA7">
            <w:pPr>
              <w:jc w:val="center"/>
              <w:rPr>
                <w:del w:id="7190" w:author="Zhang, Carol (MSHA)" w:date="2019-08-21T13:14:00Z"/>
                <w:color w:val="000000"/>
                <w:sz w:val="22"/>
              </w:rPr>
            </w:pPr>
            <w:del w:id="7191" w:author="Zhang, Carol (MSHA)" w:date="2019-08-21T13:14:00Z">
              <w:r w:rsidDel="00212DDB">
                <w:rPr>
                  <w:rFonts w:ascii="Calibri" w:hAnsi="Calibri" w:cs="Calibri"/>
                  <w:color w:val="000000"/>
                  <w:sz w:val="22"/>
                </w:rPr>
                <w:delText>0xA004</w:delText>
              </w:r>
            </w:del>
          </w:p>
        </w:tc>
        <w:tc>
          <w:tcPr>
            <w:tcW w:w="1213" w:type="dxa"/>
            <w:shd w:val="clear" w:color="auto" w:fill="FFF2CC" w:themeFill="accent4" w:themeFillTint="33"/>
          </w:tcPr>
          <w:p w:rsidR="00BF7CA7" w:rsidRPr="001F2AF4" w:rsidDel="00212DDB" w:rsidRDefault="00BF7CA7" w:rsidP="00BF7CA7">
            <w:pPr>
              <w:jc w:val="left"/>
              <w:rPr>
                <w:del w:id="7192" w:author="Zhang, Carol (MSHA)" w:date="2019-08-21T13:14:00Z"/>
                <w:color w:val="000000"/>
                <w:sz w:val="22"/>
              </w:rPr>
            </w:pPr>
            <w:del w:id="7193" w:author="Zhang, Carol (MSHA)" w:date="2019-08-21T13:14:00Z">
              <w:r w:rsidDel="00212DDB">
                <w:rPr>
                  <w:rFonts w:hint="eastAsia"/>
                  <w:color w:val="000000"/>
                  <w:sz w:val="22"/>
                </w:rPr>
                <w:delText>FCT</w:delText>
              </w:r>
            </w:del>
          </w:p>
        </w:tc>
      </w:tr>
      <w:tr w:rsidR="00BF7CA7" w:rsidDel="00212DDB" w:rsidTr="00461B88">
        <w:trPr>
          <w:jc w:val="center"/>
          <w:del w:id="7194" w:author="Zhang, Carol (MSHA)" w:date="2019-08-21T13:14:00Z"/>
        </w:trPr>
        <w:tc>
          <w:tcPr>
            <w:tcW w:w="5665" w:type="dxa"/>
            <w:shd w:val="clear" w:color="auto" w:fill="C9C9C9" w:themeFill="accent3" w:themeFillTint="99"/>
          </w:tcPr>
          <w:p w:rsidR="00BF7CA7" w:rsidDel="00212DDB" w:rsidRDefault="00BF7CA7" w:rsidP="00BF7CA7">
            <w:pPr>
              <w:jc w:val="left"/>
              <w:rPr>
                <w:del w:id="7195" w:author="Zhang, Carol (MSHA)" w:date="2019-08-21T13:14:00Z"/>
                <w:color w:val="0000FF"/>
                <w:u w:val="single"/>
              </w:rPr>
            </w:pPr>
          </w:p>
        </w:tc>
        <w:tc>
          <w:tcPr>
            <w:tcW w:w="1418" w:type="dxa"/>
            <w:shd w:val="clear" w:color="auto" w:fill="C9C9C9" w:themeFill="accent3" w:themeFillTint="99"/>
            <w:vAlign w:val="center"/>
          </w:tcPr>
          <w:p w:rsidR="00BF7CA7" w:rsidDel="00212DDB" w:rsidRDefault="00BF7CA7" w:rsidP="00BF7CA7">
            <w:pPr>
              <w:jc w:val="center"/>
              <w:rPr>
                <w:del w:id="7196" w:author="Zhang, Carol (MSHA)" w:date="2019-08-21T13:14:00Z"/>
                <w:color w:val="000000"/>
                <w:sz w:val="22"/>
              </w:rPr>
            </w:pPr>
          </w:p>
        </w:tc>
        <w:tc>
          <w:tcPr>
            <w:tcW w:w="1213" w:type="dxa"/>
            <w:shd w:val="clear" w:color="auto" w:fill="C9C9C9" w:themeFill="accent3" w:themeFillTint="99"/>
          </w:tcPr>
          <w:p w:rsidR="00BF7CA7" w:rsidRPr="001F2AF4" w:rsidDel="00212DDB" w:rsidRDefault="00BF7CA7" w:rsidP="00BF7CA7">
            <w:pPr>
              <w:jc w:val="center"/>
              <w:rPr>
                <w:del w:id="7197" w:author="Zhang, Carol (MSHA)" w:date="2019-08-21T13:14:00Z"/>
                <w:color w:val="000000"/>
                <w:sz w:val="22"/>
              </w:rPr>
            </w:pPr>
          </w:p>
        </w:tc>
      </w:tr>
    </w:tbl>
    <w:p w:rsidR="0029099D" w:rsidRDefault="0029099D" w:rsidP="0029099D">
      <w:pPr>
        <w:pStyle w:val="2"/>
        <w:numPr>
          <w:ilvl w:val="1"/>
          <w:numId w:val="5"/>
        </w:numPr>
      </w:pPr>
      <w:bookmarkStart w:id="7198" w:name="_ERROR_ACK（0x0001）"/>
      <w:bookmarkStart w:id="7199" w:name="_Ref492645473"/>
      <w:bookmarkStart w:id="7200" w:name="_Ref475023591"/>
      <w:bookmarkEnd w:id="7198"/>
      <w:r>
        <w:t>GET</w:t>
      </w:r>
      <w:r w:rsidRPr="00AD33B6">
        <w:t>_</w:t>
      </w:r>
      <w:r>
        <w:t>PRODUCTID</w:t>
      </w:r>
      <w:bookmarkEnd w:id="7199"/>
    </w:p>
    <w:p w:rsidR="0029099D" w:rsidRDefault="0029099D" w:rsidP="0029099D">
      <w:pPr>
        <w:ind w:firstLine="420"/>
        <w:rPr>
          <w:ins w:id="7201" w:author="Zhang, Carol (MSHA)" w:date="2019-08-21T15:00:00Z"/>
        </w:rPr>
      </w:pPr>
      <w:r>
        <w:rPr>
          <w:rFonts w:hint="eastAsia"/>
        </w:rPr>
        <w:t>请求</w:t>
      </w:r>
      <w:r>
        <w:t>设备</w:t>
      </w:r>
      <w:r>
        <w:rPr>
          <w:rFonts w:hint="eastAsia"/>
        </w:rPr>
        <w:t>ID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CD0B7D" w:rsidRPr="003945BF" w:rsidRDefault="00CD0B7D" w:rsidP="0029099D">
      <w:pPr>
        <w:ind w:firstLine="420"/>
      </w:pPr>
      <w:ins w:id="7202" w:author="Zhang, Carol (MSHA)" w:date="2019-08-21T15:00:00Z">
        <w:r>
          <w:t>R</w:t>
        </w:r>
        <w:r w:rsidRPr="008B41C7">
          <w:t>equest</w:t>
        </w:r>
        <w:r>
          <w:t>ing</w:t>
        </w:r>
      </w:ins>
      <w:ins w:id="7203" w:author="Zhang, Carol (MSHA)" w:date="2019-08-21T15:01:00Z">
        <w:r>
          <w:t xml:space="preserve"> the</w:t>
        </w:r>
      </w:ins>
      <w:ins w:id="7204" w:author="Zhang, Carol (MSHA)" w:date="2019-08-21T15:00:00Z">
        <w:r w:rsidRPr="008B41C7">
          <w:t xml:space="preserve"> </w:t>
        </w:r>
      </w:ins>
      <w:ins w:id="7205" w:author="Zhang, Carol (MSHA)" w:date="2019-08-21T15:01:00Z">
        <w:r>
          <w:t>product</w:t>
        </w:r>
      </w:ins>
      <w:ins w:id="7206" w:author="Zhang, Carol (MSHA)" w:date="2019-08-21T15:00:00Z">
        <w:r w:rsidRPr="008B41C7">
          <w:t xml:space="preserve"> ID</w:t>
        </w:r>
      </w:ins>
      <w:ins w:id="7207" w:author="Zhang, Carol (MSHA)" w:date="2019-08-21T15:01:00Z">
        <w:r>
          <w:t>. This command</w:t>
        </w:r>
      </w:ins>
      <w:ins w:id="7208" w:author="Zhang, Carol (MSHA)" w:date="2019-08-21T15:00:00Z">
        <w:r w:rsidRPr="008B41C7">
          <w:t xml:space="preserve"> contains the following fields:</w:t>
        </w:r>
      </w:ins>
    </w:p>
    <w:p w:rsidR="0029099D" w:rsidRDefault="0029099D" w:rsidP="0029099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9099D" w:rsidRDefault="0029099D" w:rsidP="0029099D">
      <w:pPr>
        <w:pStyle w:val="a7"/>
        <w:ind w:left="840" w:firstLineChars="0" w:firstLine="0"/>
        <w:rPr>
          <w:ins w:id="7209" w:author="Zhang, Carol (MSHA)" w:date="2019-08-21T15:01:00Z"/>
          <w:b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b/>
        </w:rPr>
        <w:t>Product ID=0xFF</w:t>
      </w:r>
    </w:p>
    <w:p w:rsidR="00CD0B7D" w:rsidRPr="00246328" w:rsidRDefault="00CD0B7D">
      <w:pPr>
        <w:ind w:left="420" w:firstLine="420"/>
        <w:rPr>
          <w:rPrChange w:id="7210" w:author="Zhang, Carol (MSHA)" w:date="2019-08-21T15:41:00Z">
            <w:rPr>
              <w:b/>
            </w:rPr>
          </w:rPrChange>
        </w:rPr>
        <w:pPrChange w:id="7211" w:author="Zhang, Carol (MSHA)" w:date="2019-08-21T15:45:00Z">
          <w:pPr>
            <w:pStyle w:val="a7"/>
            <w:ind w:left="840" w:firstLineChars="0" w:firstLine="0"/>
          </w:pPr>
        </w:pPrChange>
      </w:pPr>
      <w:ins w:id="7212" w:author="Zhang, Carol (MSHA)" w:date="2019-08-21T15:01:00Z">
        <w:r w:rsidRPr="00246328">
          <w:rPr>
            <w:rPrChange w:id="7213" w:author="Zhang, Carol (MSHA)" w:date="2019-08-21T15:41:00Z">
              <w:rPr>
                <w:b/>
              </w:rPr>
            </w:rPrChange>
          </w:rPr>
          <w:t xml:space="preserve">Send empty data with 0 Payload length to </w:t>
        </w:r>
      </w:ins>
      <w:ins w:id="7214" w:author="Zhang, Carol (MSHA)" w:date="2019-08-21T15:02:00Z">
        <w:r w:rsidRPr="00246328">
          <w:rPr>
            <w:rPrChange w:id="7215" w:author="Zhang, Carol (MSHA)" w:date="2019-08-21T15:41:00Z">
              <w:rPr>
                <w:b/>
              </w:rPr>
            </w:rPrChange>
          </w:rPr>
          <w:t xml:space="preserve">the </w:t>
        </w:r>
      </w:ins>
      <w:ins w:id="7216" w:author="Zhang, Carol (MSHA)" w:date="2019-08-21T15:01:00Z">
        <w:r w:rsidRPr="00246328">
          <w:rPr>
            <w:rPrChange w:id="7217" w:author="Zhang, Carol (MSHA)" w:date="2019-08-21T15:41:00Z">
              <w:rPr>
                <w:b/>
              </w:rPr>
            </w:rPrChange>
          </w:rPr>
          <w:t xml:space="preserve">pump, in which Product ID=0xFF. </w:t>
        </w:r>
      </w:ins>
    </w:p>
    <w:p w:rsidR="0029099D" w:rsidRDefault="0029099D" w:rsidP="0029099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9099D" w:rsidRDefault="0029099D" w:rsidP="0029099D">
      <w:pPr>
        <w:pStyle w:val="a7"/>
        <w:ind w:left="840" w:firstLineChars="0" w:firstLine="0"/>
        <w:rPr>
          <w:ins w:id="7218" w:author="Zhang, Carol (MSHA)" w:date="2019-08-21T15:02:00Z"/>
          <w:b/>
        </w:rPr>
      </w:pPr>
      <w:r>
        <w:rPr>
          <w:rFonts w:hint="eastAsia"/>
        </w:rPr>
        <w:t>返回一个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b/>
        </w:rPr>
        <w:t>Product ID=</w:t>
      </w:r>
      <w:r>
        <w:rPr>
          <w:rFonts w:hint="eastAsia"/>
          <w:b/>
        </w:rPr>
        <w:t>当前</w:t>
      </w:r>
      <w:r>
        <w:rPr>
          <w:b/>
        </w:rPr>
        <w:t>设备</w:t>
      </w:r>
      <w:r>
        <w:rPr>
          <w:b/>
        </w:rPr>
        <w:t>ID</w:t>
      </w:r>
    </w:p>
    <w:p w:rsidR="00CD0B7D" w:rsidRDefault="00CD0B7D" w:rsidP="00CD0B7D">
      <w:pPr>
        <w:pStyle w:val="a7"/>
        <w:ind w:left="840" w:firstLineChars="0" w:firstLine="0"/>
        <w:rPr>
          <w:ins w:id="7219" w:author="Zhang, Carol (MSHA)" w:date="2019-08-21T15:02:00Z"/>
        </w:rPr>
      </w:pPr>
      <w:ins w:id="7220" w:author="Zhang, Carol (MSHA)" w:date="2019-08-21T15:02:00Z">
        <w:r>
          <w:t>The pump will r</w:t>
        </w:r>
        <w:r>
          <w:rPr>
            <w:rFonts w:hint="eastAsia"/>
          </w:rPr>
          <w:t xml:space="preserve">eturn </w:t>
        </w:r>
      </w:ins>
      <w:ins w:id="7221" w:author="Zhang, Carol (MSHA)" w:date="2019-08-21T15:03:00Z">
        <w:r>
          <w:t xml:space="preserve">the </w:t>
        </w:r>
      </w:ins>
      <w:ins w:id="7222" w:author="Zhang, Carol (MSHA)" w:date="2019-08-21T15:02:00Z">
        <w:r>
          <w:rPr>
            <w:rFonts w:hint="eastAsia"/>
          </w:rPr>
          <w:t xml:space="preserve">empty data </w:t>
        </w:r>
      </w:ins>
      <w:ins w:id="7223" w:author="Zhang, Carol (MSHA)" w:date="2019-08-21T15:03:00Z">
        <w:r>
          <w:t>with</w:t>
        </w:r>
      </w:ins>
      <w:ins w:id="7224" w:author="Zhang, Carol (MSHA)" w:date="2019-08-21T15:02:00Z">
        <w:r>
          <w:rPr>
            <w:rFonts w:hint="eastAsia"/>
          </w:rPr>
          <w:t xml:space="preserve"> 0 Payload length</w:t>
        </w:r>
      </w:ins>
      <w:ins w:id="7225" w:author="Zhang, Carol (MSHA)" w:date="2019-08-21T15:03:00Z">
        <w:r>
          <w:t>,</w:t>
        </w:r>
      </w:ins>
      <w:ins w:id="7226" w:author="Zhang, Carol (MSHA)" w:date="2019-08-21T15:02:00Z">
        <w:r>
          <w:rPr>
            <w:rFonts w:hint="eastAsia"/>
          </w:rPr>
          <w:t xml:space="preserve"> in which Product ID= current </w:t>
        </w:r>
      </w:ins>
      <w:ins w:id="7227" w:author="Zhang, Carol (MSHA)" w:date="2019-08-21T15:03:00Z">
        <w:r>
          <w:t>product</w:t>
        </w:r>
      </w:ins>
      <w:ins w:id="7228" w:author="Zhang, Carol (MSHA)" w:date="2019-08-21T15:02:00Z">
        <w:r>
          <w:rPr>
            <w:rFonts w:hint="eastAsia"/>
          </w:rPr>
          <w:t xml:space="preserve"> ID</w:t>
        </w:r>
      </w:ins>
    </w:p>
    <w:p w:rsidR="00CD0B7D" w:rsidRPr="00246328" w:rsidDel="00246328" w:rsidRDefault="00CD0B7D" w:rsidP="0029099D">
      <w:pPr>
        <w:pStyle w:val="a7"/>
        <w:ind w:left="840" w:firstLineChars="0" w:firstLine="0"/>
        <w:rPr>
          <w:del w:id="7229" w:author="Zhang, Carol (MSHA)" w:date="2019-08-21T15:41:00Z"/>
          <w:rPrChange w:id="7230" w:author="Zhang, Carol (MSHA)" w:date="2019-08-21T15:36:00Z">
            <w:rPr>
              <w:del w:id="7231" w:author="Zhang, Carol (MSHA)" w:date="2019-08-21T15:41:00Z"/>
              <w:b/>
            </w:rPr>
          </w:rPrChange>
        </w:rPr>
      </w:pPr>
    </w:p>
    <w:p w:rsidR="0029099D" w:rsidRDefault="0029099D" w:rsidP="0029099D">
      <w:pPr>
        <w:pStyle w:val="a7"/>
        <w:ind w:left="840" w:firstLineChars="0" w:firstLine="0"/>
      </w:pPr>
    </w:p>
    <w:p w:rsidR="000E5E2E" w:rsidRDefault="000E5E2E" w:rsidP="000E5E2E">
      <w:pPr>
        <w:pStyle w:val="2"/>
        <w:numPr>
          <w:ilvl w:val="1"/>
          <w:numId w:val="5"/>
        </w:numPr>
      </w:pPr>
      <w:bookmarkStart w:id="7232" w:name="_Ref488932650"/>
      <w:r>
        <w:rPr>
          <w:rFonts w:hint="eastAsia"/>
        </w:rPr>
        <w:t>INVALID_COMMAND</w:t>
      </w:r>
      <w:bookmarkEnd w:id="7232"/>
    </w:p>
    <w:p w:rsidR="000E5E2E" w:rsidRDefault="000E5E2E" w:rsidP="000E5E2E">
      <w:pPr>
        <w:rPr>
          <w:ins w:id="7233" w:author="Zhang, Carol (MSHA)" w:date="2019-08-21T15:42:00Z"/>
        </w:rPr>
      </w:pPr>
      <w:r>
        <w:rPr>
          <w:rFonts w:hint="eastAsia"/>
        </w:rPr>
        <w:t>泵端接收到命令的响应方式有三种：</w:t>
      </w:r>
    </w:p>
    <w:p w:rsidR="00246328" w:rsidRDefault="00246328">
      <w:ins w:id="7234" w:author="Zhang, Carol (MSHA)" w:date="2019-08-21T15:43:00Z">
        <w:r>
          <w:t xml:space="preserve">After received the </w:t>
        </w:r>
      </w:ins>
      <w:ins w:id="7235" w:author="Zhang, Carol (MSHA)" w:date="2019-08-21T15:44:00Z">
        <w:r>
          <w:t>requests</w:t>
        </w:r>
      </w:ins>
      <w:ins w:id="7236" w:author="Zhang, Carol (MSHA)" w:date="2019-08-21T15:43:00Z">
        <w:r>
          <w:t>,</w:t>
        </w:r>
      </w:ins>
      <w:ins w:id="7237" w:author="Zhang, Carol (MSHA)" w:date="2019-08-21T15:44:00Z">
        <w:r>
          <w:t xml:space="preserve"> t</w:t>
        </w:r>
      </w:ins>
      <w:ins w:id="7238" w:author="Zhang, Carol (MSHA)" w:date="2019-08-21T15:42:00Z">
        <w:r>
          <w:rPr>
            <w:rFonts w:hint="eastAsia"/>
          </w:rPr>
          <w:t>he pump will respond</w:t>
        </w:r>
      </w:ins>
      <w:ins w:id="7239" w:author="Zhang, Carol (MSHA)" w:date="2019-08-21T15:43:00Z">
        <w:r>
          <w:t xml:space="preserve"> in three ways</w:t>
        </w:r>
      </w:ins>
      <w:ins w:id="7240" w:author="Zhang, Carol (MSHA)" w:date="2019-08-21T15:42:00Z">
        <w:r>
          <w:rPr>
            <w:rFonts w:hint="eastAsia"/>
          </w:rPr>
          <w:t>:</w:t>
        </w:r>
      </w:ins>
    </w:p>
    <w:p w:rsidR="000E5E2E" w:rsidRDefault="000E5E2E">
      <w:pPr>
        <w:pStyle w:val="a7"/>
        <w:widowControl/>
        <w:numPr>
          <w:ilvl w:val="0"/>
          <w:numId w:val="1"/>
        </w:numPr>
        <w:ind w:firstLineChars="0"/>
        <w:jc w:val="left"/>
        <w:pPrChange w:id="7241" w:author="Zhang, Carol (MSHA)" w:date="2019-08-21T15:45:00Z">
          <w:pPr>
            <w:pStyle w:val="a7"/>
            <w:numPr>
              <w:numId w:val="1"/>
            </w:numPr>
            <w:ind w:left="840" w:firstLineChars="0" w:hanging="420"/>
          </w:pPr>
        </w:pPrChange>
      </w:pPr>
      <w:r>
        <w:rPr>
          <w:rFonts w:hint="eastAsia"/>
        </w:rPr>
        <w:t>可正常解析，正常</w:t>
      </w:r>
      <w:r>
        <w:t>返回</w:t>
      </w:r>
      <w:ins w:id="7242" w:author="Zhang, Carol (MSHA)" w:date="2019-08-21T15:44:00Z">
        <w:r w:rsidR="00246328">
          <w:rPr>
            <w:rFonts w:hint="eastAsia"/>
          </w:rPr>
          <w:t xml:space="preserve"> </w:t>
        </w:r>
        <w:r w:rsidR="00246328">
          <w:t xml:space="preserve">The command can be parsed </w:t>
        </w:r>
      </w:ins>
      <w:ins w:id="7243" w:author="Zhang, Carol (MSHA)" w:date="2019-08-21T15:45:00Z">
        <w:r w:rsidR="00246328">
          <w:t>correctly</w:t>
        </w:r>
      </w:ins>
      <w:ins w:id="7244" w:author="Zhang, Carol (MSHA)" w:date="2019-08-21T15:44:00Z">
        <w:r w:rsidR="00246328" w:rsidRPr="00147BBE">
          <w:t xml:space="preserve"> and returned normally.</w:t>
        </w:r>
      </w:ins>
    </w:p>
    <w:p w:rsidR="000E5E2E" w:rsidRDefault="000E5E2E">
      <w:pPr>
        <w:pStyle w:val="a7"/>
        <w:widowControl/>
        <w:numPr>
          <w:ilvl w:val="0"/>
          <w:numId w:val="1"/>
        </w:numPr>
        <w:ind w:firstLineChars="0"/>
        <w:jc w:val="left"/>
        <w:pPrChange w:id="7245" w:author="Zhang, Carol (MSHA)" w:date="2019-08-21T15:46:00Z">
          <w:pPr>
            <w:pStyle w:val="a7"/>
            <w:numPr>
              <w:numId w:val="1"/>
            </w:numPr>
            <w:ind w:left="840" w:firstLineChars="0" w:hanging="420"/>
          </w:pPr>
        </w:pPrChange>
      </w:pPr>
      <w:r>
        <w:rPr>
          <w:rFonts w:hint="eastAsia"/>
        </w:rPr>
        <w:t>可以解析出</w:t>
      </w:r>
      <w:r w:rsidRPr="00AA4A34">
        <w:rPr>
          <w:b/>
        </w:rPr>
        <w:t>S</w:t>
      </w:r>
      <w:r w:rsidRPr="00BA3478">
        <w:rPr>
          <w:rFonts w:hint="eastAsia"/>
        </w:rPr>
        <w:t>equence ID</w:t>
      </w:r>
      <w:r w:rsidRPr="00BA3478">
        <w:rPr>
          <w:rFonts w:hint="eastAsia"/>
        </w:rPr>
        <w:t>和</w:t>
      </w:r>
      <w:r w:rsidRPr="00BA3478">
        <w:t>Message ID</w:t>
      </w:r>
      <w:r w:rsidRPr="00BA3478">
        <w:rPr>
          <w:rFonts w:hint="eastAsia"/>
        </w:rPr>
        <w:t>，</w:t>
      </w:r>
      <w:r w:rsidRPr="00BA3478">
        <w:t>但</w:t>
      </w:r>
      <w:r w:rsidRPr="00BA3478">
        <w:rPr>
          <w:rFonts w:hint="eastAsia"/>
        </w:rPr>
        <w:t>数据体不完整，或数据不正确。</w:t>
      </w:r>
      <w:r>
        <w:rPr>
          <w:rFonts w:hint="eastAsia"/>
        </w:rPr>
        <w:t>此时需要返回本节定义的命令。</w:t>
      </w:r>
      <w:ins w:id="7246" w:author="Zhang, Carol (MSHA)" w:date="2019-08-21T15:46:00Z">
        <w:r w:rsidR="00AA4A34">
          <w:rPr>
            <w:rFonts w:hint="eastAsia"/>
          </w:rPr>
          <w:t>The Sequence ID and Message ID</w:t>
        </w:r>
        <w:r w:rsidR="00AA4A34">
          <w:t xml:space="preserve"> can be parsed correctly</w:t>
        </w:r>
        <w:r w:rsidR="00AA4A34">
          <w:rPr>
            <w:rFonts w:hint="eastAsia"/>
          </w:rPr>
          <w:t xml:space="preserve">, </w:t>
        </w:r>
        <w:r w:rsidR="00AA4A34">
          <w:rPr>
            <w:rFonts w:hint="eastAsia"/>
          </w:rPr>
          <w:lastRenderedPageBreak/>
          <w:t xml:space="preserve">but the </w:t>
        </w:r>
      </w:ins>
      <w:ins w:id="7247" w:author="Zhang, Carol (MSHA)" w:date="2019-08-21T15:47:00Z">
        <w:r w:rsidR="00AA4A34">
          <w:t xml:space="preserve">payload </w:t>
        </w:r>
      </w:ins>
      <w:ins w:id="7248" w:author="Zhang, Carol (MSHA)" w:date="2019-08-21T15:46:00Z">
        <w:r w:rsidR="00AA4A34">
          <w:rPr>
            <w:rFonts w:hint="eastAsia"/>
          </w:rPr>
          <w:t>data is incomplete or incorrect</w:t>
        </w:r>
        <w:r w:rsidR="00AA4A34">
          <w:t xml:space="preserve">. The command defined in this section should be returned. </w:t>
        </w:r>
      </w:ins>
    </w:p>
    <w:p w:rsidR="000E5E2E" w:rsidDel="00AA4A34" w:rsidRDefault="000E5E2E">
      <w:pPr>
        <w:pStyle w:val="a7"/>
        <w:widowControl/>
        <w:numPr>
          <w:ilvl w:val="0"/>
          <w:numId w:val="1"/>
        </w:numPr>
        <w:ind w:firstLineChars="0"/>
        <w:jc w:val="left"/>
        <w:rPr>
          <w:del w:id="7249" w:author="Zhang, Carol (MSHA)" w:date="2019-08-21T15:47:00Z"/>
        </w:rPr>
        <w:pPrChange w:id="7250" w:author="Zhang, Carol (MSHA)" w:date="2019-08-21T15:47:00Z">
          <w:pPr>
            <w:pStyle w:val="a7"/>
            <w:numPr>
              <w:numId w:val="1"/>
            </w:numPr>
            <w:ind w:left="840" w:firstLineChars="0" w:hanging="420"/>
          </w:pPr>
        </w:pPrChange>
      </w:pPr>
      <w:r>
        <w:rPr>
          <w:rFonts w:hint="eastAsia"/>
        </w:rPr>
        <w:t>无法解析出</w:t>
      </w:r>
      <w:r w:rsidRPr="00AA4A34">
        <w:rPr>
          <w:b/>
        </w:rPr>
        <w:t>S</w:t>
      </w:r>
      <w:r w:rsidRPr="00BA3478">
        <w:rPr>
          <w:rFonts w:hint="eastAsia"/>
        </w:rPr>
        <w:t>equence ID</w:t>
      </w:r>
      <w:r w:rsidRPr="00BA3478">
        <w:rPr>
          <w:rFonts w:hint="eastAsia"/>
        </w:rPr>
        <w:t>和</w:t>
      </w:r>
      <w:r w:rsidRPr="00BA3478">
        <w:t>Message ID</w:t>
      </w:r>
      <w:r>
        <w:rPr>
          <w:rFonts w:hint="eastAsia"/>
        </w:rPr>
        <w:t>，</w:t>
      </w:r>
      <w:r>
        <w:t>不</w:t>
      </w:r>
      <w:r>
        <w:rPr>
          <w:rFonts w:hint="eastAsia"/>
        </w:rPr>
        <w:t>返回，</w:t>
      </w:r>
      <w:r>
        <w:t>上位</w:t>
      </w:r>
      <w:r>
        <w:rPr>
          <w:rFonts w:hint="eastAsia"/>
        </w:rPr>
        <w:t>机作超时处理。</w:t>
      </w:r>
      <w:ins w:id="7251" w:author="Zhang, Carol (MSHA)" w:date="2019-08-21T15:48:00Z">
        <w:r w:rsidR="00AA4A34">
          <w:rPr>
            <w:rFonts w:hint="eastAsia"/>
          </w:rPr>
          <w:t>The Sequence ID and Message ID</w:t>
        </w:r>
        <w:r w:rsidR="00AA4A34">
          <w:t xml:space="preserve"> cannot be parsed correctly</w:t>
        </w:r>
        <w:r w:rsidR="00AA4A34">
          <w:rPr>
            <w:rFonts w:hint="eastAsia"/>
          </w:rPr>
          <w:t xml:space="preserve">, </w:t>
        </w:r>
      </w:ins>
      <w:ins w:id="7252" w:author="Zhang, Carol (MSHA)" w:date="2019-08-21T15:47:00Z">
        <w:r w:rsidR="00AA4A34">
          <w:rPr>
            <w:rFonts w:hint="eastAsia"/>
          </w:rPr>
          <w:t xml:space="preserve">and </w:t>
        </w:r>
      </w:ins>
      <w:ins w:id="7253" w:author="Zhang, Carol (MSHA)" w:date="2019-08-21T15:48:00Z">
        <w:r w:rsidR="00AA4A34">
          <w:t xml:space="preserve">the pump </w:t>
        </w:r>
      </w:ins>
      <w:ins w:id="7254" w:author="Zhang, Carol (MSHA)" w:date="2019-08-21T15:47:00Z">
        <w:r w:rsidR="00AA4A34">
          <w:rPr>
            <w:rFonts w:hint="eastAsia"/>
          </w:rPr>
          <w:t>return</w:t>
        </w:r>
      </w:ins>
      <w:ins w:id="7255" w:author="Zhang, Carol (MSHA)" w:date="2019-08-21T15:48:00Z">
        <w:r w:rsidR="00AA4A34">
          <w:t>s</w:t>
        </w:r>
      </w:ins>
      <w:ins w:id="7256" w:author="Zhang, Carol (MSHA)" w:date="2019-08-21T15:47:00Z">
        <w:r w:rsidR="00AA4A34">
          <w:rPr>
            <w:rFonts w:hint="eastAsia"/>
          </w:rPr>
          <w:t xml:space="preserve"> nothing. </w:t>
        </w:r>
      </w:ins>
      <w:ins w:id="7257" w:author="Zhang, Carol (MSHA)" w:date="2019-08-21T15:48:00Z">
        <w:r w:rsidR="00AA4A34">
          <w:t>The h</w:t>
        </w:r>
      </w:ins>
      <w:ins w:id="7258" w:author="Zhang, Carol (MSHA)" w:date="2019-08-21T15:47:00Z">
        <w:r w:rsidR="00AA4A34">
          <w:t xml:space="preserve">ost computer </w:t>
        </w:r>
      </w:ins>
      <w:ins w:id="7259" w:author="Zhang, Carol (MSHA)" w:date="2019-08-21T15:49:00Z">
        <w:r w:rsidR="00AA4A34">
          <w:t>will wait</w:t>
        </w:r>
      </w:ins>
      <w:ins w:id="7260" w:author="Zhang, Carol (MSHA)" w:date="2019-08-21T15:47:00Z">
        <w:r w:rsidR="00AA4A34">
          <w:t xml:space="preserve"> </w:t>
        </w:r>
      </w:ins>
      <w:ins w:id="7261" w:author="Zhang, Carol (MSHA)" w:date="2019-08-21T15:48:00Z">
        <w:r w:rsidR="00AA4A34">
          <w:t>timeout</w:t>
        </w:r>
      </w:ins>
      <w:ins w:id="7262" w:author="Zhang, Carol (MSHA)" w:date="2019-08-21T15:47:00Z">
        <w:r w:rsidR="00AA4A34">
          <w:t>.</w:t>
        </w:r>
      </w:ins>
    </w:p>
    <w:p w:rsidR="000E5E2E" w:rsidRPr="00BA3478" w:rsidRDefault="000E5E2E" w:rsidP="00642A93">
      <w:pPr>
        <w:pStyle w:val="a7"/>
        <w:numPr>
          <w:ilvl w:val="0"/>
          <w:numId w:val="1"/>
        </w:numPr>
        <w:ind w:firstLineChars="0"/>
      </w:pPr>
    </w:p>
    <w:p w:rsidR="000E5E2E" w:rsidRDefault="000E5E2E" w:rsidP="000E5E2E">
      <w:pPr>
        <w:rPr>
          <w:ins w:id="7263" w:author="Zhang, Carol (MSHA)" w:date="2019-08-21T15:50:00Z"/>
        </w:rPr>
      </w:pPr>
      <w:r>
        <w:rPr>
          <w:rFonts w:hint="eastAsia"/>
        </w:rPr>
        <w:t>此命令由泵端返回，</w:t>
      </w:r>
      <w:r>
        <w:t>当</w:t>
      </w:r>
      <w:r>
        <w:rPr>
          <w:rFonts w:hint="eastAsia"/>
        </w:rPr>
        <w:t>泵端接收到的命令不完整，</w:t>
      </w:r>
      <w:r>
        <w:t>或</w:t>
      </w:r>
      <w:r>
        <w:rPr>
          <w:rFonts w:hint="eastAsia"/>
        </w:rPr>
        <w:t>无法解析时，</w:t>
      </w:r>
      <w:r>
        <w:t>可以</w:t>
      </w:r>
      <w:r>
        <w:rPr>
          <w:rFonts w:hint="eastAsia"/>
        </w:rPr>
        <w:t>返回此命令，包含一个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_Ref479258953 \h</w:instrText>
      </w:r>
      <w:r>
        <w:instrText xml:space="preserve">  \* MERGEFORMAT </w:instrText>
      </w:r>
      <w:r>
        <w:fldChar w:fldCharType="separate"/>
      </w:r>
      <w:r w:rsidR="00B2321A">
        <w:softHyphen/>
        <w:t>ACK</w:t>
      </w:r>
      <w:r>
        <w:fldChar w:fldCharType="end"/>
      </w:r>
      <w:r>
        <w:rPr>
          <w:rFonts w:hint="eastAsia"/>
        </w:rPr>
        <w:t>字段，数据格式如下定义：</w:t>
      </w:r>
    </w:p>
    <w:p w:rsidR="00AA4A34" w:rsidRPr="003C27D7" w:rsidRDefault="00AA4A34" w:rsidP="000E5E2E">
      <w:ins w:id="7264" w:author="Zhang, Carol (MSHA)" w:date="2019-08-21T15:50:00Z">
        <w:r w:rsidRPr="00147BBE">
          <w:t>This</w:t>
        </w:r>
        <w:r>
          <w:t xml:space="preserve"> command is returned by the pump</w:t>
        </w:r>
        <w:r w:rsidRPr="00147BBE">
          <w:t>. When the command received by the</w:t>
        </w:r>
        <w:r>
          <w:t xml:space="preserve"> pump is incomplete or can</w:t>
        </w:r>
        <w:r w:rsidRPr="00147BBE">
          <w:t>not be parsed, this command can be returned, including an ACK field. The data format is defined as follows.</w:t>
        </w:r>
      </w:ins>
    </w:p>
    <w:tbl>
      <w:tblPr>
        <w:tblStyle w:val="a5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4"/>
        <w:gridCol w:w="1034"/>
        <w:gridCol w:w="1034"/>
        <w:gridCol w:w="1034"/>
      </w:tblGrid>
      <w:tr w:rsidR="000E5E2E" w:rsidRPr="00FD08A3" w:rsidTr="006A6C10">
        <w:tc>
          <w:tcPr>
            <w:tcW w:w="1035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1035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4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5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6</w:t>
            </w:r>
          </w:p>
        </w:tc>
        <w:tc>
          <w:tcPr>
            <w:tcW w:w="1034" w:type="dxa"/>
            <w:shd w:val="clear" w:color="auto" w:fill="D0CECE" w:themeFill="background2" w:themeFillShade="E6"/>
          </w:tcPr>
          <w:p w:rsidR="000E5E2E" w:rsidRPr="00FD08A3" w:rsidRDefault="000E5E2E" w:rsidP="006A6C10">
            <w:pPr>
              <w:jc w:val="center"/>
              <w:rPr>
                <w:b/>
                <w:sz w:val="28"/>
                <w:szCs w:val="28"/>
              </w:rPr>
            </w:pPr>
            <w:r w:rsidRPr="00FD08A3">
              <w:rPr>
                <w:rFonts w:hint="eastAsia"/>
                <w:b/>
                <w:sz w:val="28"/>
                <w:szCs w:val="28"/>
              </w:rPr>
              <w:t>7</w:t>
            </w:r>
          </w:p>
        </w:tc>
      </w:tr>
      <w:tr w:rsidR="000E5E2E" w:rsidRPr="001D6635" w:rsidTr="006A6C10">
        <w:tc>
          <w:tcPr>
            <w:tcW w:w="8276" w:type="dxa"/>
            <w:gridSpan w:val="8"/>
          </w:tcPr>
          <w:p w:rsidR="000E5E2E" w:rsidRDefault="000E5E2E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Start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Of </w:t>
            </w:r>
            <w:r>
              <w:rPr>
                <w:b/>
              </w:rPr>
              <w:t>Message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0x</w:t>
            </w:r>
            <w:r>
              <w:rPr>
                <w:b/>
              </w:rPr>
              <w:t>0B</w:t>
            </w:r>
            <w:r>
              <w:rPr>
                <w:rFonts w:hint="eastAsia"/>
                <w:b/>
              </w:rPr>
              <w:t>）</w:t>
            </w:r>
          </w:p>
        </w:tc>
      </w:tr>
      <w:tr w:rsidR="000E5E2E" w:rsidRPr="001D6635" w:rsidTr="006A6C10">
        <w:tc>
          <w:tcPr>
            <w:tcW w:w="8276" w:type="dxa"/>
            <w:gridSpan w:val="8"/>
          </w:tcPr>
          <w:p w:rsidR="000E5E2E" w:rsidRPr="000D15BA" w:rsidRDefault="000E5E2E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</w:t>
            </w:r>
            <w:r>
              <w:rPr>
                <w:b/>
              </w:rPr>
              <w:t>1C</w:t>
            </w:r>
          </w:p>
        </w:tc>
      </w:tr>
      <w:tr w:rsidR="000E5E2E" w:rsidRPr="001D6635" w:rsidTr="006A6C10">
        <w:tc>
          <w:tcPr>
            <w:tcW w:w="8276" w:type="dxa"/>
            <w:gridSpan w:val="8"/>
          </w:tcPr>
          <w:p w:rsidR="000E5E2E" w:rsidRDefault="000E5E2E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Sequence ID</w:t>
            </w:r>
          </w:p>
        </w:tc>
      </w:tr>
      <w:tr w:rsidR="000E5E2E" w:rsidRPr="001D6635" w:rsidTr="006A6C10">
        <w:tc>
          <w:tcPr>
            <w:tcW w:w="8276" w:type="dxa"/>
            <w:gridSpan w:val="8"/>
          </w:tcPr>
          <w:p w:rsidR="000E5E2E" w:rsidRDefault="000E5E2E" w:rsidP="006A6C10">
            <w:pPr>
              <w:jc w:val="center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0E5E2E" w:rsidTr="006A6C10">
        <w:tc>
          <w:tcPr>
            <w:tcW w:w="8276" w:type="dxa"/>
            <w:gridSpan w:val="8"/>
          </w:tcPr>
          <w:p w:rsidR="000E5E2E" w:rsidRDefault="000E5E2E" w:rsidP="006A6C10">
            <w:pPr>
              <w:jc w:val="center"/>
              <w:rPr>
                <w:ins w:id="7265" w:author="Zhang, Carol (MSHA)" w:date="2019-08-21T15:54:00Z"/>
                <w:b/>
              </w:rPr>
            </w:pPr>
            <w:r>
              <w:rPr>
                <w:b/>
              </w:rPr>
              <w:t>Product ID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0x</w:t>
            </w:r>
            <w:r>
              <w:rPr>
                <w:b/>
              </w:rPr>
              <w:t>00~0xFE</w:t>
            </w:r>
            <w:r>
              <w:rPr>
                <w:b/>
              </w:rPr>
              <w:t>）</w:t>
            </w:r>
            <w:r>
              <w:rPr>
                <w:rFonts w:hint="eastAsia"/>
                <w:b/>
              </w:rPr>
              <w:t>0xFF</w:t>
            </w:r>
            <w:r>
              <w:rPr>
                <w:rFonts w:hint="eastAsia"/>
                <w:b/>
              </w:rPr>
              <w:t>表示此条命令不区分设备型号</w:t>
            </w:r>
          </w:p>
          <w:p w:rsidR="00AA4A34" w:rsidRPr="001D6635" w:rsidRDefault="00AA4A34" w:rsidP="006A6C10">
            <w:pPr>
              <w:jc w:val="center"/>
              <w:rPr>
                <w:b/>
              </w:rPr>
            </w:pPr>
            <w:ins w:id="7266" w:author="Zhang, Carol (MSHA)" w:date="2019-08-21T15:54:00Z">
              <w:r w:rsidRPr="00161CD7">
                <w:rPr>
                  <w:b/>
                </w:rPr>
                <w:t xml:space="preserve">0xFF </w:t>
              </w:r>
              <w:r>
                <w:rPr>
                  <w:b/>
                </w:rPr>
                <w:t>i</w:t>
              </w:r>
              <w:r w:rsidRPr="008D5857">
                <w:rPr>
                  <w:b/>
                </w:rPr>
                <w:t>ndicates that this command does not distinguish between device models</w:t>
              </w:r>
            </w:ins>
          </w:p>
        </w:tc>
      </w:tr>
      <w:tr w:rsidR="000E5E2E" w:rsidTr="006A6C10">
        <w:trPr>
          <w:trHeight w:val="368"/>
        </w:trPr>
        <w:tc>
          <w:tcPr>
            <w:tcW w:w="8276" w:type="dxa"/>
            <w:gridSpan w:val="8"/>
          </w:tcPr>
          <w:p w:rsidR="000E5E2E" w:rsidRPr="00121DD3" w:rsidRDefault="000E5E2E" w:rsidP="006A6C10">
            <w:pPr>
              <w:jc w:val="center"/>
              <w:rPr>
                <w:b/>
              </w:rPr>
            </w:pPr>
            <w:r w:rsidRPr="0003154E">
              <w:rPr>
                <w:rFonts w:hint="eastAsia"/>
                <w:color w:val="FF0000"/>
              </w:rPr>
              <w:t>INVALID_COMMAND</w:t>
            </w:r>
          </w:p>
        </w:tc>
      </w:tr>
      <w:tr w:rsidR="000E5E2E" w:rsidRPr="00EA5589" w:rsidTr="006A6C10">
        <w:tc>
          <w:tcPr>
            <w:tcW w:w="8276" w:type="dxa"/>
            <w:gridSpan w:val="8"/>
          </w:tcPr>
          <w:p w:rsidR="000E5E2E" w:rsidRPr="00EA5589" w:rsidRDefault="000E5E2E" w:rsidP="006A6C10">
            <w:pPr>
              <w:jc w:val="center"/>
              <w:rPr>
                <w:b/>
              </w:rPr>
            </w:pPr>
            <w:r w:rsidRPr="0003154E">
              <w:rPr>
                <w:rFonts w:hint="eastAsia"/>
                <w:color w:val="FF0000"/>
              </w:rPr>
              <w:t>INVALID_COMMAND</w:t>
            </w:r>
          </w:p>
        </w:tc>
      </w:tr>
      <w:tr w:rsidR="000E5E2E" w:rsidRPr="00EA5589" w:rsidTr="006A6C10">
        <w:tc>
          <w:tcPr>
            <w:tcW w:w="8276" w:type="dxa"/>
            <w:gridSpan w:val="8"/>
          </w:tcPr>
          <w:p w:rsidR="000E5E2E" w:rsidRPr="00121DD3" w:rsidRDefault="000E5E2E" w:rsidP="006A6C10">
            <w:pPr>
              <w:jc w:val="center"/>
              <w:rPr>
                <w:b/>
              </w:rPr>
            </w:pPr>
            <w:r w:rsidRPr="002D1DE4">
              <w:rPr>
                <w:b/>
              </w:rPr>
              <w:t>Timestamp(UTC)</w:t>
            </w:r>
          </w:p>
        </w:tc>
      </w:tr>
      <w:tr w:rsidR="000E5E2E" w:rsidRPr="00EA5589" w:rsidTr="006A6C10">
        <w:tc>
          <w:tcPr>
            <w:tcW w:w="8276" w:type="dxa"/>
            <w:gridSpan w:val="8"/>
          </w:tcPr>
          <w:p w:rsidR="000E5E2E" w:rsidRDefault="000E5E2E" w:rsidP="006A6C10">
            <w:pPr>
              <w:jc w:val="center"/>
              <w:rPr>
                <w:b/>
              </w:rPr>
            </w:pPr>
            <w:r w:rsidRPr="00CF206F">
              <w:rPr>
                <w:rFonts w:hint="eastAsia"/>
                <w:b/>
              </w:rPr>
              <w:t xml:space="preserve">Payload </w:t>
            </w:r>
            <w:r w:rsidRPr="00FD08A3">
              <w:rPr>
                <w:rFonts w:hint="eastAsia"/>
                <w:b/>
              </w:rPr>
              <w:t xml:space="preserve">length 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 xml:space="preserve"> 0x07</w:t>
            </w:r>
          </w:p>
        </w:tc>
      </w:tr>
      <w:tr w:rsidR="000E5E2E" w:rsidRPr="00FD08A3" w:rsidTr="006A6C10">
        <w:tc>
          <w:tcPr>
            <w:tcW w:w="8276" w:type="dxa"/>
            <w:gridSpan w:val="8"/>
          </w:tcPr>
          <w:p w:rsidR="000E5E2E" w:rsidRPr="00653157" w:rsidRDefault="000E5E2E" w:rsidP="006A6C10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_Ref479258953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7267" w:author="Zhang, Carol (MSHA)" w:date="2019-12-11T16:14:00Z">
              <w:r w:rsidR="00B2321A" w:rsidRPr="00B2321A">
                <w:rPr>
                  <w:color w:val="0000FF"/>
                  <w:u w:val="single"/>
                  <w:rPrChange w:id="7268" w:author="Zhang, Carol (MSHA)" w:date="2019-12-11T16:14:00Z">
                    <w:rPr/>
                  </w:rPrChange>
                </w:rPr>
                <w:softHyphen/>
                <w:t>ACK</w:t>
              </w:r>
            </w:ins>
            <w:del w:id="72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ACK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0E5E2E" w:rsidRPr="00FD08A3" w:rsidTr="006A6C10">
        <w:tc>
          <w:tcPr>
            <w:tcW w:w="8276" w:type="dxa"/>
            <w:gridSpan w:val="8"/>
          </w:tcPr>
          <w:p w:rsidR="000E5E2E" w:rsidRPr="00FD08A3" w:rsidRDefault="000E5E2E" w:rsidP="006A6C10">
            <w:pPr>
              <w:jc w:val="center"/>
              <w:rPr>
                <w:b/>
              </w:rPr>
            </w:pPr>
            <w:r>
              <w:rPr>
                <w:b/>
              </w:rPr>
              <w:t>Checksum(CRC)32</w:t>
            </w:r>
            <w:r>
              <w:rPr>
                <w:rFonts w:hint="eastAsia"/>
                <w:b/>
              </w:rPr>
              <w:t>位</w:t>
            </w:r>
          </w:p>
        </w:tc>
      </w:tr>
    </w:tbl>
    <w:p w:rsidR="000E5E2E" w:rsidDel="00AA4A34" w:rsidRDefault="000E5E2E" w:rsidP="000E5E2E">
      <w:pPr>
        <w:rPr>
          <w:del w:id="7270" w:author="Zhang, Carol (MSHA)" w:date="2019-08-21T15:54:00Z"/>
        </w:rPr>
      </w:pPr>
    </w:p>
    <w:p w:rsidR="0029099D" w:rsidRDefault="0029099D">
      <w:pPr>
        <w:pPrChange w:id="7271" w:author="Zhang, Carol (MSHA)" w:date="2019-08-21T15:54:00Z">
          <w:pPr>
            <w:pStyle w:val="a7"/>
            <w:ind w:left="840" w:firstLineChars="0" w:firstLine="0"/>
          </w:pPr>
        </w:pPrChange>
      </w:pPr>
    </w:p>
    <w:p w:rsidR="00127DE1" w:rsidRDefault="00127DE1" w:rsidP="00127DE1">
      <w:pPr>
        <w:pStyle w:val="2"/>
        <w:numPr>
          <w:ilvl w:val="1"/>
          <w:numId w:val="5"/>
        </w:numPr>
      </w:pPr>
      <w:bookmarkStart w:id="7272" w:name="_Ref454292036"/>
      <w:r>
        <w:t>SEND_FILE_START</w:t>
      </w:r>
      <w:bookmarkEnd w:id="7272"/>
    </w:p>
    <w:p w:rsidR="00127DE1" w:rsidRDefault="00127DE1" w:rsidP="00127DE1">
      <w:pPr>
        <w:rPr>
          <w:ins w:id="7273" w:author="Zhang, Carol (MSHA)" w:date="2019-08-21T15:55:00Z"/>
        </w:rPr>
      </w:pPr>
      <w:r>
        <w:rPr>
          <w:rFonts w:hint="eastAsia"/>
        </w:rPr>
        <w:t>发送文件头信息，</w:t>
      </w:r>
      <w:r>
        <w:t>在</w:t>
      </w:r>
      <w:r>
        <w:rPr>
          <w:rFonts w:hint="eastAsia"/>
        </w:rPr>
        <w:t>上传文件时需要将目标文件的基本信息上传到泵端。</w:t>
      </w:r>
    </w:p>
    <w:p w:rsidR="00AA4A34" w:rsidRPr="00F6007D" w:rsidRDefault="00AA4A34" w:rsidP="00127DE1">
      <w:ins w:id="7274" w:author="Zhang, Carol (MSHA)" w:date="2019-08-21T15:55:00Z">
        <w:r>
          <w:rPr>
            <w:rFonts w:hint="eastAsia"/>
          </w:rPr>
          <w:t>Send the file head</w:t>
        </w:r>
        <w:r>
          <w:t>er</w:t>
        </w:r>
        <w:r>
          <w:rPr>
            <w:rFonts w:hint="eastAsia"/>
          </w:rPr>
          <w:t xml:space="preserve"> information</w:t>
        </w:r>
        <w:r>
          <w:t>. When uploading the file to the pump, this command will send the file basic information to the pump</w:t>
        </w:r>
      </w:ins>
    </w:p>
    <w:p w:rsidR="00127DE1" w:rsidRDefault="00127DE1" w:rsidP="00127DE1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127DE1" w:rsidRPr="000B0630" w:rsidRDefault="00127DE1" w:rsidP="00127DE1">
      <w:pPr>
        <w:pStyle w:val="a7"/>
        <w:numPr>
          <w:ilvl w:val="0"/>
          <w:numId w:val="24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_Ref483313223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275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276" w:author="Zhang, Carol (MSHA)" w:date="2019-12-11T16:14:00Z">
              <w:rPr>
                <w:rFonts w:hint="eastAsia"/>
              </w:rPr>
            </w:rPrChange>
          </w:rPr>
          <w:t>文件头信息</w:t>
        </w:r>
      </w:ins>
      <w:del w:id="7277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文件头信息</w:delText>
        </w:r>
      </w:del>
      <w:r>
        <w:rPr>
          <w:color w:val="0000FF"/>
          <w:u w:val="single"/>
        </w:rPr>
        <w:fldChar w:fldCharType="end"/>
      </w:r>
    </w:p>
    <w:p w:rsidR="00127DE1" w:rsidRDefault="00127DE1" w:rsidP="00127DE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27DE1" w:rsidRDefault="00127DE1" w:rsidP="00127DE1">
      <w:pPr>
        <w:pStyle w:val="a7"/>
        <w:ind w:left="840" w:firstLineChars="0" w:firstLine="0"/>
        <w:rPr>
          <w:ins w:id="7278" w:author="Zhang, Carol (MSHA)" w:date="2019-08-21T15:56:00Z"/>
        </w:rPr>
      </w:pPr>
      <w:r>
        <w:rPr>
          <w:rFonts w:hint="eastAsia"/>
        </w:rPr>
        <w:t>正常返回：泵端返回一个空的数据包。</w:t>
      </w:r>
    </w:p>
    <w:p w:rsidR="00AA4A34" w:rsidRDefault="00A566F5" w:rsidP="00127DE1">
      <w:pPr>
        <w:pStyle w:val="a7"/>
        <w:ind w:left="840" w:firstLineChars="0" w:firstLine="0"/>
      </w:pPr>
      <w:ins w:id="7279" w:author="Zhang, Carol (MSHA)" w:date="2019-08-21T15:56:00Z">
        <w:r>
          <w:rPr>
            <w:rFonts w:hint="eastAsia"/>
          </w:rPr>
          <w:t xml:space="preserve">Normal Return: Empty payload </w:t>
        </w:r>
      </w:ins>
      <w:ins w:id="7280" w:author="Zhang, Carol (MSHA)" w:date="2019-08-21T15:57:00Z">
        <w:r>
          <w:t>d</w:t>
        </w:r>
      </w:ins>
      <w:ins w:id="7281" w:author="Zhang, Carol (MSHA)" w:date="2019-08-21T15:56:00Z">
        <w:r>
          <w:rPr>
            <w:rFonts w:hint="eastAsia"/>
          </w:rPr>
          <w:t>ata</w:t>
        </w:r>
      </w:ins>
    </w:p>
    <w:p w:rsidR="00127DE1" w:rsidRDefault="00127DE1" w:rsidP="0029099D">
      <w:pPr>
        <w:pStyle w:val="a7"/>
        <w:ind w:left="840" w:firstLineChars="0" w:firstLine="0"/>
      </w:pPr>
    </w:p>
    <w:p w:rsidR="00127DE1" w:rsidRDefault="00127DE1" w:rsidP="00127DE1">
      <w:pPr>
        <w:pStyle w:val="2"/>
        <w:numPr>
          <w:ilvl w:val="1"/>
          <w:numId w:val="5"/>
        </w:numPr>
      </w:pPr>
      <w:bookmarkStart w:id="7282" w:name="_Ref454292049"/>
      <w:r>
        <w:t>SEND_FILE_PACKAGE</w:t>
      </w:r>
      <w:bookmarkEnd w:id="7282"/>
    </w:p>
    <w:p w:rsidR="00127DE1" w:rsidRDefault="00127DE1" w:rsidP="00127DE1">
      <w:pPr>
        <w:rPr>
          <w:ins w:id="7283" w:author="Zhang, Carol (MSHA)" w:date="2019-08-21T15:58:00Z"/>
        </w:rPr>
      </w:pPr>
      <w:r>
        <w:rPr>
          <w:rFonts w:hint="eastAsia"/>
        </w:rPr>
        <w:t>发送文件分块数据，包含文件</w:t>
      </w:r>
      <w:r>
        <w:t>ID</w:t>
      </w:r>
      <w:r>
        <w:rPr>
          <w:rFonts w:hint="eastAsia"/>
        </w:rPr>
        <w:t>、子</w:t>
      </w:r>
      <w:r>
        <w:t>ID</w:t>
      </w:r>
      <w:r>
        <w:rPr>
          <w:rFonts w:hint="eastAsia"/>
        </w:rPr>
        <w:t>、文件数据块顺序号和文件块数据。</w:t>
      </w:r>
    </w:p>
    <w:p w:rsidR="00A566F5" w:rsidRDefault="00A566F5" w:rsidP="00127DE1">
      <w:ins w:id="7284" w:author="Zhang, Carol (MSHA)" w:date="2019-08-21T15:58:00Z">
        <w:r>
          <w:rPr>
            <w:rFonts w:hint="eastAsia"/>
          </w:rPr>
          <w:t>Send the file block data, including File ID, Sub ID, File Block Sequence Number and File Block Data.</w:t>
        </w:r>
      </w:ins>
    </w:p>
    <w:p w:rsidR="00127DE1" w:rsidRDefault="00127DE1" w:rsidP="00127DE1">
      <w:pPr>
        <w:pStyle w:val="a7"/>
        <w:numPr>
          <w:ilvl w:val="0"/>
          <w:numId w:val="23"/>
        </w:numPr>
        <w:ind w:firstLineChars="0"/>
      </w:pPr>
      <w:r>
        <w:lastRenderedPageBreak/>
        <w:t>Request</w:t>
      </w:r>
    </w:p>
    <w:p w:rsidR="00127DE1" w:rsidRPr="00ED6555" w:rsidRDefault="00127DE1" w:rsidP="00127DE1">
      <w:pPr>
        <w:pStyle w:val="a7"/>
        <w:numPr>
          <w:ilvl w:val="0"/>
          <w:numId w:val="25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_Ref483313233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285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286" w:author="Zhang, Carol (MSHA)" w:date="2019-12-11T16:14:00Z">
              <w:rPr>
                <w:rFonts w:hint="eastAsia"/>
              </w:rPr>
            </w:rPrChange>
          </w:rPr>
          <w:t>文件块信息</w:t>
        </w:r>
      </w:ins>
      <w:del w:id="7287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文件块信息</w:delText>
        </w:r>
      </w:del>
      <w:r>
        <w:rPr>
          <w:color w:val="0000FF"/>
          <w:u w:val="single"/>
        </w:rPr>
        <w:fldChar w:fldCharType="end"/>
      </w:r>
    </w:p>
    <w:p w:rsidR="00127DE1" w:rsidRDefault="00127DE1" w:rsidP="00127DE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27DE1" w:rsidRPr="00A16D0F" w:rsidRDefault="00127DE1" w:rsidP="00127DE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127DE1" w:rsidRDefault="00A566F5" w:rsidP="0029099D">
      <w:pPr>
        <w:pStyle w:val="a7"/>
        <w:ind w:left="840" w:firstLineChars="0" w:firstLine="0"/>
      </w:pPr>
      <w:ins w:id="7288" w:author="Zhang, Carol (MSHA)" w:date="2019-08-21T15:59:00Z">
        <w:r>
          <w:rPr>
            <w:rFonts w:hint="eastAsia"/>
          </w:rPr>
          <w:t xml:space="preserve">Normal Return: 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127DE1" w:rsidRDefault="00127DE1" w:rsidP="00127DE1">
      <w:pPr>
        <w:pStyle w:val="2"/>
        <w:numPr>
          <w:ilvl w:val="1"/>
          <w:numId w:val="5"/>
        </w:numPr>
      </w:pPr>
      <w:bookmarkStart w:id="7289" w:name="_Ref454292052"/>
      <w:r>
        <w:t>SEND_FILE_COMPLETED</w:t>
      </w:r>
      <w:bookmarkEnd w:id="7289"/>
    </w:p>
    <w:p w:rsidR="00127DE1" w:rsidRDefault="00127DE1" w:rsidP="00127DE1">
      <w:pPr>
        <w:ind w:firstLine="420"/>
        <w:rPr>
          <w:ins w:id="7290" w:author="Zhang, Carol (MSHA)" w:date="2019-08-21T15:59:00Z"/>
        </w:rPr>
      </w:pPr>
      <w:r>
        <w:rPr>
          <w:rFonts w:hint="eastAsia"/>
        </w:rPr>
        <w:t>发送文件传输结束命令，包含文件</w:t>
      </w:r>
      <w:r>
        <w:t>ID</w:t>
      </w:r>
      <w:r>
        <w:rPr>
          <w:rFonts w:hint="eastAsia"/>
        </w:rPr>
        <w:t>、子</w:t>
      </w:r>
      <w:r>
        <w:t>ID</w:t>
      </w:r>
      <w:r>
        <w:rPr>
          <w:rFonts w:hint="eastAsia"/>
        </w:rPr>
        <w:t>以及传输结果：</w:t>
      </w:r>
    </w:p>
    <w:p w:rsidR="00A566F5" w:rsidRDefault="00A566F5" w:rsidP="00127DE1">
      <w:pPr>
        <w:ind w:firstLine="420"/>
      </w:pPr>
      <w:ins w:id="7291" w:author="Zhang, Carol (MSHA)" w:date="2019-08-21T15:59:00Z">
        <w:r>
          <w:rPr>
            <w:rFonts w:hint="eastAsia"/>
          </w:rPr>
          <w:t xml:space="preserve">Send the file </w:t>
        </w:r>
        <w:r w:rsidRPr="0091350C">
          <w:rPr>
            <w:sz w:val="24"/>
            <w:szCs w:val="24"/>
          </w:rPr>
          <w:t>transmission</w:t>
        </w:r>
      </w:ins>
      <w:ins w:id="7292" w:author="Zhang, Carol (MSHA)" w:date="2019-08-21T16:00:00Z">
        <w:r>
          <w:rPr>
            <w:sz w:val="24"/>
            <w:szCs w:val="24"/>
          </w:rPr>
          <w:t xml:space="preserve"> result, including the File ID, Sub ID, and the </w:t>
        </w:r>
        <w:r>
          <w:rPr>
            <w:rFonts w:hint="eastAsia"/>
          </w:rPr>
          <w:t xml:space="preserve">file </w:t>
        </w:r>
        <w:r w:rsidRPr="0091350C">
          <w:rPr>
            <w:sz w:val="24"/>
            <w:szCs w:val="24"/>
          </w:rPr>
          <w:t>transmission</w:t>
        </w:r>
        <w:r>
          <w:rPr>
            <w:sz w:val="24"/>
            <w:szCs w:val="24"/>
          </w:rPr>
          <w:t xml:space="preserve"> result.</w:t>
        </w:r>
      </w:ins>
    </w:p>
    <w:p w:rsidR="00127DE1" w:rsidRDefault="00127DE1" w:rsidP="00127DE1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127DE1" w:rsidRPr="00ED6555" w:rsidRDefault="00127DE1" w:rsidP="00127DE1">
      <w:pPr>
        <w:pStyle w:val="a7"/>
        <w:numPr>
          <w:ilvl w:val="0"/>
          <w:numId w:val="26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_Ref483313243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293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294" w:author="Zhang, Carol (MSHA)" w:date="2019-12-11T16:14:00Z">
              <w:rPr>
                <w:rFonts w:hint="eastAsia"/>
              </w:rPr>
            </w:rPrChange>
          </w:rPr>
          <w:t>文件结束信息</w:t>
        </w:r>
      </w:ins>
      <w:del w:id="7295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文件结束信息</w:delText>
        </w:r>
      </w:del>
      <w:r>
        <w:rPr>
          <w:color w:val="0000FF"/>
          <w:u w:val="single"/>
        </w:rPr>
        <w:fldChar w:fldCharType="end"/>
      </w:r>
    </w:p>
    <w:p w:rsidR="00127DE1" w:rsidRDefault="00127DE1" w:rsidP="00127DE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27DE1" w:rsidRPr="00A16D0F" w:rsidRDefault="00127DE1" w:rsidP="00127DE1">
      <w:pPr>
        <w:pStyle w:val="a7"/>
        <w:ind w:left="840" w:firstLineChars="0" w:firstLine="0"/>
      </w:pPr>
      <w:r>
        <w:rPr>
          <w:rFonts w:hint="eastAsia"/>
        </w:rPr>
        <w:t>正常返回：</w:t>
      </w:r>
      <w:ins w:id="7296" w:author="Zhang, Carol (MSHA)" w:date="2019-08-21T17:39:00Z">
        <w:r w:rsidR="00642A93">
          <w:rPr>
            <w:rFonts w:hint="eastAsia"/>
          </w:rPr>
          <w:t>Normal Return:</w:t>
        </w:r>
      </w:ins>
    </w:p>
    <w:p w:rsidR="00127DE1" w:rsidRPr="00CC3744" w:rsidRDefault="00127DE1" w:rsidP="00CC3744">
      <w:pPr>
        <w:pStyle w:val="a7"/>
        <w:numPr>
          <w:ilvl w:val="0"/>
          <w:numId w:val="27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_Ref483313243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297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298" w:author="Zhang, Carol (MSHA)" w:date="2019-12-11T16:14:00Z">
              <w:rPr>
                <w:rFonts w:hint="eastAsia"/>
              </w:rPr>
            </w:rPrChange>
          </w:rPr>
          <w:t>文件结束信息</w:t>
        </w:r>
      </w:ins>
      <w:del w:id="7299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文件结束信息</w:delText>
        </w:r>
      </w:del>
      <w:r>
        <w:rPr>
          <w:color w:val="0000FF"/>
          <w:u w:val="single"/>
        </w:rPr>
        <w:fldChar w:fldCharType="end"/>
      </w:r>
    </w:p>
    <w:p w:rsidR="00CC3744" w:rsidRDefault="00CC3744" w:rsidP="00CC3744">
      <w:pPr>
        <w:pStyle w:val="2"/>
        <w:numPr>
          <w:ilvl w:val="1"/>
          <w:numId w:val="5"/>
        </w:numPr>
      </w:pPr>
      <w:bookmarkStart w:id="7300" w:name="_Ref483213781"/>
      <w:r>
        <w:t>GET_FIRMWARE_VERSION</w:t>
      </w:r>
      <w:bookmarkEnd w:id="7300"/>
    </w:p>
    <w:p w:rsidR="00CC3744" w:rsidRDefault="00CC3744" w:rsidP="00CC3744">
      <w:pPr>
        <w:ind w:firstLine="420"/>
        <w:rPr>
          <w:ins w:id="7301" w:author="Zhang, Carol (MSHA)" w:date="2019-08-21T17:40:00Z"/>
        </w:rPr>
      </w:pPr>
      <w:r>
        <w:rPr>
          <w:rFonts w:ascii="宋体" w:hAnsi="宋体" w:hint="eastAsia"/>
        </w:rPr>
        <w:t>获取固件版本号</w:t>
      </w:r>
      <w:r>
        <w:rPr>
          <w:rFonts w:hint="eastAsia"/>
        </w:rPr>
        <w:t>命令，</w:t>
      </w:r>
      <w:r>
        <w:t>包括</w:t>
      </w:r>
      <w:del w:id="7302" w:author="Zhang, Carol (MSHA)" w:date="2019-08-21T17:41:00Z">
        <w:r w:rsidDel="00642A93">
          <w:rPr>
            <w:rFonts w:hint="eastAsia"/>
          </w:rPr>
          <w:delText>四</w:delText>
        </w:r>
      </w:del>
      <w:ins w:id="7303" w:author="Zhang, Carol (MSHA)" w:date="2019-08-21T17:41:00Z">
        <w:r w:rsidR="00642A93">
          <w:rPr>
            <w:rFonts w:hint="eastAsia"/>
          </w:rPr>
          <w:t>各</w:t>
        </w:r>
      </w:ins>
      <w:r>
        <w:rPr>
          <w:rFonts w:hint="eastAsia"/>
        </w:rPr>
        <w:t>个</w:t>
      </w:r>
      <w:del w:id="7304" w:author="Zhang, Carol (MSHA)" w:date="2019-08-21T17:41:00Z">
        <w:r w:rsidDel="00642A93">
          <w:rPr>
            <w:rFonts w:hint="eastAsia"/>
          </w:rPr>
          <w:delText>部分</w:delText>
        </w:r>
      </w:del>
      <w:ins w:id="7305" w:author="Zhang, Carol (MSHA)" w:date="2019-08-21T17:41:00Z">
        <w:r w:rsidR="00642A93">
          <w:rPr>
            <w:rFonts w:hint="eastAsia"/>
          </w:rPr>
          <w:t>固件</w:t>
        </w:r>
      </w:ins>
      <w:r>
        <w:rPr>
          <w:rFonts w:hint="eastAsia"/>
        </w:rPr>
        <w:t>的版本号（</w:t>
      </w:r>
      <w:r w:rsidRPr="00BB2887">
        <w:t>MainFirmware</w:t>
      </w:r>
      <w:r>
        <w:rPr>
          <w:rFonts w:hint="eastAsia"/>
        </w:rPr>
        <w:t>、</w:t>
      </w:r>
      <w:r w:rsidRPr="00BB2887">
        <w:t>UIFirmware</w:t>
      </w:r>
      <w:r>
        <w:rPr>
          <w:rFonts w:hint="eastAsia"/>
        </w:rPr>
        <w:t>、</w:t>
      </w:r>
      <w:r w:rsidRPr="00BB2887">
        <w:t>MainBootloader</w:t>
      </w:r>
      <w:r w:rsidRPr="00BB2887">
        <w:rPr>
          <w:rFonts w:hint="eastAsia"/>
        </w:rPr>
        <w:t>、</w:t>
      </w:r>
      <w:r w:rsidRPr="00BB2887">
        <w:t>UIBootloader</w:t>
      </w:r>
      <w:ins w:id="7306" w:author="Zhang, Carol (MSHA)" w:date="2019-08-21T17:41:00Z">
        <w:r w:rsidR="00642A93">
          <w:t>, and etc.</w:t>
        </w:r>
      </w:ins>
      <w:r>
        <w:t>）</w:t>
      </w:r>
      <w:r>
        <w:rPr>
          <w:rFonts w:hint="eastAsia"/>
        </w:rPr>
        <w:t>：</w:t>
      </w:r>
    </w:p>
    <w:p w:rsidR="00642A93" w:rsidRDefault="00642A93" w:rsidP="00CC3744">
      <w:pPr>
        <w:ind w:firstLine="420"/>
      </w:pPr>
      <w:ins w:id="7307" w:author="Zhang, Carol (MSHA)" w:date="2019-08-21T17:40:00Z">
        <w:r>
          <w:t>Getting the firmware version, including</w:t>
        </w:r>
        <w:r w:rsidRPr="00147BBE">
          <w:t xml:space="preserve"> </w:t>
        </w:r>
      </w:ins>
      <w:ins w:id="7308" w:author="Zhang, Carol (MSHA)" w:date="2019-08-21T17:41:00Z">
        <w:r>
          <w:t xml:space="preserve">the firmware </w:t>
        </w:r>
      </w:ins>
      <w:ins w:id="7309" w:author="Zhang, Carol (MSHA)" w:date="2019-08-21T17:40:00Z">
        <w:r w:rsidRPr="00147BBE">
          <w:t>version (MainFirmware, UIFirmware, MainBootloader, UIBootloader</w:t>
        </w:r>
      </w:ins>
      <w:ins w:id="7310" w:author="Zhang, Carol (MSHA)" w:date="2019-08-21T17:42:00Z">
        <w:r>
          <w:t>,</w:t>
        </w:r>
        <w:r w:rsidRPr="00642A93">
          <w:t xml:space="preserve"> </w:t>
        </w:r>
        <w:r>
          <w:t>and etc.</w:t>
        </w:r>
      </w:ins>
      <w:ins w:id="7311" w:author="Zhang, Carol (MSHA)" w:date="2019-08-21T17:40:00Z">
        <w:r w:rsidRPr="00147BBE">
          <w:t>):</w:t>
        </w:r>
      </w:ins>
    </w:p>
    <w:p w:rsidR="00CC3744" w:rsidRDefault="00CC3744" w:rsidP="00CC374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C3744" w:rsidRDefault="00CC3744" w:rsidP="00CC3744">
      <w:pPr>
        <w:pStyle w:val="a7"/>
        <w:ind w:left="840" w:firstLineChars="0" w:firstLine="0"/>
        <w:rPr>
          <w:ins w:id="7312" w:author="Zhang, Carol (MSHA)" w:date="2019-08-21T17:4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642A93" w:rsidRDefault="00642A93" w:rsidP="00CC3744">
      <w:pPr>
        <w:pStyle w:val="a7"/>
        <w:ind w:left="840" w:firstLineChars="0" w:firstLine="0"/>
      </w:pPr>
      <w:ins w:id="7313" w:author="Zhang, Carol (MSHA)" w:date="2019-08-21T17:43:00Z">
        <w:r>
          <w:t xml:space="preserve">Send </w:t>
        </w:r>
      </w:ins>
      <w:ins w:id="7314" w:author="Zhang, Carol (MSHA)" w:date="2019-08-21T17:54:00Z">
        <w:r w:rsidR="00AA75B9">
          <w:t xml:space="preserve">the </w:t>
        </w:r>
      </w:ins>
      <w:ins w:id="7315" w:author="Zhang, Carol (MSHA)" w:date="2019-08-21T17:43:00Z"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C3744" w:rsidRDefault="00CC3744" w:rsidP="00CC374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C3744" w:rsidRPr="00A16D0F" w:rsidRDefault="00CC3744" w:rsidP="00CC3744">
      <w:pPr>
        <w:pStyle w:val="a7"/>
        <w:ind w:left="840" w:firstLineChars="0" w:firstLine="0"/>
      </w:pPr>
      <w:r>
        <w:rPr>
          <w:rFonts w:hint="eastAsia"/>
        </w:rPr>
        <w:t>正常返回：泵端返回版本号定义如下：</w:t>
      </w:r>
    </w:p>
    <w:p w:rsidR="00CC3744" w:rsidRDefault="00CC3744" w:rsidP="00CC3744">
      <w:pPr>
        <w:pStyle w:val="a7"/>
        <w:numPr>
          <w:ilvl w:val="0"/>
          <w:numId w:val="28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_Ref483314410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316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17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18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>
        <w:rPr>
          <w:color w:val="0000FF"/>
          <w:u w:val="single"/>
        </w:rPr>
        <w:fldChar w:fldCharType="end"/>
      </w:r>
      <w:r>
        <w:rPr>
          <w:rFonts w:hint="eastAsia"/>
          <w:color w:val="0000FF"/>
        </w:rPr>
        <w:t>（</w:t>
      </w:r>
      <w:r w:rsidRPr="00BB2887">
        <w:t>MainFirmware</w:t>
      </w:r>
      <w:r>
        <w:rPr>
          <w:color w:val="0000FF"/>
        </w:rPr>
        <w:t>）</w:t>
      </w:r>
    </w:p>
    <w:p w:rsidR="00CC3744" w:rsidRPr="006A70E1" w:rsidRDefault="00CC3744" w:rsidP="00CC3744">
      <w:pPr>
        <w:pStyle w:val="a7"/>
        <w:numPr>
          <w:ilvl w:val="0"/>
          <w:numId w:val="28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_Ref483314410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319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20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21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>
        <w:rPr>
          <w:color w:val="0000FF"/>
          <w:u w:val="single"/>
        </w:rPr>
        <w:fldChar w:fldCharType="end"/>
      </w:r>
      <w:r>
        <w:rPr>
          <w:rFonts w:hint="eastAsia"/>
          <w:color w:val="0000FF"/>
        </w:rPr>
        <w:t>（</w:t>
      </w:r>
      <w:r w:rsidRPr="00BB2887">
        <w:t>UIFirmware</w:t>
      </w:r>
      <w:r>
        <w:rPr>
          <w:color w:val="0000FF"/>
        </w:rPr>
        <w:t>）</w:t>
      </w:r>
    </w:p>
    <w:p w:rsidR="00CC3744" w:rsidRPr="006A70E1" w:rsidRDefault="00CC3744" w:rsidP="00CC3744">
      <w:pPr>
        <w:pStyle w:val="a7"/>
        <w:numPr>
          <w:ilvl w:val="0"/>
          <w:numId w:val="28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_Ref483314410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7322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23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24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>
        <w:rPr>
          <w:color w:val="0000FF"/>
          <w:u w:val="single"/>
        </w:rPr>
        <w:fldChar w:fldCharType="end"/>
      </w:r>
      <w:r>
        <w:rPr>
          <w:rFonts w:hint="eastAsia"/>
          <w:color w:val="0000FF"/>
        </w:rPr>
        <w:t>（</w:t>
      </w:r>
      <w:r w:rsidRPr="00BB2887">
        <w:t>MainBootloader</w:t>
      </w:r>
      <w:r>
        <w:rPr>
          <w:color w:val="0000FF"/>
        </w:rPr>
        <w:t>）</w:t>
      </w:r>
    </w:p>
    <w:p w:rsidR="001338D3" w:rsidRPr="00A16D0F" w:rsidRDefault="00CC3744" w:rsidP="00461B88">
      <w:pPr>
        <w:pStyle w:val="a7"/>
        <w:numPr>
          <w:ilvl w:val="0"/>
          <w:numId w:val="28"/>
        </w:numPr>
        <w:ind w:left="840" w:firstLineChars="0" w:firstLine="0"/>
      </w:pPr>
      <w:r w:rsidRPr="00B31294">
        <w:rPr>
          <w:color w:val="0000FF"/>
          <w:u w:val="single"/>
        </w:rPr>
        <w:fldChar w:fldCharType="begin"/>
      </w:r>
      <w:r w:rsidRPr="001338D3">
        <w:rPr>
          <w:color w:val="0000FF"/>
          <w:u w:val="single"/>
        </w:rPr>
        <w:instrText xml:space="preserve"> REF _Ref483314410 \h  \* MERGEFORMAT </w:instrText>
      </w:r>
      <w:r w:rsidRPr="00B31294">
        <w:rPr>
          <w:color w:val="0000FF"/>
          <w:u w:val="single"/>
        </w:rPr>
      </w:r>
      <w:r w:rsidRPr="00B31294">
        <w:rPr>
          <w:color w:val="0000FF"/>
          <w:u w:val="single"/>
        </w:rPr>
        <w:fldChar w:fldCharType="separate"/>
      </w:r>
      <w:ins w:id="7325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26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27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 w:rsidRPr="00B31294">
        <w:rPr>
          <w:color w:val="0000FF"/>
          <w:u w:val="single"/>
        </w:rPr>
        <w:fldChar w:fldCharType="end"/>
      </w:r>
      <w:r w:rsidRPr="001338D3">
        <w:rPr>
          <w:rFonts w:hint="eastAsia"/>
          <w:color w:val="0000FF"/>
        </w:rPr>
        <w:t>（</w:t>
      </w:r>
      <w:r w:rsidRPr="00BB2887">
        <w:t>UIBootloader</w:t>
      </w:r>
      <w:r w:rsidRPr="001338D3">
        <w:rPr>
          <w:rFonts w:hint="eastAsia"/>
          <w:color w:val="0000FF"/>
        </w:rPr>
        <w:t>）</w:t>
      </w:r>
    </w:p>
    <w:p w:rsidR="00E13433" w:rsidRPr="00A16D0F" w:rsidRDefault="001338D3" w:rsidP="00461B88">
      <w:pPr>
        <w:pStyle w:val="a7"/>
        <w:numPr>
          <w:ilvl w:val="0"/>
          <w:numId w:val="28"/>
        </w:numPr>
        <w:ind w:left="840" w:firstLineChars="0" w:firstLine="0"/>
      </w:pPr>
      <w:r w:rsidRPr="00ED00AB">
        <w:rPr>
          <w:color w:val="0000FF"/>
          <w:u w:val="single"/>
        </w:rPr>
        <w:fldChar w:fldCharType="begin"/>
      </w:r>
      <w:r w:rsidRPr="00E13433">
        <w:rPr>
          <w:color w:val="0000FF"/>
          <w:u w:val="single"/>
        </w:rPr>
        <w:instrText xml:space="preserve"> REF _Ref483314410 \h  \* MERGEFORMAT </w:instrText>
      </w:r>
      <w:r w:rsidRPr="00ED00AB">
        <w:rPr>
          <w:color w:val="0000FF"/>
          <w:u w:val="single"/>
        </w:rPr>
      </w:r>
      <w:r w:rsidRPr="00ED00AB">
        <w:rPr>
          <w:color w:val="0000FF"/>
          <w:u w:val="single"/>
        </w:rPr>
        <w:fldChar w:fldCharType="separate"/>
      </w:r>
      <w:ins w:id="7328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29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30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 w:rsidRPr="00ED00AB">
        <w:rPr>
          <w:color w:val="0000FF"/>
          <w:u w:val="single"/>
        </w:rPr>
        <w:fldChar w:fldCharType="end"/>
      </w:r>
      <w:r w:rsidRPr="00E13433">
        <w:rPr>
          <w:rFonts w:hint="eastAsia"/>
          <w:color w:val="0000FF"/>
        </w:rPr>
        <w:t>（</w:t>
      </w:r>
      <w:r>
        <w:t>Safety</w:t>
      </w:r>
      <w:r w:rsidRPr="00BB2887">
        <w:t>Firmware</w:t>
      </w:r>
      <w:r w:rsidRPr="00E13433">
        <w:rPr>
          <w:rFonts w:hint="eastAsia"/>
          <w:color w:val="0000FF"/>
        </w:rPr>
        <w:t>）</w:t>
      </w:r>
      <w:r w:rsidRPr="00E13433">
        <w:rPr>
          <w:color w:val="0000FF"/>
        </w:rPr>
        <w:t>(</w:t>
      </w:r>
      <w:r w:rsidRPr="00461B88">
        <w:rPr>
          <w:color w:val="0000FF"/>
          <w:highlight w:val="yellow"/>
        </w:rPr>
        <w:t>LVP</w:t>
      </w:r>
      <w:r w:rsidRPr="00E13433">
        <w:rPr>
          <w:color w:val="0000FF"/>
        </w:rPr>
        <w:t>)</w:t>
      </w:r>
    </w:p>
    <w:p w:rsidR="00E13433" w:rsidRPr="00E13433" w:rsidRDefault="00E13433">
      <w:pPr>
        <w:pStyle w:val="a7"/>
        <w:numPr>
          <w:ilvl w:val="0"/>
          <w:numId w:val="28"/>
        </w:numPr>
        <w:ind w:firstLineChars="0"/>
        <w:rPr>
          <w:color w:val="0000FF"/>
          <w:u w:val="single"/>
        </w:rPr>
      </w:pPr>
      <w:r w:rsidRPr="00C96F47">
        <w:rPr>
          <w:color w:val="0000FF"/>
          <w:u w:val="single"/>
        </w:rPr>
        <w:fldChar w:fldCharType="begin"/>
      </w:r>
      <w:r w:rsidRPr="00E13433">
        <w:rPr>
          <w:color w:val="0000FF"/>
          <w:u w:val="single"/>
        </w:rPr>
        <w:instrText xml:space="preserve"> REF _Ref483314410 \h  \* MERGEFORMAT </w:instrText>
      </w:r>
      <w:r w:rsidRPr="00C96F47">
        <w:rPr>
          <w:color w:val="0000FF"/>
          <w:u w:val="single"/>
        </w:rPr>
      </w:r>
      <w:r w:rsidRPr="00C96F47">
        <w:rPr>
          <w:color w:val="0000FF"/>
          <w:u w:val="single"/>
        </w:rPr>
        <w:fldChar w:fldCharType="separate"/>
      </w:r>
      <w:ins w:id="7331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332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7333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 w:rsidRPr="00C96F47">
        <w:rPr>
          <w:color w:val="0000FF"/>
          <w:u w:val="single"/>
        </w:rPr>
        <w:fldChar w:fldCharType="end"/>
      </w:r>
      <w:r w:rsidRPr="00E13433">
        <w:rPr>
          <w:rFonts w:hint="eastAsia"/>
          <w:color w:val="0000FF"/>
        </w:rPr>
        <w:t>（</w:t>
      </w:r>
      <w:r>
        <w:t>Safety</w:t>
      </w:r>
      <w:r w:rsidRPr="00BB2887">
        <w:t>BootloaderFirmware</w:t>
      </w:r>
      <w:r w:rsidRPr="00E13433">
        <w:rPr>
          <w:rFonts w:hint="eastAsia"/>
          <w:color w:val="0000FF"/>
        </w:rPr>
        <w:t>）</w:t>
      </w:r>
      <w:r w:rsidRPr="00E13433">
        <w:rPr>
          <w:color w:val="0000FF"/>
        </w:rPr>
        <w:t>(</w:t>
      </w:r>
      <w:r w:rsidRPr="00E13433">
        <w:rPr>
          <w:color w:val="0000FF"/>
          <w:highlight w:val="yellow"/>
        </w:rPr>
        <w:t>LVP</w:t>
      </w:r>
      <w:r w:rsidRPr="00E13433">
        <w:rPr>
          <w:color w:val="0000FF"/>
        </w:rPr>
        <w:t>)</w:t>
      </w:r>
    </w:p>
    <w:p w:rsidR="00127DE1" w:rsidRDefault="00127DE1" w:rsidP="00CC3744">
      <w:pPr>
        <w:pStyle w:val="a7"/>
        <w:ind w:left="5460" w:firstLineChars="0" w:hanging="4620"/>
      </w:pPr>
    </w:p>
    <w:p w:rsidR="00CD31B6" w:rsidRDefault="00CD31B6" w:rsidP="00CD31B6">
      <w:pPr>
        <w:pStyle w:val="2"/>
        <w:numPr>
          <w:ilvl w:val="1"/>
          <w:numId w:val="5"/>
        </w:numPr>
      </w:pPr>
      <w:bookmarkStart w:id="7334" w:name="_Ref483213791"/>
      <w:r>
        <w:t>GET_CURRENT_MODE</w:t>
      </w:r>
      <w:bookmarkEnd w:id="7334"/>
    </w:p>
    <w:p w:rsidR="00CD31B6" w:rsidRDefault="00CD31B6" w:rsidP="00CD31B6">
      <w:pPr>
        <w:ind w:firstLine="420"/>
        <w:rPr>
          <w:ins w:id="7335" w:author="Zhang, Carol (MSHA)" w:date="2019-08-21T17:53:00Z"/>
        </w:rPr>
      </w:pPr>
      <w:r>
        <w:rPr>
          <w:rFonts w:ascii="宋体" w:hAnsi="宋体" w:hint="eastAsia"/>
        </w:rPr>
        <w:t>获取泵的当前模式</w:t>
      </w:r>
      <w:r>
        <w:rPr>
          <w:rFonts w:hint="eastAsia"/>
        </w:rPr>
        <w:t>，泵的模式有正常模式和</w:t>
      </w:r>
      <w:r>
        <w:rPr>
          <w:rFonts w:hint="eastAsia"/>
        </w:rPr>
        <w:t>boot</w:t>
      </w:r>
      <w:r>
        <w:t>loader</w:t>
      </w:r>
      <w:r>
        <w:rPr>
          <w:rFonts w:hint="eastAsia"/>
        </w:rPr>
        <w:t>模式</w:t>
      </w:r>
      <w:del w:id="7336" w:author="Zhang, Carol (MSHA)" w:date="2019-08-21T17:54:00Z">
        <w:r w:rsidDel="00AA75B9">
          <w:rPr>
            <w:rFonts w:hint="eastAsia"/>
          </w:rPr>
          <w:delText>：</w:delText>
        </w:r>
      </w:del>
      <w:ins w:id="7337" w:author="Zhang, Carol (MSHA)" w:date="2019-08-21T17:54:00Z">
        <w:r w:rsidR="00AA75B9">
          <w:rPr>
            <w:rFonts w:hint="eastAsia"/>
          </w:rPr>
          <w:t>.</w:t>
        </w:r>
      </w:ins>
    </w:p>
    <w:p w:rsidR="00AA75B9" w:rsidRDefault="00AA75B9" w:rsidP="00CD31B6">
      <w:pPr>
        <w:ind w:firstLine="420"/>
      </w:pPr>
      <w:ins w:id="7338" w:author="Zhang, Carol (MSHA)" w:date="2019-08-21T17:53:00Z">
        <w:r>
          <w:rPr>
            <w:rFonts w:hint="eastAsia"/>
          </w:rPr>
          <w:t xml:space="preserve">Get </w:t>
        </w:r>
      </w:ins>
      <w:ins w:id="7339" w:author="Zhang, Carol (MSHA)" w:date="2019-08-21T17:57:00Z">
        <w:r>
          <w:t xml:space="preserve">the </w:t>
        </w:r>
      </w:ins>
      <w:ins w:id="7340" w:author="Zhang, Carol (MSHA)" w:date="2019-08-21T17:53:00Z">
        <w:r>
          <w:t>current pump mode: Normal mode or Bootloader mode</w:t>
        </w:r>
      </w:ins>
      <w:ins w:id="7341" w:author="Zhang, Carol (MSHA)" w:date="2019-08-21T17:54:00Z">
        <w:r>
          <w:t>.</w:t>
        </w:r>
      </w:ins>
    </w:p>
    <w:p w:rsidR="00CD31B6" w:rsidRDefault="00CD31B6" w:rsidP="00CD31B6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CD31B6" w:rsidRDefault="00CD31B6" w:rsidP="00CD31B6">
      <w:pPr>
        <w:pStyle w:val="a7"/>
        <w:ind w:left="840" w:firstLineChars="0" w:firstLine="0"/>
        <w:rPr>
          <w:ins w:id="7342" w:author="Zhang, Carol (MSHA)" w:date="2019-08-21T17:54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AA75B9" w:rsidRDefault="00AA75B9" w:rsidP="00CD31B6">
      <w:pPr>
        <w:pStyle w:val="a7"/>
        <w:ind w:left="840" w:firstLineChars="0" w:firstLine="0"/>
      </w:pPr>
      <w:ins w:id="7343" w:author="Zhang, Carol (MSHA)" w:date="2019-08-21T17:54:00Z">
        <w:r>
          <w:lastRenderedPageBreak/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D31B6" w:rsidRDefault="00CD31B6" w:rsidP="00CD31B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D31B6" w:rsidRDefault="00CD31B6" w:rsidP="00CD31B6">
      <w:pPr>
        <w:pStyle w:val="a7"/>
        <w:ind w:left="840" w:firstLineChars="0" w:firstLine="0"/>
        <w:rPr>
          <w:ins w:id="7344" w:author="Zhang, Carol (MSHA)" w:date="2019-08-21T17:56:00Z"/>
        </w:rPr>
      </w:pPr>
      <w:r>
        <w:rPr>
          <w:rFonts w:hint="eastAsia"/>
        </w:rPr>
        <w:t>正常返回：泵端返回</w:t>
      </w:r>
      <w:del w:id="7345" w:author="Zhang, Carol (MSHA)" w:date="2019-08-21T17:56:00Z">
        <w:r w:rsidDel="00AA75B9">
          <w:rPr>
            <w:rFonts w:hint="eastAsia"/>
          </w:rPr>
          <w:delText>定义</w:delText>
        </w:r>
      </w:del>
      <w:ins w:id="7346" w:author="Zhang, Carol (MSHA)" w:date="2019-08-21T17:56:00Z">
        <w:r w:rsidR="00AA75B9">
          <w:rPr>
            <w:rFonts w:hint="eastAsia"/>
          </w:rPr>
          <w:t>一个自定义字段，</w:t>
        </w:r>
        <w:r w:rsidR="00AA75B9">
          <w:rPr>
            <w:rFonts w:hint="eastAsia"/>
          </w:rPr>
          <w:t xml:space="preserve"> </w:t>
        </w:r>
        <w:r w:rsidR="00AA75B9">
          <w:rPr>
            <w:rFonts w:hint="eastAsia"/>
          </w:rPr>
          <w:t>包含泵的运行模式</w:t>
        </w:r>
      </w:ins>
      <w:del w:id="7347" w:author="Zhang, Carol (MSHA)" w:date="2019-08-21T17:56:00Z">
        <w:r w:rsidDel="00AA75B9">
          <w:rPr>
            <w:rFonts w:hint="eastAsia"/>
          </w:rPr>
          <w:delText>如下：</w:delText>
        </w:r>
      </w:del>
      <w:ins w:id="7348" w:author="Zhang, Carol (MSHA)" w:date="2019-08-21T17:56:00Z">
        <w:r w:rsidR="00AA75B9">
          <w:rPr>
            <w:rFonts w:hint="eastAsia"/>
          </w:rPr>
          <w:t>。</w:t>
        </w:r>
      </w:ins>
    </w:p>
    <w:p w:rsidR="00AA75B9" w:rsidRPr="00A16D0F" w:rsidRDefault="00AA75B9" w:rsidP="00CD31B6">
      <w:pPr>
        <w:pStyle w:val="a7"/>
        <w:ind w:left="840" w:firstLineChars="0" w:firstLine="0"/>
      </w:pPr>
      <w:ins w:id="7349" w:author="Zhang, Carol (MSHA)" w:date="2019-08-21T17:56:00Z">
        <w:r>
          <w:rPr>
            <w:rFonts w:hint="eastAsia"/>
          </w:rPr>
          <w:t>Normal Return:</w:t>
        </w:r>
        <w:r>
          <w:t xml:space="preserve"> The pump return a custom field, including the pump mode.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CD31B6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31B6" w:rsidRDefault="00CD31B6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D31B6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1B6" w:rsidRDefault="00AA75B9" w:rsidP="006A6C10">
            <w:pPr>
              <w:jc w:val="center"/>
              <w:rPr>
                <w:b/>
              </w:rPr>
            </w:pPr>
            <w:ins w:id="7350" w:author="Zhang, Carol (MSHA)" w:date="2019-08-21T17:55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D31B6" w:rsidRPr="00A32854">
              <w:rPr>
                <w:rFonts w:hint="eastAsia"/>
                <w:b/>
              </w:rPr>
              <w:t>0</w:t>
            </w:r>
            <w:r w:rsidR="00CD31B6" w:rsidRPr="00A32854">
              <w:rPr>
                <w:b/>
              </w:rPr>
              <w:t>x0001</w:t>
            </w:r>
          </w:p>
        </w:tc>
      </w:tr>
      <w:tr w:rsidR="00CD31B6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1B6" w:rsidRDefault="00AA75B9" w:rsidP="006A6C10">
            <w:pPr>
              <w:jc w:val="center"/>
              <w:rPr>
                <w:b/>
              </w:rPr>
            </w:pPr>
            <w:ins w:id="7351" w:author="Zhang, Carol (MSHA)" w:date="2019-08-21T17:55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CD31B6">
              <w:rPr>
                <w:b/>
              </w:rPr>
              <w:t>0x0001</w:t>
            </w:r>
          </w:p>
        </w:tc>
      </w:tr>
      <w:tr w:rsidR="00CD31B6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1B6" w:rsidRPr="00D06576" w:rsidRDefault="00CD31B6" w:rsidP="006A6C10">
            <w:pPr>
              <w:jc w:val="center"/>
              <w:rPr>
                <w:color w:val="0000FF"/>
                <w:u w:val="single"/>
              </w:rPr>
            </w:pPr>
            <w:r w:rsidRPr="00D06576">
              <w:rPr>
                <w:color w:val="0000FF"/>
                <w:u w:val="single"/>
              </w:rPr>
              <w:fldChar w:fldCharType="begin"/>
            </w:r>
            <w:r w:rsidRPr="00D06576">
              <w:rPr>
                <w:color w:val="0000FF"/>
                <w:u w:val="single"/>
              </w:rPr>
              <w:instrText xml:space="preserve"> REF _Ref483213374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D06576">
              <w:rPr>
                <w:color w:val="0000FF"/>
                <w:u w:val="single"/>
              </w:rPr>
            </w:r>
            <w:r w:rsidRPr="00D06576">
              <w:rPr>
                <w:color w:val="0000FF"/>
                <w:u w:val="single"/>
              </w:rPr>
              <w:fldChar w:fldCharType="separate"/>
            </w:r>
            <w:ins w:id="7352" w:author="Zhang, Carol (MSHA)" w:date="2019-12-11T16:14:00Z">
              <w:r w:rsidR="00B2321A" w:rsidRPr="00B2321A">
                <w:rPr>
                  <w:color w:val="0000FF"/>
                  <w:u w:val="single"/>
                  <w:rPrChange w:id="7353" w:author="Zhang, Carol (MSHA)" w:date="2019-12-11T16:14:00Z">
                    <w:rPr/>
                  </w:rPrChange>
                </w:rPr>
                <w:softHyphen/>
                <w:t>Pump Mode</w:t>
              </w:r>
            </w:ins>
            <w:del w:id="735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Pump Mode</w:delText>
              </w:r>
            </w:del>
            <w:r w:rsidRPr="00D06576">
              <w:rPr>
                <w:color w:val="0000FF"/>
                <w:u w:val="single"/>
              </w:rPr>
              <w:fldChar w:fldCharType="end"/>
            </w:r>
          </w:p>
        </w:tc>
      </w:tr>
    </w:tbl>
    <w:p w:rsidR="00127DE1" w:rsidRDefault="00127DE1" w:rsidP="0029099D">
      <w:pPr>
        <w:pStyle w:val="a7"/>
        <w:ind w:left="840" w:firstLineChars="0" w:firstLine="0"/>
      </w:pPr>
    </w:p>
    <w:p w:rsidR="00C56299" w:rsidRDefault="00C56299" w:rsidP="00C56299">
      <w:pPr>
        <w:pStyle w:val="2"/>
        <w:numPr>
          <w:ilvl w:val="1"/>
          <w:numId w:val="5"/>
        </w:numPr>
      </w:pPr>
      <w:bookmarkStart w:id="7355" w:name="_Ref483323103"/>
      <w:bookmarkStart w:id="7356" w:name="_Ref489965484"/>
      <w:r>
        <w:t>RESET</w:t>
      </w:r>
      <w:bookmarkEnd w:id="7355"/>
      <w:r>
        <w:t>_PUMPMODE</w:t>
      </w:r>
      <w:bookmarkEnd w:id="7356"/>
    </w:p>
    <w:p w:rsidR="00C56299" w:rsidRDefault="00C56299" w:rsidP="00C56299">
      <w:pPr>
        <w:ind w:firstLine="420"/>
        <w:rPr>
          <w:ins w:id="7357" w:author="Zhang, Carol (MSHA)" w:date="2019-08-21T17:57:00Z"/>
        </w:rPr>
      </w:pPr>
      <w:r>
        <w:rPr>
          <w:rFonts w:ascii="宋体" w:hAnsi="宋体" w:hint="eastAsia"/>
        </w:rPr>
        <w:t>设置泵的当前模式</w:t>
      </w:r>
      <w:r>
        <w:rPr>
          <w:rFonts w:hint="eastAsia"/>
        </w:rPr>
        <w:t>，泵的模式有正常模式和</w:t>
      </w:r>
      <w:r>
        <w:rPr>
          <w:rFonts w:hint="eastAsia"/>
        </w:rPr>
        <w:t>boot</w:t>
      </w:r>
      <w:r>
        <w:t>loader</w:t>
      </w:r>
      <w:r>
        <w:rPr>
          <w:rFonts w:hint="eastAsia"/>
        </w:rPr>
        <w:t>模式</w:t>
      </w:r>
      <w:ins w:id="7358" w:author="Zhang, Carol (MSHA)" w:date="2019-08-21T17:57:00Z">
        <w:r w:rsidR="00AA75B9">
          <w:rPr>
            <w:rFonts w:hint="eastAsia"/>
          </w:rPr>
          <w:t>。</w:t>
        </w:r>
      </w:ins>
      <w:del w:id="7359" w:author="Zhang, Carol (MSHA)" w:date="2019-08-21T17:57:00Z">
        <w:r w:rsidDel="00AA75B9">
          <w:rPr>
            <w:rFonts w:hint="eastAsia"/>
          </w:rPr>
          <w:delText>：</w:delText>
        </w:r>
      </w:del>
    </w:p>
    <w:p w:rsidR="00AA75B9" w:rsidRDefault="00AA75B9" w:rsidP="00C56299">
      <w:pPr>
        <w:ind w:firstLine="420"/>
      </w:pPr>
      <w:ins w:id="7360" w:author="Zhang, Carol (MSHA)" w:date="2019-08-21T17:57:00Z">
        <w:r>
          <w:rPr>
            <w:rFonts w:hint="eastAsia"/>
          </w:rPr>
          <w:t>Set the pump mode:</w:t>
        </w:r>
      </w:ins>
      <w:ins w:id="7361" w:author="Zhang, Carol (MSHA)" w:date="2019-08-21T17:58:00Z">
        <w:r w:rsidRPr="00AA75B9">
          <w:t xml:space="preserve"> </w:t>
        </w:r>
        <w:r>
          <w:t>Normal mode or Bootloader mode.</w:t>
        </w:r>
      </w:ins>
    </w:p>
    <w:p w:rsidR="00C56299" w:rsidRDefault="00C56299" w:rsidP="00C56299">
      <w:pPr>
        <w:pStyle w:val="a7"/>
        <w:numPr>
          <w:ilvl w:val="0"/>
          <w:numId w:val="23"/>
        </w:numPr>
        <w:ind w:firstLineChars="0"/>
        <w:rPr>
          <w:ins w:id="7362" w:author="Zhang, Carol (MSHA)" w:date="2019-08-21T17:58:00Z"/>
        </w:rPr>
      </w:pPr>
      <w:r>
        <w:t>Request</w:t>
      </w:r>
    </w:p>
    <w:p w:rsidR="00AA75B9" w:rsidRDefault="00AA75B9">
      <w:pPr>
        <w:pStyle w:val="a7"/>
        <w:ind w:left="840" w:firstLineChars="0" w:firstLine="0"/>
        <w:rPr>
          <w:ins w:id="7363" w:author="Zhang, Carol (MSHA)" w:date="2019-08-21T17:58:00Z"/>
        </w:rPr>
        <w:pPrChange w:id="7364" w:author="Zhang, Carol (MSHA)" w:date="2019-08-21T17:58:00Z">
          <w:pPr>
            <w:pStyle w:val="a7"/>
            <w:numPr>
              <w:numId w:val="23"/>
            </w:numPr>
            <w:ind w:left="840" w:firstLineChars="0" w:hanging="420"/>
          </w:pPr>
        </w:pPrChange>
      </w:pPr>
      <w:ins w:id="7365" w:author="Zhang, Carol (MSHA)" w:date="2019-08-21T17:58:00Z">
        <w:r>
          <w:rPr>
            <w:rFonts w:hint="eastAsia"/>
          </w:rPr>
          <w:t>向泵端发送一个自定义字段，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包含</w:t>
        </w:r>
      </w:ins>
      <w:ins w:id="7366" w:author="Zhang, Carol (MSHA)" w:date="2019-08-21T17:59:00Z">
        <w:r>
          <w:rPr>
            <w:rFonts w:hint="eastAsia"/>
          </w:rPr>
          <w:t>要设置的泵的模式。</w:t>
        </w:r>
      </w:ins>
    </w:p>
    <w:p w:rsidR="00AA75B9" w:rsidRDefault="00AA75B9">
      <w:pPr>
        <w:pStyle w:val="a7"/>
        <w:ind w:left="840" w:firstLineChars="0" w:firstLine="0"/>
        <w:pPrChange w:id="7367" w:author="Zhang, Carol (MSHA)" w:date="2019-08-21T17:58:00Z">
          <w:pPr>
            <w:pStyle w:val="a7"/>
            <w:numPr>
              <w:numId w:val="23"/>
            </w:numPr>
            <w:ind w:left="840" w:firstLineChars="0" w:hanging="420"/>
          </w:pPr>
        </w:pPrChange>
      </w:pPr>
      <w:ins w:id="7368" w:author="Zhang, Carol (MSHA)" w:date="2019-08-21T17:58:00Z">
        <w:r>
          <w:t>Send a custom field, including the pump mode</w:t>
        </w:r>
      </w:ins>
      <w:ins w:id="7369" w:author="Zhang, Carol (MSHA)" w:date="2019-08-21T17:59:00Z">
        <w:r>
          <w:rPr>
            <w:rFonts w:hint="eastAsia"/>
          </w:rPr>
          <w:t xml:space="preserve"> </w:t>
        </w:r>
        <w:r>
          <w:t>to be set</w:t>
        </w:r>
      </w:ins>
      <w:ins w:id="7370" w:author="Zhang, Carol (MSHA)" w:date="2019-08-21T17:58:00Z">
        <w:r>
          <w:t>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C56299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56299" w:rsidRDefault="00C56299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56299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299" w:rsidRDefault="00AA75B9" w:rsidP="006A6C10">
            <w:pPr>
              <w:jc w:val="center"/>
              <w:rPr>
                <w:b/>
              </w:rPr>
            </w:pPr>
            <w:ins w:id="7371" w:author="Zhang, Carol (MSHA)" w:date="2019-08-21T17:5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56299" w:rsidRPr="00A32854">
              <w:rPr>
                <w:rFonts w:hint="eastAsia"/>
                <w:b/>
              </w:rPr>
              <w:t>0</w:t>
            </w:r>
            <w:r w:rsidR="00C56299" w:rsidRPr="00A32854">
              <w:rPr>
                <w:b/>
              </w:rPr>
              <w:t>x0001</w:t>
            </w:r>
          </w:p>
        </w:tc>
      </w:tr>
      <w:tr w:rsidR="00C56299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299" w:rsidRDefault="00AA75B9" w:rsidP="006A6C10">
            <w:pPr>
              <w:jc w:val="center"/>
              <w:rPr>
                <w:b/>
              </w:rPr>
            </w:pPr>
            <w:ins w:id="7372" w:author="Zhang, Carol (MSHA)" w:date="2019-08-21T17:5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C56299">
              <w:rPr>
                <w:b/>
              </w:rPr>
              <w:t>0x0001</w:t>
            </w:r>
          </w:p>
        </w:tc>
      </w:tr>
      <w:tr w:rsidR="00C56299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299" w:rsidRPr="00D06576" w:rsidRDefault="00C56299" w:rsidP="006A6C10">
            <w:pPr>
              <w:jc w:val="center"/>
              <w:rPr>
                <w:color w:val="0000FF"/>
                <w:u w:val="single"/>
              </w:rPr>
            </w:pPr>
            <w:r w:rsidRPr="00D06576">
              <w:rPr>
                <w:color w:val="0000FF"/>
                <w:u w:val="single"/>
              </w:rPr>
              <w:fldChar w:fldCharType="begin"/>
            </w:r>
            <w:r w:rsidRPr="00D06576">
              <w:rPr>
                <w:color w:val="0000FF"/>
                <w:u w:val="single"/>
              </w:rPr>
              <w:instrText xml:space="preserve"> REF _Ref483213374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D06576">
              <w:rPr>
                <w:color w:val="0000FF"/>
                <w:u w:val="single"/>
              </w:rPr>
            </w:r>
            <w:r w:rsidRPr="00D06576">
              <w:rPr>
                <w:color w:val="0000FF"/>
                <w:u w:val="single"/>
              </w:rPr>
              <w:fldChar w:fldCharType="separate"/>
            </w:r>
            <w:ins w:id="7373" w:author="Zhang, Carol (MSHA)" w:date="2019-12-11T16:14:00Z">
              <w:r w:rsidR="00B2321A" w:rsidRPr="00B2321A">
                <w:rPr>
                  <w:color w:val="0000FF"/>
                  <w:u w:val="single"/>
                  <w:rPrChange w:id="7374" w:author="Zhang, Carol (MSHA)" w:date="2019-12-11T16:14:00Z">
                    <w:rPr/>
                  </w:rPrChange>
                </w:rPr>
                <w:softHyphen/>
                <w:t>Pump Mode</w:t>
              </w:r>
            </w:ins>
            <w:del w:id="737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Pump Mode</w:delText>
              </w:r>
            </w:del>
            <w:r w:rsidRPr="00D06576">
              <w:rPr>
                <w:color w:val="0000FF"/>
                <w:u w:val="single"/>
              </w:rPr>
              <w:fldChar w:fldCharType="end"/>
            </w:r>
          </w:p>
        </w:tc>
      </w:tr>
    </w:tbl>
    <w:p w:rsidR="00C56299" w:rsidRDefault="00C56299" w:rsidP="00C56299">
      <w:pPr>
        <w:pStyle w:val="a7"/>
        <w:ind w:left="840" w:firstLineChars="0" w:firstLine="0"/>
      </w:pPr>
      <w:r>
        <w:rPr>
          <w:rFonts w:hint="eastAsia"/>
        </w:rPr>
        <w:t xml:space="preserve"> </w:t>
      </w:r>
    </w:p>
    <w:p w:rsidR="00C56299" w:rsidRDefault="00C56299" w:rsidP="00C5629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A75B9" w:rsidRPr="00A16D0F" w:rsidRDefault="00C56299" w:rsidP="00AA75B9">
      <w:pPr>
        <w:pStyle w:val="a7"/>
        <w:ind w:left="840" w:firstLineChars="0" w:firstLine="0"/>
        <w:rPr>
          <w:ins w:id="7376" w:author="Zhang, Carol (MSHA)" w:date="2019-08-21T17:59:00Z"/>
        </w:rPr>
      </w:pPr>
      <w:r>
        <w:rPr>
          <w:rFonts w:hint="eastAsia"/>
        </w:rPr>
        <w:t>正常返回：泵端返回一个空的数据包。</w:t>
      </w:r>
    </w:p>
    <w:p w:rsidR="00C56299" w:rsidRDefault="00AA75B9" w:rsidP="00C56299">
      <w:pPr>
        <w:pStyle w:val="a7"/>
        <w:ind w:left="840" w:firstLineChars="0" w:firstLine="0"/>
      </w:pPr>
      <w:ins w:id="7377" w:author="Zhang, Carol (MSHA)" w:date="2019-08-21T17:59:00Z">
        <w:r>
          <w:rPr>
            <w:rFonts w:hint="eastAsia"/>
          </w:rPr>
          <w:t xml:space="preserve">Normal Return: 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127DE1" w:rsidRDefault="00127DE1" w:rsidP="0029099D">
      <w:pPr>
        <w:pStyle w:val="a7"/>
        <w:ind w:left="840" w:firstLineChars="0" w:firstLine="0"/>
      </w:pPr>
    </w:p>
    <w:p w:rsidR="007D7602" w:rsidRDefault="007D7602" w:rsidP="007D7602">
      <w:pPr>
        <w:pStyle w:val="2"/>
        <w:numPr>
          <w:ilvl w:val="1"/>
          <w:numId w:val="5"/>
        </w:numPr>
      </w:pPr>
      <w:bookmarkStart w:id="7378" w:name="_Ref483314909"/>
      <w:r>
        <w:t>GET_SERIAL_NUMBER</w:t>
      </w:r>
      <w:bookmarkEnd w:id="7378"/>
    </w:p>
    <w:p w:rsidR="007D7602" w:rsidRDefault="007D7602" w:rsidP="007D7602">
      <w:pPr>
        <w:ind w:firstLine="420"/>
        <w:rPr>
          <w:ins w:id="7379" w:author="Zhang, Carol (MSHA)" w:date="2019-08-21T18:00:00Z"/>
        </w:rPr>
      </w:pPr>
      <w:r>
        <w:rPr>
          <w:rFonts w:ascii="宋体" w:hAnsi="宋体" w:hint="eastAsia"/>
        </w:rPr>
        <w:t>获取泵的序列号</w:t>
      </w:r>
      <w:r>
        <w:rPr>
          <w:rFonts w:hint="eastAsia"/>
        </w:rPr>
        <w:t>：</w:t>
      </w:r>
    </w:p>
    <w:p w:rsidR="00131936" w:rsidRDefault="00131936" w:rsidP="007D7602">
      <w:pPr>
        <w:ind w:firstLine="420"/>
      </w:pPr>
      <w:ins w:id="7380" w:author="Zhang, Carol (MSHA)" w:date="2019-08-21T18:01:00Z">
        <w:r>
          <w:rPr>
            <w:rFonts w:hint="eastAsia"/>
          </w:rPr>
          <w:t xml:space="preserve">Get </w:t>
        </w:r>
        <w:r>
          <w:t>the pump serial number.</w:t>
        </w:r>
      </w:ins>
    </w:p>
    <w:p w:rsidR="007D7602" w:rsidRDefault="007D7602" w:rsidP="007D7602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7D7602" w:rsidRDefault="007D7602" w:rsidP="007D7602">
      <w:pPr>
        <w:pStyle w:val="a7"/>
        <w:ind w:left="840" w:firstLineChars="0" w:firstLine="0"/>
        <w:rPr>
          <w:ins w:id="7381" w:author="Zhang, Carol (MSHA)" w:date="2019-08-21T18:01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31936" w:rsidRDefault="00131936" w:rsidP="007D7602">
      <w:pPr>
        <w:pStyle w:val="a7"/>
        <w:ind w:left="840" w:firstLineChars="0" w:firstLine="0"/>
      </w:pPr>
      <w:ins w:id="7382" w:author="Zhang, Carol (MSHA)" w:date="2019-08-21T18:01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7D7602" w:rsidRDefault="007D7602" w:rsidP="007D760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D7602" w:rsidRDefault="007D7602" w:rsidP="007D7602">
      <w:pPr>
        <w:pStyle w:val="a7"/>
        <w:ind w:left="840" w:firstLineChars="0" w:firstLine="0"/>
        <w:rPr>
          <w:ins w:id="7383" w:author="Zhang, Carol (MSHA)" w:date="2019-08-21T18:01:00Z"/>
        </w:rPr>
      </w:pPr>
      <w:r>
        <w:rPr>
          <w:rFonts w:hint="eastAsia"/>
        </w:rPr>
        <w:t>正常返回：泵端返回</w:t>
      </w:r>
      <w:r w:rsidR="00EE2AF7">
        <w:rPr>
          <w:rFonts w:hint="eastAsia"/>
        </w:rPr>
        <w:t>一个自定义字段</w:t>
      </w:r>
      <w:r w:rsidR="00EE2AF7">
        <w:rPr>
          <w:rFonts w:hint="eastAsia"/>
        </w:rPr>
        <w:t>,</w:t>
      </w:r>
      <w:r w:rsidR="00EE2AF7" w:rsidRPr="00EE2AF7">
        <w:rPr>
          <w:rFonts w:hint="eastAsia"/>
        </w:rPr>
        <w:t xml:space="preserve"> </w:t>
      </w:r>
      <w:r w:rsidR="00EE2AF7">
        <w:rPr>
          <w:rFonts w:hint="eastAsia"/>
        </w:rPr>
        <w:t>序列号由多个字符组成，</w:t>
      </w:r>
      <w:r w:rsidR="00EE2AF7">
        <w:t>长度</w:t>
      </w:r>
      <w:r w:rsidR="00EE2AF7">
        <w:rPr>
          <w:rFonts w:hint="eastAsia"/>
        </w:rPr>
        <w:t>不固定。</w:t>
      </w:r>
    </w:p>
    <w:p w:rsidR="00131936" w:rsidRDefault="00131936" w:rsidP="007D7602">
      <w:pPr>
        <w:pStyle w:val="a7"/>
        <w:ind w:left="840" w:firstLineChars="0" w:firstLine="0"/>
      </w:pPr>
      <w:ins w:id="7384" w:author="Zhang, Carol (MSHA)" w:date="2019-08-21T18:01:00Z">
        <w:r>
          <w:t>N</w:t>
        </w:r>
        <w:r>
          <w:rPr>
            <w:rFonts w:hint="eastAsia"/>
          </w:rPr>
          <w:t xml:space="preserve">ormal </w:t>
        </w:r>
        <w:r>
          <w:t xml:space="preserve">return: </w:t>
        </w:r>
      </w:ins>
      <w:ins w:id="7385" w:author="Zhang, Carol (MSHA)" w:date="2019-08-21T18:02:00Z">
        <w:r>
          <w:t xml:space="preserve">The </w:t>
        </w:r>
      </w:ins>
      <w:ins w:id="7386" w:author="Zhang, Carol (MSHA)" w:date="2019-08-21T18:01:00Z">
        <w:r>
          <w:t>pump returns a custom field. T</w:t>
        </w:r>
        <w:r w:rsidRPr="00A92D1A">
          <w:t>he serial number is comp</w:t>
        </w:r>
        <w:r>
          <w:t>osed of multiple characters whose</w:t>
        </w:r>
        <w:r w:rsidRPr="00A92D1A">
          <w:t xml:space="preserve"> length is not fixed.</w:t>
        </w:r>
        <w:r>
          <w:t xml:space="preserve"> </w:t>
        </w:r>
      </w:ins>
    </w:p>
    <w:p w:rsidR="00EE2AF7" w:rsidRDefault="00EE2AF7" w:rsidP="00EE2AF7"/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EE2AF7" w:rsidTr="002933A8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E2AF7" w:rsidRDefault="00EE2AF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EE2AF7" w:rsidTr="002933A8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2AF7" w:rsidRDefault="00131936" w:rsidP="002933A8">
            <w:pPr>
              <w:jc w:val="center"/>
              <w:rPr>
                <w:b/>
              </w:rPr>
            </w:pPr>
            <w:ins w:id="7387" w:author="Zhang, Carol (MSHA)" w:date="2019-08-21T18:0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EE2AF7" w:rsidRPr="00A32854">
              <w:rPr>
                <w:rFonts w:hint="eastAsia"/>
                <w:b/>
              </w:rPr>
              <w:t>0</w:t>
            </w:r>
            <w:r w:rsidR="00EE2AF7" w:rsidRPr="00A32854">
              <w:rPr>
                <w:b/>
              </w:rPr>
              <w:t>x0001</w:t>
            </w:r>
          </w:p>
        </w:tc>
      </w:tr>
      <w:tr w:rsidR="00EE2AF7" w:rsidTr="002933A8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2AF7" w:rsidRPr="00166D59" w:rsidRDefault="00131936" w:rsidP="002933A8">
            <w:pPr>
              <w:jc w:val="center"/>
            </w:pPr>
            <w:ins w:id="7388" w:author="Zhang, Carol (MSHA)" w:date="2019-08-21T18:02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del w:id="7389" w:author="Zhang, Carol (MSHA)" w:date="2019-08-21T18:02:00Z">
              <w:r w:rsidR="00EE2AF7" w:rsidRPr="00166D59" w:rsidDel="00131936">
                <w:rPr>
                  <w:rFonts w:hint="eastAsia"/>
                </w:rPr>
                <w:delText>长度</w:delText>
              </w:r>
              <w:r w:rsidR="00EE2AF7" w:rsidRPr="00166D59" w:rsidDel="00131936">
                <w:rPr>
                  <w:rFonts w:hint="eastAsia"/>
                </w:rPr>
                <w:delText>=</w:delText>
              </w:r>
            </w:del>
            <w:r w:rsidR="00EE2AF7" w:rsidRPr="00166D59">
              <w:rPr>
                <w:rFonts w:hint="eastAsia"/>
              </w:rPr>
              <w:t>？</w:t>
            </w:r>
          </w:p>
        </w:tc>
      </w:tr>
      <w:tr w:rsidR="00EE2AF7" w:rsidTr="002933A8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2AF7" w:rsidRPr="00992786" w:rsidRDefault="00EE2AF7" w:rsidP="002933A8">
            <w:pPr>
              <w:jc w:val="center"/>
              <w:rPr>
                <w:b/>
              </w:rPr>
            </w:pPr>
            <w:r w:rsidRPr="00992786">
              <w:rPr>
                <w:rFonts w:hint="eastAsia"/>
                <w:b/>
              </w:rPr>
              <w:lastRenderedPageBreak/>
              <w:t>Data1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2AF7" w:rsidRDefault="00EE2AF7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Data2</w:t>
            </w:r>
          </w:p>
        </w:tc>
      </w:tr>
      <w:tr w:rsidR="00EE2AF7" w:rsidTr="002933A8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AF7" w:rsidRPr="00E92A89" w:rsidRDefault="00EE2AF7" w:rsidP="002933A8">
            <w:pPr>
              <w:jc w:val="center"/>
              <w:rPr>
                <w:b/>
                <w:color w:val="0000FF"/>
                <w:u w:val="single"/>
              </w:rPr>
            </w:pPr>
            <w:r>
              <w:rPr>
                <w:rFonts w:hint="eastAsia"/>
                <w:b/>
              </w:rPr>
              <w:t>Data3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AF7" w:rsidRDefault="00EE2AF7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Data</w:t>
            </w:r>
            <w:r>
              <w:rPr>
                <w:b/>
              </w:rPr>
              <w:t>…</w:t>
            </w:r>
          </w:p>
        </w:tc>
      </w:tr>
    </w:tbl>
    <w:p w:rsidR="00127DE1" w:rsidRDefault="00127DE1" w:rsidP="0029099D">
      <w:pPr>
        <w:pStyle w:val="a7"/>
        <w:ind w:left="840" w:firstLineChars="0" w:firstLine="0"/>
      </w:pPr>
    </w:p>
    <w:p w:rsidR="00BB0B78" w:rsidRDefault="00BB0B78" w:rsidP="00BB0B78">
      <w:pPr>
        <w:pStyle w:val="2"/>
        <w:numPr>
          <w:ilvl w:val="1"/>
          <w:numId w:val="5"/>
        </w:numPr>
      </w:pPr>
      <w:bookmarkStart w:id="7390" w:name="_Ref490052074"/>
      <w:r w:rsidRPr="00AD33B6">
        <w:t>GET_</w:t>
      </w:r>
      <w:r>
        <w:rPr>
          <w:rFonts w:hint="eastAsia"/>
        </w:rPr>
        <w:t>SUPPORTED</w:t>
      </w:r>
      <w:r>
        <w:t>_MAX</w:t>
      </w:r>
      <w:r>
        <w:rPr>
          <w:rFonts w:hint="eastAsia"/>
        </w:rPr>
        <w:t>_</w:t>
      </w:r>
      <w:r>
        <w:t>FILE_SIZE</w:t>
      </w:r>
      <w:bookmarkEnd w:id="7390"/>
    </w:p>
    <w:p w:rsidR="00BB0B78" w:rsidRDefault="00BB0B78" w:rsidP="00BB0B78">
      <w:pPr>
        <w:ind w:firstLine="420"/>
        <w:rPr>
          <w:ins w:id="7391" w:author="Zhang, Carol (MSHA)" w:date="2019-08-21T18:02:00Z"/>
        </w:rPr>
      </w:pPr>
      <w:r>
        <w:rPr>
          <w:rFonts w:hint="eastAsia"/>
        </w:rPr>
        <w:t>查询可支持的固件文件大小</w:t>
      </w:r>
      <w:del w:id="7392" w:author="Zhang, Carol (MSHA)" w:date="2019-08-21T18:04:00Z">
        <w:r w:rsidDel="00131936">
          <w:rPr>
            <w:rFonts w:hint="eastAsia"/>
          </w:rPr>
          <w:delText>，命令包含字段如下</w:delText>
        </w:r>
        <w:r w:rsidRPr="003945BF" w:rsidDel="00131936">
          <w:rPr>
            <w:rFonts w:hint="eastAsia"/>
          </w:rPr>
          <w:delText>：</w:delText>
        </w:r>
      </w:del>
      <w:ins w:id="7393" w:author="Zhang, Carol (MSHA)" w:date="2019-08-21T18:04:00Z">
        <w:r w:rsidR="00131936">
          <w:rPr>
            <w:rFonts w:hint="eastAsia"/>
          </w:rPr>
          <w:t>。</w:t>
        </w:r>
      </w:ins>
    </w:p>
    <w:p w:rsidR="00131936" w:rsidRPr="003945BF" w:rsidRDefault="00131936" w:rsidP="00BB0B78">
      <w:pPr>
        <w:ind w:firstLine="420"/>
      </w:pPr>
      <w:ins w:id="7394" w:author="Zhang, Carol (MSHA)" w:date="2019-08-21T18:02:00Z">
        <w:r>
          <w:rPr>
            <w:rFonts w:hint="eastAsia"/>
          </w:rPr>
          <w:t xml:space="preserve">Get the </w:t>
        </w:r>
      </w:ins>
      <w:ins w:id="7395" w:author="Zhang, Carol (MSHA)" w:date="2019-08-21T18:03:00Z">
        <w:r>
          <w:rPr>
            <w:rFonts w:hint="eastAsia"/>
          </w:rPr>
          <w:t>pump</w:t>
        </w:r>
        <w:r>
          <w:t xml:space="preserve"> acceptable </w:t>
        </w:r>
      </w:ins>
      <w:ins w:id="7396" w:author="Zhang, Carol (MSHA)" w:date="2019-08-21T18:02:00Z">
        <w:r>
          <w:rPr>
            <w:rFonts w:hint="eastAsia"/>
          </w:rPr>
          <w:t>firmware file size.</w:t>
        </w:r>
      </w:ins>
    </w:p>
    <w:p w:rsidR="00BB0B78" w:rsidRDefault="00BB0B78" w:rsidP="00BB0B7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B0B78" w:rsidRDefault="00131936">
      <w:pPr>
        <w:pStyle w:val="a7"/>
        <w:ind w:left="840" w:firstLineChars="0" w:firstLine="0"/>
        <w:rPr>
          <w:ins w:id="7397" w:author="Zhang, Carol (MSHA)" w:date="2019-08-21T18:06:00Z"/>
        </w:rPr>
        <w:pPrChange w:id="7398" w:author="Zhang, Carol (MSHA)" w:date="2019-08-21T18:05:00Z">
          <w:pPr>
            <w:pStyle w:val="a7"/>
            <w:numPr>
              <w:numId w:val="57"/>
            </w:numPr>
            <w:ind w:left="1260" w:firstLineChars="0" w:hanging="420"/>
          </w:pPr>
        </w:pPrChange>
      </w:pPr>
      <w:ins w:id="7399" w:author="Zhang, Carol (MSHA)" w:date="2019-08-21T18:05:00Z">
        <w:r>
          <w:rPr>
            <w:rFonts w:hint="eastAsia"/>
          </w:rPr>
          <w:t>向泵端发送一个</w:t>
        </w:r>
        <w:r w:rsidRPr="009465D2">
          <w:rPr>
            <w:color w:val="0000FF"/>
            <w:u w:val="single"/>
          </w:rPr>
          <w:fldChar w:fldCharType="begin"/>
        </w:r>
        <w:r w:rsidRPr="009465D2">
          <w:rPr>
            <w:color w:val="0000FF"/>
            <w:u w:val="single"/>
          </w:rPr>
          <w:instrText xml:space="preserve"> REF _Ref464717784 \h  \* MERGEFORMAT </w:instrText>
        </w:r>
      </w:ins>
      <w:r w:rsidRPr="009465D2">
        <w:rPr>
          <w:color w:val="0000FF"/>
          <w:u w:val="single"/>
        </w:rPr>
      </w:r>
      <w:ins w:id="7400" w:author="Zhang, Carol (MSHA)" w:date="2019-08-21T18:05:00Z">
        <w:r w:rsidRPr="009465D2">
          <w:rPr>
            <w:color w:val="0000FF"/>
            <w:u w:val="single"/>
          </w:rPr>
          <w:fldChar w:fldCharType="separate"/>
        </w:r>
      </w:ins>
      <w:ins w:id="7401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402" w:author="Zhang, Carol (MSHA)" w:date="2019-12-11T16:14:00Z">
              <w:rPr>
                <w:rFonts w:hint="eastAsia"/>
              </w:rPr>
            </w:rPrChange>
          </w:rPr>
          <w:t>自定义字段</w:t>
        </w:r>
      </w:ins>
      <w:ins w:id="7403" w:author="Zhang, Carol (MSHA)" w:date="2019-08-21T18:05:00Z">
        <w:r w:rsidRPr="009465D2">
          <w:rPr>
            <w:color w:val="0000FF"/>
            <w:u w:val="single"/>
          </w:rPr>
          <w:fldChar w:fldCharType="end"/>
        </w:r>
        <w:r>
          <w:rPr>
            <w:rFonts w:hint="eastAsia"/>
          </w:rPr>
          <w:t>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包含要查询的固件</w:t>
        </w:r>
      </w:ins>
      <w:del w:id="7404" w:author="Zhang, Carol (MSHA)" w:date="2019-08-21T18:05:00Z">
        <w:r w:rsidR="00BB0B78" w:rsidRPr="00131936" w:rsidDel="00131936">
          <w:rPr>
            <w:color w:val="0000FF"/>
            <w:u w:val="single"/>
            <w:rPrChange w:id="7405" w:author="Zhang, Carol (MSHA)" w:date="2019-08-21T18:04:00Z">
              <w:rPr/>
            </w:rPrChange>
          </w:rPr>
          <w:fldChar w:fldCharType="begin"/>
        </w:r>
        <w:r w:rsidR="00BB0B78" w:rsidRPr="00131936" w:rsidDel="00131936">
          <w:rPr>
            <w:color w:val="0000FF"/>
            <w:u w:val="single"/>
            <w:rPrChange w:id="7406" w:author="Zhang, Carol (MSHA)" w:date="2019-08-21T18:04:00Z">
              <w:rPr/>
            </w:rPrChange>
          </w:rPr>
          <w:delInstrText xml:space="preserve"> REF _Ref464717784 \h  \* MERGEFORMAT </w:delInstrText>
        </w:r>
        <w:r w:rsidR="00BB0B78" w:rsidRPr="00131936" w:rsidDel="00131936">
          <w:rPr>
            <w:color w:val="0000FF"/>
            <w:u w:val="single"/>
            <w:rPrChange w:id="7407" w:author="Zhang, Carol (MSHA)" w:date="2019-08-21T18:04:00Z">
              <w:rPr>
                <w:color w:val="0000FF"/>
                <w:u w:val="single"/>
              </w:rPr>
            </w:rPrChange>
          </w:rPr>
        </w:r>
        <w:r w:rsidR="00BB0B78" w:rsidRPr="00131936" w:rsidDel="00131936">
          <w:rPr>
            <w:color w:val="0000FF"/>
            <w:u w:val="single"/>
            <w:rPrChange w:id="7408" w:author="Zhang, Carol (MSHA)" w:date="2019-08-21T18:04:00Z">
              <w:rPr/>
            </w:rPrChange>
          </w:rPr>
          <w:fldChar w:fldCharType="separate"/>
        </w:r>
      </w:del>
      <w:del w:id="7409" w:author="Zhang, Carol (MSHA)" w:date="2019-08-21T10:59:00Z">
        <w:r w:rsidR="009736A5" w:rsidRPr="00131936" w:rsidDel="00E71FAC">
          <w:rPr>
            <w:rFonts w:hint="eastAsia"/>
            <w:color w:val="0000FF"/>
            <w:u w:val="single"/>
            <w:rPrChange w:id="7410" w:author="Zhang, Carol (MSHA)" w:date="2019-08-21T18:04:00Z">
              <w:rPr>
                <w:rFonts w:hint="eastAsia"/>
              </w:rPr>
            </w:rPrChange>
          </w:rPr>
          <w:delText>自定义字段</w:delText>
        </w:r>
      </w:del>
      <w:del w:id="7411" w:author="Zhang, Carol (MSHA)" w:date="2019-08-21T18:05:00Z">
        <w:r w:rsidR="00BB0B78" w:rsidRPr="00131936" w:rsidDel="00131936">
          <w:rPr>
            <w:color w:val="0000FF"/>
            <w:u w:val="single"/>
            <w:rPrChange w:id="7412" w:author="Zhang, Carol (MSHA)" w:date="2019-08-21T18:04:00Z">
              <w:rPr/>
            </w:rPrChange>
          </w:rPr>
          <w:fldChar w:fldCharType="end"/>
        </w:r>
        <w:r w:rsidR="00BB0B78" w:rsidRPr="00131936" w:rsidDel="00131936">
          <w:rPr>
            <w:color w:val="0000FF"/>
            <w:u w:val="single"/>
            <w:rPrChange w:id="7413" w:author="Zhang, Carol (MSHA)" w:date="2019-08-21T18:04:00Z">
              <w:rPr/>
            </w:rPrChange>
          </w:rPr>
          <w:delText>,</w:delText>
        </w:r>
        <w:r w:rsidR="00BB0B78" w:rsidDel="00131936">
          <w:rPr>
            <w:rFonts w:hint="eastAsia"/>
          </w:rPr>
          <w:delText>包含</w:delText>
        </w:r>
      </w:del>
      <w:r w:rsidR="00BB0B78">
        <w:rPr>
          <w:rFonts w:hint="eastAsia"/>
        </w:rPr>
        <w:t>文件类型</w:t>
      </w:r>
      <w:ins w:id="7414" w:author="Zhang, Carol (MSHA)" w:date="2019-08-21T18:06:00Z">
        <w:r>
          <w:rPr>
            <w:rFonts w:hint="eastAsia"/>
          </w:rPr>
          <w:t>。</w:t>
        </w:r>
      </w:ins>
    </w:p>
    <w:p w:rsidR="00131936" w:rsidRDefault="00131936">
      <w:pPr>
        <w:pStyle w:val="a7"/>
        <w:ind w:left="840" w:firstLineChars="0" w:firstLine="0"/>
        <w:pPrChange w:id="7415" w:author="Zhang, Carol (MSHA)" w:date="2019-08-21T18:05:00Z">
          <w:pPr>
            <w:pStyle w:val="a7"/>
            <w:numPr>
              <w:numId w:val="57"/>
            </w:numPr>
            <w:ind w:left="1260" w:firstLineChars="0" w:hanging="420"/>
          </w:pPr>
        </w:pPrChange>
      </w:pPr>
      <w:ins w:id="7416" w:author="Zhang, Carol (MSHA)" w:date="2019-08-21T18:06:00Z">
        <w:r>
          <w:t xml:space="preserve">Send a custom field, including the </w:t>
        </w:r>
        <w:r>
          <w:rPr>
            <w:rFonts w:hint="eastAsia"/>
          </w:rPr>
          <w:t>fir</w:t>
        </w:r>
        <w:r>
          <w:t xml:space="preserve">mware file type to be </w:t>
        </w:r>
      </w:ins>
      <w:ins w:id="7417" w:author="Zhang, Carol (MSHA)" w:date="2019-08-21T18:07:00Z">
        <w:r>
          <w:t>inquired</w:t>
        </w:r>
      </w:ins>
      <w:ins w:id="7418" w:author="Zhang, Carol (MSHA)" w:date="2019-08-21T18:06:00Z">
        <w:r>
          <w:t>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BB0B78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BB0B7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0B78" w:rsidRDefault="00131936" w:rsidP="006A6C10">
            <w:pPr>
              <w:jc w:val="center"/>
              <w:rPr>
                <w:b/>
              </w:rPr>
            </w:pPr>
            <w:ins w:id="7419" w:author="Zhang, Carol (MSHA)" w:date="2019-08-21T18:05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BB0B78" w:rsidRPr="00A32854">
              <w:rPr>
                <w:rFonts w:hint="eastAsia"/>
                <w:b/>
              </w:rPr>
              <w:t>0</w:t>
            </w:r>
            <w:r w:rsidR="00BB0B78" w:rsidRPr="00A32854">
              <w:rPr>
                <w:b/>
              </w:rPr>
              <w:t>x0001</w:t>
            </w:r>
          </w:p>
        </w:tc>
      </w:tr>
      <w:tr w:rsidR="00BB0B7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0B78" w:rsidRDefault="00131936" w:rsidP="006A6C10">
            <w:pPr>
              <w:jc w:val="center"/>
              <w:rPr>
                <w:b/>
              </w:rPr>
            </w:pPr>
            <w:ins w:id="7420" w:author="Zhang, Carol (MSHA)" w:date="2019-08-21T18:05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ins w:id="7421" w:author="Zhang, Carol (MSHA)" w:date="2019-08-21T18:09:00Z">
              <w:r>
                <w:rPr>
                  <w:b/>
                </w:rPr>
                <w:t xml:space="preserve"> </w:t>
              </w:r>
            </w:ins>
            <w:r w:rsidR="00BB0B78">
              <w:rPr>
                <w:b/>
              </w:rPr>
              <w:t>0x0001</w:t>
            </w:r>
          </w:p>
        </w:tc>
      </w:tr>
      <w:tr w:rsidR="00BB0B78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B78" w:rsidRPr="00BD3ECD" w:rsidRDefault="00BB0B78" w:rsidP="006A6C10">
            <w:pPr>
              <w:jc w:val="center"/>
              <w:rPr>
                <w:b/>
              </w:rPr>
            </w:pPr>
            <w:r w:rsidRPr="00E92A89">
              <w:rPr>
                <w:b/>
                <w:color w:val="0000FF"/>
                <w:u w:val="single"/>
              </w:rPr>
              <w:fldChar w:fldCharType="begin"/>
            </w:r>
            <w:r w:rsidRPr="00E92A89">
              <w:rPr>
                <w:b/>
                <w:color w:val="0000FF"/>
                <w:u w:val="single"/>
              </w:rPr>
              <w:instrText xml:space="preserve"> REF _Ref482882066 \h </w:instrText>
            </w:r>
            <w:r>
              <w:rPr>
                <w:b/>
                <w:color w:val="0000FF"/>
                <w:u w:val="single"/>
              </w:rPr>
              <w:instrText xml:space="preserve"> \* MERGEFORMAT </w:instrText>
            </w:r>
            <w:r w:rsidRPr="00E92A89">
              <w:rPr>
                <w:b/>
                <w:color w:val="0000FF"/>
                <w:u w:val="single"/>
              </w:rPr>
            </w:r>
            <w:r w:rsidRPr="00E92A89">
              <w:rPr>
                <w:b/>
                <w:color w:val="0000FF"/>
                <w:u w:val="single"/>
              </w:rPr>
              <w:fldChar w:fldCharType="separate"/>
            </w:r>
            <w:ins w:id="7422" w:author="Zhang, Carol (MSHA)" w:date="2019-12-11T16:14:00Z">
              <w:r w:rsidR="00B2321A" w:rsidRPr="00B2321A">
                <w:rPr>
                  <w:color w:val="0000FF"/>
                  <w:u w:val="single"/>
                  <w:rPrChange w:id="7423" w:author="Zhang, Carol (MSHA)" w:date="2019-12-11T16:14:00Z">
                    <w:rPr/>
                  </w:rPrChange>
                </w:rPr>
                <w:t>File Type</w:t>
              </w:r>
            </w:ins>
            <w:del w:id="742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File Type</w:delText>
              </w:r>
            </w:del>
            <w:r w:rsidRPr="00E92A89">
              <w:rPr>
                <w:b/>
                <w:color w:val="0000FF"/>
                <w:u w:val="single"/>
              </w:rPr>
              <w:fldChar w:fldCharType="end"/>
            </w:r>
          </w:p>
        </w:tc>
      </w:tr>
    </w:tbl>
    <w:p w:rsidR="00BB0B78" w:rsidRDefault="00BB0B78" w:rsidP="00BB0B78">
      <w:pPr>
        <w:pStyle w:val="a7"/>
        <w:ind w:left="840" w:firstLineChars="0" w:firstLine="0"/>
      </w:pPr>
    </w:p>
    <w:p w:rsidR="00BB0B78" w:rsidRDefault="00BB0B78" w:rsidP="00BB0B7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31936" w:rsidRDefault="00BB0B78">
      <w:pPr>
        <w:ind w:left="420" w:firstLine="420"/>
        <w:rPr>
          <w:ins w:id="7425" w:author="Zhang, Carol (MSHA)" w:date="2019-08-21T18:08:00Z"/>
        </w:rPr>
        <w:pPrChange w:id="7426" w:author="Zhang, Carol (MSHA)" w:date="2019-08-21T18:07:00Z">
          <w:pPr/>
        </w:pPrChange>
      </w:pPr>
      <w:r>
        <w:rPr>
          <w:rFonts w:hint="eastAsia"/>
        </w:rPr>
        <w:t>正常返回：</w:t>
      </w:r>
      <w:ins w:id="7427" w:author="Zhang, Carol (MSHA)" w:date="2019-08-21T18:08:00Z">
        <w:r w:rsidR="00131936">
          <w:rPr>
            <w:rFonts w:hint="eastAsia"/>
          </w:rPr>
          <w:t>泵端返回一个</w:t>
        </w:r>
      </w:ins>
      <w:r w:rsidRPr="00C9557F">
        <w:rPr>
          <w:color w:val="0000FF"/>
          <w:u w:val="single"/>
        </w:rPr>
        <w:fldChar w:fldCharType="begin"/>
      </w:r>
      <w:r w:rsidRPr="00C9557F">
        <w:rPr>
          <w:color w:val="0000FF"/>
          <w:u w:val="single"/>
        </w:rPr>
        <w:instrText xml:space="preserve"> REF _Ref464717784 \h  \* MERGEFORMAT </w:instrText>
      </w:r>
      <w:r w:rsidRPr="00C9557F">
        <w:rPr>
          <w:color w:val="0000FF"/>
          <w:u w:val="single"/>
        </w:rPr>
      </w:r>
      <w:r w:rsidRPr="00C9557F">
        <w:rPr>
          <w:color w:val="0000FF"/>
          <w:u w:val="single"/>
        </w:rPr>
        <w:fldChar w:fldCharType="separate"/>
      </w:r>
      <w:ins w:id="7428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7429" w:author="Zhang, Carol (MSHA)" w:date="2019-12-11T16:14:00Z">
              <w:rPr>
                <w:rFonts w:hint="eastAsia"/>
              </w:rPr>
            </w:rPrChange>
          </w:rPr>
          <w:t>自定义字段</w:t>
        </w:r>
      </w:ins>
      <w:del w:id="7430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C9557F">
        <w:rPr>
          <w:color w:val="0000FF"/>
          <w:u w:val="single"/>
        </w:rPr>
        <w:fldChar w:fldCharType="end"/>
      </w:r>
      <w:r>
        <w:rPr>
          <w:rFonts w:hint="eastAsia"/>
          <w:color w:val="0000FF"/>
          <w:u w:val="single"/>
        </w:rPr>
        <w:t>,</w:t>
      </w:r>
      <w:r w:rsidRPr="00C9557F">
        <w:rPr>
          <w:rFonts w:hint="eastAsia"/>
        </w:rPr>
        <w:t>包含</w:t>
      </w:r>
      <w:ins w:id="7431" w:author="Zhang, Carol (MSHA)" w:date="2019-08-21T18:08:00Z">
        <w:r w:rsidR="00131936">
          <w:rPr>
            <w:rFonts w:hint="eastAsia"/>
          </w:rPr>
          <w:t>固件</w:t>
        </w:r>
      </w:ins>
      <w:r>
        <w:rPr>
          <w:rFonts w:hint="eastAsia"/>
        </w:rPr>
        <w:t>文件类型和</w:t>
      </w:r>
      <w:ins w:id="7432" w:author="Zhang, Carol (MSHA)" w:date="2019-08-21T18:10:00Z">
        <w:r w:rsidR="004622AA">
          <w:rPr>
            <w:rFonts w:hint="eastAsia"/>
          </w:rPr>
          <w:t>泵端</w:t>
        </w:r>
      </w:ins>
      <w:ins w:id="7433" w:author="Zhang, Carol (MSHA)" w:date="2019-08-21T18:08:00Z">
        <w:r w:rsidR="00131936">
          <w:rPr>
            <w:rFonts w:hint="eastAsia"/>
          </w:rPr>
          <w:t>可支持的固件</w:t>
        </w:r>
      </w:ins>
      <w:r>
        <w:rPr>
          <w:rFonts w:hint="eastAsia"/>
        </w:rPr>
        <w:t>文件大小</w:t>
      </w:r>
      <w:ins w:id="7434" w:author="Zhang, Carol (MSHA)" w:date="2019-08-21T18:08:00Z">
        <w:r w:rsidR="00131936">
          <w:rPr>
            <w:rFonts w:hint="eastAsia"/>
          </w:rPr>
          <w:t>（</w:t>
        </w:r>
      </w:ins>
      <w:ins w:id="7435" w:author="Zhang, Carol (MSHA)" w:date="2019-08-21T18:18:00Z">
        <w:r w:rsidR="00C1549C">
          <w:rPr>
            <w:rFonts w:hint="eastAsia"/>
          </w:rPr>
          <w:t>uint</w:t>
        </w:r>
        <w:r w:rsidR="00C1549C">
          <w:rPr>
            <w:rFonts w:hint="eastAsia"/>
          </w:rPr>
          <w:t>型数据，</w:t>
        </w:r>
      </w:ins>
      <w:ins w:id="7436" w:author="Zhang, Carol (MSHA)" w:date="2019-08-21T18:08:00Z">
        <w:r w:rsidR="00131936">
          <w:rPr>
            <w:rFonts w:hint="eastAsia"/>
          </w:rPr>
          <w:t>单位：字节</w:t>
        </w:r>
      </w:ins>
      <w:ins w:id="7437" w:author="Zhang, Carol (MSHA)" w:date="2019-08-21T18:10:00Z">
        <w:r w:rsidR="004622AA">
          <w:rPr>
            <w:rFonts w:hint="eastAsia"/>
          </w:rPr>
          <w:t>）。</w:t>
        </w:r>
      </w:ins>
    </w:p>
    <w:p w:rsidR="004622AA" w:rsidRDefault="004622AA">
      <w:pPr>
        <w:pStyle w:val="a7"/>
        <w:ind w:left="840" w:firstLineChars="0" w:firstLine="0"/>
        <w:pPrChange w:id="7438" w:author="Zhang, Carol (MSHA)" w:date="2019-08-21T18:10:00Z">
          <w:pPr/>
        </w:pPrChange>
      </w:pPr>
      <w:ins w:id="7439" w:author="Zhang, Carol (MSHA)" w:date="2019-08-21T18:10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field, including the firmware file type and the pump acceptable firmware file size</w:t>
        </w:r>
      </w:ins>
      <w:ins w:id="7440" w:author="Zhang, Carol (MSHA)" w:date="2019-08-21T18:13:00Z">
        <w:r w:rsidR="00C1549C">
          <w:t xml:space="preserve"> </w:t>
        </w:r>
      </w:ins>
      <w:ins w:id="7441" w:author="Zhang, Carol (MSHA)" w:date="2019-08-21T18:11:00Z">
        <w:r>
          <w:rPr>
            <w:rFonts w:hint="eastAsia"/>
          </w:rPr>
          <w:t>(</w:t>
        </w:r>
      </w:ins>
      <w:ins w:id="7442" w:author="Zhang, Carol (MSHA)" w:date="2019-08-21T18:18:00Z">
        <w:r w:rsidR="00C1549C">
          <w:rPr>
            <w:rFonts w:hint="eastAsia"/>
          </w:rPr>
          <w:t xml:space="preserve">uint </w:t>
        </w:r>
      </w:ins>
      <w:ins w:id="7443" w:author="Zhang, Carol (MSHA)" w:date="2019-08-21T18:19:00Z">
        <w:r w:rsidR="00C1549C">
          <w:t xml:space="preserve">type, </w:t>
        </w:r>
      </w:ins>
      <w:ins w:id="7444" w:author="Zhang, Carol (MSHA)" w:date="2019-08-21T18:11:00Z">
        <w:r>
          <w:t>unit: byte</w:t>
        </w:r>
        <w:r>
          <w:rPr>
            <w:rFonts w:hint="eastAsia"/>
          </w:rPr>
          <w:t>)</w:t>
        </w:r>
      </w:ins>
      <w:ins w:id="7445" w:author="Zhang, Carol (MSHA)" w:date="2019-08-21T18:10:00Z">
        <w:r w:rsidRPr="00A92D1A">
          <w:t>.</w:t>
        </w:r>
        <w:r>
          <w:t xml:space="preserve"> 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BB0B78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B0B78" w:rsidRDefault="00BB0B7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BB0B7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0B78" w:rsidRDefault="00131936" w:rsidP="006A6C10">
            <w:pPr>
              <w:jc w:val="center"/>
              <w:rPr>
                <w:b/>
              </w:rPr>
            </w:pPr>
            <w:ins w:id="7446" w:author="Zhang, Carol (MSHA)" w:date="2019-08-21T18:0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BB0B78" w:rsidRPr="00A32854">
              <w:rPr>
                <w:rFonts w:hint="eastAsia"/>
                <w:b/>
              </w:rPr>
              <w:t>0</w:t>
            </w:r>
            <w:r w:rsidR="00BB0B78" w:rsidRPr="00A32854">
              <w:rPr>
                <w:b/>
              </w:rPr>
              <w:t>x0001</w:t>
            </w:r>
          </w:p>
        </w:tc>
      </w:tr>
      <w:tr w:rsidR="00BB0B7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0B78" w:rsidRDefault="00131936" w:rsidP="006A6C10">
            <w:pPr>
              <w:jc w:val="center"/>
              <w:rPr>
                <w:b/>
              </w:rPr>
            </w:pPr>
            <w:ins w:id="7447" w:author="Zhang, Carol (MSHA)" w:date="2019-08-21T18:0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BB0B78">
              <w:rPr>
                <w:b/>
              </w:rPr>
              <w:t>0x000</w:t>
            </w:r>
            <w:r w:rsidR="00BB0B78">
              <w:rPr>
                <w:rFonts w:hint="eastAsia"/>
                <w:b/>
              </w:rPr>
              <w:t>5</w:t>
            </w:r>
          </w:p>
        </w:tc>
      </w:tr>
      <w:tr w:rsidR="00BB0B7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B78" w:rsidRDefault="00BB0B78" w:rsidP="006A6C10">
            <w:pPr>
              <w:jc w:val="center"/>
              <w:rPr>
                <w:b/>
              </w:rPr>
            </w:pPr>
            <w:r w:rsidRPr="00E92A89">
              <w:rPr>
                <w:b/>
                <w:color w:val="0000FF"/>
                <w:u w:val="single"/>
              </w:rPr>
              <w:fldChar w:fldCharType="begin"/>
            </w:r>
            <w:r w:rsidRPr="00E92A89">
              <w:rPr>
                <w:b/>
                <w:color w:val="0000FF"/>
                <w:u w:val="single"/>
              </w:rPr>
              <w:instrText xml:space="preserve"> REF _Ref482882066 \h </w:instrText>
            </w:r>
            <w:r>
              <w:rPr>
                <w:b/>
                <w:color w:val="0000FF"/>
                <w:u w:val="single"/>
              </w:rPr>
              <w:instrText xml:space="preserve"> \* MERGEFORMAT </w:instrText>
            </w:r>
            <w:r w:rsidRPr="00E92A89">
              <w:rPr>
                <w:b/>
                <w:color w:val="0000FF"/>
                <w:u w:val="single"/>
              </w:rPr>
            </w:r>
            <w:r w:rsidRPr="00E92A89">
              <w:rPr>
                <w:b/>
                <w:color w:val="0000FF"/>
                <w:u w:val="single"/>
              </w:rPr>
              <w:fldChar w:fldCharType="separate"/>
            </w:r>
            <w:ins w:id="7448" w:author="Zhang, Carol (MSHA)" w:date="2019-12-11T16:14:00Z">
              <w:r w:rsidR="00B2321A" w:rsidRPr="00B2321A">
                <w:rPr>
                  <w:color w:val="0000FF"/>
                  <w:u w:val="single"/>
                  <w:rPrChange w:id="7449" w:author="Zhang, Carol (MSHA)" w:date="2019-12-11T16:14:00Z">
                    <w:rPr/>
                  </w:rPrChange>
                </w:rPr>
                <w:t>File Type</w:t>
              </w:r>
            </w:ins>
            <w:del w:id="745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File Type</w:delText>
              </w:r>
            </w:del>
            <w:r w:rsidRPr="00E92A89">
              <w:rPr>
                <w:b/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B78" w:rsidRDefault="00BB0B78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MAX file size(4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bytes)</w:t>
            </w:r>
          </w:p>
        </w:tc>
      </w:tr>
    </w:tbl>
    <w:p w:rsidR="00BB0B78" w:rsidRDefault="00BB0B78" w:rsidP="00BB0B78">
      <w:pPr>
        <w:pStyle w:val="a7"/>
        <w:ind w:left="840" w:firstLineChars="0" w:firstLine="0"/>
      </w:pPr>
    </w:p>
    <w:p w:rsidR="00655BF5" w:rsidRDefault="00655BF5" w:rsidP="00655BF5">
      <w:pPr>
        <w:pStyle w:val="2"/>
        <w:numPr>
          <w:ilvl w:val="1"/>
          <w:numId w:val="5"/>
        </w:numPr>
      </w:pPr>
      <w:bookmarkStart w:id="7451" w:name="_Ref454288979"/>
      <w:r w:rsidRPr="000A2B91">
        <w:t>GET_PUMP_ALARM</w:t>
      </w:r>
      <w:bookmarkEnd w:id="7451"/>
    </w:p>
    <w:p w:rsidR="00655BF5" w:rsidRDefault="00655BF5" w:rsidP="00655BF5">
      <w:pPr>
        <w:ind w:firstLine="420"/>
        <w:rPr>
          <w:ins w:id="7452" w:author="Zhang, Carol (MSHA)" w:date="2019-08-21T18:13:00Z"/>
        </w:rPr>
      </w:pPr>
      <w:r>
        <w:rPr>
          <w:rFonts w:hint="eastAsia"/>
        </w:rPr>
        <w:t>查询泵报警信息</w:t>
      </w:r>
      <w:del w:id="7453" w:author="Zhang, Carol (MSHA)" w:date="2019-08-21T18:13:00Z">
        <w:r w:rsidDel="00C1549C">
          <w:rPr>
            <w:rFonts w:hint="eastAsia"/>
          </w:rPr>
          <w:delText>，命令包含字段如下：</w:delText>
        </w:r>
      </w:del>
      <w:ins w:id="7454" w:author="Zhang, Carol (MSHA)" w:date="2019-08-21T18:13:00Z">
        <w:r w:rsidR="00C1549C">
          <w:rPr>
            <w:rFonts w:hint="eastAsia"/>
          </w:rPr>
          <w:t>。</w:t>
        </w:r>
      </w:ins>
    </w:p>
    <w:p w:rsidR="00C1549C" w:rsidRDefault="00C1549C" w:rsidP="00655BF5">
      <w:pPr>
        <w:ind w:firstLine="420"/>
      </w:pPr>
      <w:ins w:id="7455" w:author="Zhang, Carol (MSHA)" w:date="2019-08-21T18:13:00Z">
        <w:r>
          <w:t>Get</w:t>
        </w:r>
        <w:r w:rsidRPr="00A92D1A">
          <w:t xml:space="preserve"> the alarm information of the pump.</w:t>
        </w:r>
      </w:ins>
    </w:p>
    <w:p w:rsidR="00655BF5" w:rsidRDefault="00655BF5" w:rsidP="00655BF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55BF5" w:rsidRDefault="00655BF5" w:rsidP="00655BF5">
      <w:pPr>
        <w:pStyle w:val="a7"/>
        <w:ind w:left="840" w:firstLineChars="0" w:firstLine="0"/>
        <w:rPr>
          <w:ins w:id="7456" w:author="Zhang, Carol (MSHA)" w:date="2019-08-21T18:1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1549C" w:rsidRDefault="00C1549C" w:rsidP="00655BF5">
      <w:pPr>
        <w:pStyle w:val="a7"/>
        <w:ind w:left="840" w:firstLineChars="0" w:firstLine="0"/>
      </w:pPr>
      <w:ins w:id="7457" w:author="Zhang, Carol (MSHA)" w:date="2019-08-21T18:1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655BF5" w:rsidRDefault="00655BF5" w:rsidP="00655BF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55BF5" w:rsidRDefault="00655BF5" w:rsidP="00655BF5">
      <w:pPr>
        <w:pStyle w:val="a7"/>
        <w:ind w:left="840" w:firstLineChars="0" w:firstLine="0"/>
        <w:rPr>
          <w:ins w:id="7458" w:author="Zhang, Carol (MSHA)" w:date="2019-08-21T18:14:00Z"/>
        </w:rPr>
      </w:pPr>
      <w:r>
        <w:rPr>
          <w:rFonts w:hint="eastAsia"/>
        </w:rPr>
        <w:t>泵端返回一个包含自定义字段的数据包</w:t>
      </w:r>
      <w:r>
        <w:rPr>
          <w:rFonts w:hint="eastAsia"/>
        </w:rPr>
        <w:t>,</w:t>
      </w:r>
      <w:r>
        <w:rPr>
          <w:rFonts w:hint="eastAsia"/>
        </w:rPr>
        <w:t>包含报警优先级和报警</w:t>
      </w:r>
      <w:r>
        <w:rPr>
          <w:rFonts w:hint="eastAsia"/>
        </w:rPr>
        <w:t>ID</w:t>
      </w:r>
      <w:r w:rsidR="00C12336">
        <w:rPr>
          <w:rFonts w:hint="eastAsia"/>
        </w:rPr>
        <w:t>。报警</w:t>
      </w:r>
      <w:r w:rsidR="00C12336">
        <w:rPr>
          <w:rFonts w:hint="eastAsia"/>
        </w:rPr>
        <w:t>ID</w:t>
      </w:r>
      <w:r w:rsidR="00C12336">
        <w:rPr>
          <w:rFonts w:hint="eastAsia"/>
        </w:rPr>
        <w:t>对应信息通过</w:t>
      </w:r>
      <w:r w:rsidR="00C12336" w:rsidRPr="00461B88">
        <w:rPr>
          <w:color w:val="0000CC"/>
          <w:u w:val="single"/>
        </w:rPr>
        <w:fldChar w:fldCharType="begin"/>
      </w:r>
      <w:r w:rsidR="00C12336" w:rsidRPr="00461B88">
        <w:rPr>
          <w:color w:val="0000CC"/>
          <w:u w:val="single"/>
        </w:rPr>
        <w:instrText xml:space="preserve"> REF _Ref512441211 \h </w:instrText>
      </w:r>
      <w:r w:rsidR="00C12336">
        <w:rPr>
          <w:color w:val="0000CC"/>
          <w:u w:val="single"/>
        </w:rPr>
        <w:instrText xml:space="preserve"> \* MERGEFORMAT </w:instrText>
      </w:r>
      <w:r w:rsidR="00C12336" w:rsidRPr="00461B88">
        <w:rPr>
          <w:color w:val="0000CC"/>
          <w:u w:val="single"/>
        </w:rPr>
      </w:r>
      <w:r w:rsidR="00C12336" w:rsidRPr="00461B88">
        <w:rPr>
          <w:color w:val="0000CC"/>
          <w:u w:val="single"/>
        </w:rPr>
        <w:fldChar w:fldCharType="separate"/>
      </w:r>
      <w:ins w:id="7459" w:author="Zhang, Carol (MSHA)" w:date="2019-12-11T16:14:00Z">
        <w:r w:rsidR="00B2321A" w:rsidRPr="00B2321A">
          <w:rPr>
            <w:color w:val="0000CC"/>
            <w:u w:val="single"/>
            <w:rPrChange w:id="7460" w:author="Zhang, Carol (MSHA)" w:date="2019-12-11T16:14:00Z">
              <w:rPr/>
            </w:rPrChange>
          </w:rPr>
          <w:t>GET_ALARM_COUNT</w:t>
        </w:r>
      </w:ins>
      <w:del w:id="7461" w:author="Zhang, Carol (MSHA)" w:date="2019-08-21T10:59:00Z">
        <w:r w:rsidR="009736A5" w:rsidRPr="00461B88" w:rsidDel="00E71FAC">
          <w:rPr>
            <w:color w:val="0000CC"/>
            <w:u w:val="single"/>
          </w:rPr>
          <w:delText>GET_ALARM_COUNT</w:delText>
        </w:r>
      </w:del>
      <w:r w:rsidR="00C12336" w:rsidRPr="00461B88">
        <w:rPr>
          <w:color w:val="0000CC"/>
          <w:u w:val="single"/>
        </w:rPr>
        <w:fldChar w:fldCharType="end"/>
      </w:r>
      <w:r w:rsidR="00C12336" w:rsidRPr="00461B88">
        <w:rPr>
          <w:color w:val="0000CC"/>
          <w:u w:val="single"/>
        </w:rPr>
        <w:t xml:space="preserve"> </w:t>
      </w:r>
      <w:r w:rsidR="00C12336">
        <w:rPr>
          <w:rFonts w:hint="eastAsia"/>
          <w:color w:val="0000CC"/>
          <w:u w:val="single"/>
        </w:rPr>
        <w:t>和</w:t>
      </w:r>
      <w:r w:rsidR="00C12336">
        <w:fldChar w:fldCharType="begin"/>
      </w:r>
      <w:r w:rsidR="00C12336">
        <w:instrText xml:space="preserve"> </w:instrText>
      </w:r>
      <w:r w:rsidR="00C12336">
        <w:rPr>
          <w:rFonts w:hint="eastAsia"/>
        </w:rPr>
        <w:instrText>REF _Ref512441233 \h</w:instrText>
      </w:r>
      <w:r w:rsidR="00C12336">
        <w:instrText xml:space="preserve">  \* MERGEFORMAT </w:instrText>
      </w:r>
      <w:r w:rsidR="00C12336">
        <w:fldChar w:fldCharType="separate"/>
      </w:r>
      <w:ins w:id="7462" w:author="Zhang, Carol (MSHA)" w:date="2019-12-11T16:14:00Z">
        <w:r w:rsidR="00B2321A" w:rsidRPr="00B2321A">
          <w:rPr>
            <w:color w:val="0000CC"/>
            <w:u w:val="single"/>
            <w:rPrChange w:id="7463" w:author="Zhang, Carol (MSHA)" w:date="2019-12-11T16:14:00Z">
              <w:rPr/>
            </w:rPrChange>
          </w:rPr>
          <w:t>GET_ALARM_NAME</w:t>
        </w:r>
      </w:ins>
      <w:del w:id="7464" w:author="Zhang, Carol (MSHA)" w:date="2019-08-21T10:59:00Z">
        <w:r w:rsidR="009736A5" w:rsidRPr="00461B88" w:rsidDel="00E71FAC">
          <w:rPr>
            <w:color w:val="0000CC"/>
            <w:u w:val="single"/>
          </w:rPr>
          <w:delText>GET_ALARM_NAME</w:delText>
        </w:r>
      </w:del>
      <w:r w:rsidR="00C12336">
        <w:fldChar w:fldCharType="end"/>
      </w:r>
      <w:r w:rsidR="00C12336">
        <w:rPr>
          <w:rFonts w:hint="eastAsia"/>
        </w:rPr>
        <w:t>获取。</w:t>
      </w:r>
    </w:p>
    <w:p w:rsidR="00C1549C" w:rsidRDefault="00C1549C" w:rsidP="00655BF5">
      <w:pPr>
        <w:pStyle w:val="a7"/>
        <w:ind w:left="840" w:firstLineChars="0" w:firstLine="0"/>
      </w:pPr>
      <w:ins w:id="7465" w:author="Zhang, Carol (MSHA)" w:date="2019-08-21T18:14:00Z">
        <w:r w:rsidRPr="00A92D1A">
          <w:t xml:space="preserve">The pump </w:t>
        </w:r>
        <w:r>
          <w:t>returns a</w:t>
        </w:r>
      </w:ins>
      <w:ins w:id="7466" w:author="Zhang, Carol (MSHA)" w:date="2019-08-21T18:15:00Z">
        <w:r>
          <w:t xml:space="preserve"> custom field</w:t>
        </w:r>
      </w:ins>
      <w:ins w:id="7467" w:author="Zhang, Carol (MSHA)" w:date="2019-08-21T18:14:00Z">
        <w:r w:rsidRPr="00A92D1A">
          <w:t xml:space="preserve">, including </w:t>
        </w:r>
      </w:ins>
      <w:ins w:id="7468" w:author="Zhang, Carol (MSHA)" w:date="2019-08-21T18:15:00Z">
        <w:r>
          <w:t xml:space="preserve">the </w:t>
        </w:r>
      </w:ins>
      <w:ins w:id="7469" w:author="Zhang, Carol (MSHA)" w:date="2019-08-21T18:14:00Z">
        <w:r w:rsidRPr="00A92D1A">
          <w:t>alarm priority and alarm ID.</w:t>
        </w:r>
        <w:r>
          <w:t xml:space="preserve"> The corresponding information of the </w:t>
        </w:r>
        <w:r w:rsidRPr="00A92D1A">
          <w:t>alarm ID</w:t>
        </w:r>
        <w:r>
          <w:t xml:space="preserve"> can be obtained by</w:t>
        </w:r>
        <w:r>
          <w:rPr>
            <w:rFonts w:hint="eastAsia"/>
          </w:rPr>
          <w:t xml:space="preserve"> </w:t>
        </w:r>
        <w:r w:rsidRPr="00461B88">
          <w:rPr>
            <w:color w:val="0000CC"/>
            <w:u w:val="single"/>
          </w:rPr>
          <w:fldChar w:fldCharType="begin"/>
        </w:r>
        <w:r w:rsidRPr="00461B88">
          <w:rPr>
            <w:color w:val="0000CC"/>
            <w:u w:val="single"/>
          </w:rPr>
          <w:instrText xml:space="preserve"> REF _Ref512441211 \h </w:instrText>
        </w:r>
        <w:r>
          <w:rPr>
            <w:color w:val="0000CC"/>
            <w:u w:val="single"/>
          </w:rPr>
          <w:instrText xml:space="preserve"> \* MERGEFORMAT </w:instrText>
        </w:r>
      </w:ins>
      <w:r w:rsidRPr="00461B88">
        <w:rPr>
          <w:color w:val="0000CC"/>
          <w:u w:val="single"/>
        </w:rPr>
      </w:r>
      <w:ins w:id="7470" w:author="Zhang, Carol (MSHA)" w:date="2019-08-21T18:14:00Z">
        <w:r w:rsidRPr="00461B88">
          <w:rPr>
            <w:color w:val="0000CC"/>
            <w:u w:val="single"/>
          </w:rPr>
          <w:fldChar w:fldCharType="separate"/>
        </w:r>
      </w:ins>
      <w:ins w:id="7471" w:author="Zhang, Carol (MSHA)" w:date="2019-12-11T16:14:00Z">
        <w:r w:rsidR="00B2321A" w:rsidRPr="00B2321A">
          <w:rPr>
            <w:color w:val="0000CC"/>
            <w:u w:val="single"/>
            <w:rPrChange w:id="7472" w:author="Zhang, Carol (MSHA)" w:date="2019-12-11T16:14:00Z">
              <w:rPr/>
            </w:rPrChange>
          </w:rPr>
          <w:t>GET_ALARM_COUNT</w:t>
        </w:r>
      </w:ins>
      <w:ins w:id="7473" w:author="Zhang, Carol (MSHA)" w:date="2019-08-21T18:14:00Z">
        <w:r w:rsidRPr="00461B88">
          <w:rPr>
            <w:color w:val="0000CC"/>
            <w:u w:val="single"/>
          </w:rPr>
          <w:fldChar w:fldCharType="end"/>
        </w:r>
        <w:r w:rsidRPr="00C1549C">
          <w:rPr>
            <w:rPrChange w:id="7474" w:author="Zhang, Carol (MSHA)" w:date="2019-08-21T18:14:00Z">
              <w:rPr>
                <w:color w:val="0000CC"/>
                <w:u w:val="single"/>
              </w:rPr>
            </w:rPrChange>
          </w:rPr>
          <w:t xml:space="preserve"> and </w:t>
        </w:r>
        <w:r>
          <w:fldChar w:fldCharType="begin"/>
        </w:r>
        <w:r>
          <w:instrText xml:space="preserve"> </w:instrText>
        </w:r>
        <w:r>
          <w:rPr>
            <w:rFonts w:hint="eastAsia"/>
          </w:rPr>
          <w:instrText>REF _Ref512441233 \h</w:instrText>
        </w:r>
        <w:r>
          <w:instrText xml:space="preserve">  \* MERGEFORMAT </w:instrText>
        </w:r>
      </w:ins>
      <w:ins w:id="7475" w:author="Zhang, Carol (MSHA)" w:date="2019-08-21T18:14:00Z">
        <w:r>
          <w:fldChar w:fldCharType="separate"/>
        </w:r>
      </w:ins>
      <w:ins w:id="7476" w:author="Zhang, Carol (MSHA)" w:date="2019-12-11T16:14:00Z">
        <w:r w:rsidR="00B2321A" w:rsidRPr="00B2321A">
          <w:rPr>
            <w:color w:val="0000CC"/>
            <w:u w:val="single"/>
            <w:rPrChange w:id="7477" w:author="Zhang, Carol (MSHA)" w:date="2019-12-11T16:14:00Z">
              <w:rPr/>
            </w:rPrChange>
          </w:rPr>
          <w:t>GET_ALARM_NAME</w:t>
        </w:r>
      </w:ins>
      <w:ins w:id="7478" w:author="Zhang, Carol (MSHA)" w:date="2019-08-21T18:14:00Z">
        <w:r>
          <w:fldChar w:fldCharType="end"/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55BF5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17295A" w:rsidRDefault="00655BF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55BF5" w:rsidRPr="00513A48" w:rsidRDefault="00655BF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55BF5" w:rsidTr="006A6C10">
        <w:tc>
          <w:tcPr>
            <w:tcW w:w="7792" w:type="dxa"/>
            <w:gridSpan w:val="17"/>
          </w:tcPr>
          <w:p w:rsidR="00655BF5" w:rsidRDefault="00C1549C" w:rsidP="006A6C10">
            <w:pPr>
              <w:jc w:val="center"/>
              <w:rPr>
                <w:b/>
              </w:rPr>
            </w:pPr>
            <w:ins w:id="7479" w:author="Zhang, Carol (MSHA)" w:date="2019-08-21T18:15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655BF5" w:rsidRPr="00A32854">
              <w:rPr>
                <w:rFonts w:hint="eastAsia"/>
                <w:b/>
              </w:rPr>
              <w:t>0</w:t>
            </w:r>
            <w:r w:rsidR="00655BF5" w:rsidRPr="00A32854">
              <w:rPr>
                <w:b/>
              </w:rPr>
              <w:t>x0001</w:t>
            </w:r>
          </w:p>
        </w:tc>
      </w:tr>
      <w:tr w:rsidR="00655BF5" w:rsidTr="006A6C10">
        <w:tc>
          <w:tcPr>
            <w:tcW w:w="7792" w:type="dxa"/>
            <w:gridSpan w:val="17"/>
          </w:tcPr>
          <w:p w:rsidR="00655BF5" w:rsidRDefault="00C1549C" w:rsidP="006A6C10">
            <w:pPr>
              <w:jc w:val="center"/>
              <w:rPr>
                <w:b/>
              </w:rPr>
            </w:pPr>
            <w:ins w:id="7480" w:author="Zhang, Carol (MSHA)" w:date="2019-08-21T18:15:00Z">
              <w:r>
                <w:rPr>
                  <w:rFonts w:hint="eastAsia"/>
                  <w:b/>
                </w:rPr>
                <w:lastRenderedPageBreak/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655BF5">
              <w:rPr>
                <w:rFonts w:hint="eastAsia"/>
                <w:b/>
              </w:rPr>
              <w:t>数据长度</w:t>
            </w:r>
            <w:r w:rsidR="00655BF5">
              <w:rPr>
                <w:rFonts w:hint="eastAsia"/>
                <w:b/>
              </w:rPr>
              <w:t>=</w:t>
            </w:r>
            <w:r w:rsidR="00655BF5">
              <w:rPr>
                <w:b/>
              </w:rPr>
              <w:t>0x000</w:t>
            </w:r>
            <w:r w:rsidR="00655BF5">
              <w:rPr>
                <w:rFonts w:hint="eastAsia"/>
                <w:b/>
              </w:rPr>
              <w:t>?</w:t>
            </w:r>
          </w:p>
        </w:tc>
      </w:tr>
      <w:tr w:rsidR="00655BF5" w:rsidTr="006A6C10">
        <w:tc>
          <w:tcPr>
            <w:tcW w:w="3896" w:type="dxa"/>
            <w:gridSpan w:val="9"/>
          </w:tcPr>
          <w:p w:rsidR="00655BF5" w:rsidRDefault="00655BF5" w:rsidP="006A6C10">
            <w:pPr>
              <w:jc w:val="center"/>
              <w:rPr>
                <w:b/>
              </w:rPr>
            </w:pPr>
            <w:r w:rsidRPr="00940652">
              <w:rPr>
                <w:b/>
                <w:color w:val="0000CC"/>
                <w:u w:val="single"/>
              </w:rPr>
              <w:fldChar w:fldCharType="begin"/>
            </w:r>
            <w:r w:rsidRPr="00940652">
              <w:rPr>
                <w:b/>
                <w:color w:val="0000CC"/>
                <w:u w:val="single"/>
              </w:rPr>
              <w:instrText xml:space="preserve"> </w:instrText>
            </w:r>
            <w:r w:rsidRPr="00940652">
              <w:rPr>
                <w:rFonts w:hint="eastAsia"/>
                <w:b/>
                <w:color w:val="0000CC"/>
                <w:u w:val="single"/>
              </w:rPr>
              <w:instrText>REF _Ref490668904 \h</w:instrText>
            </w:r>
            <w:r w:rsidRPr="00940652">
              <w:rPr>
                <w:b/>
                <w:color w:val="0000CC"/>
                <w:u w:val="single"/>
              </w:rPr>
              <w:instrText xml:space="preserve">  \* MERGEFORMAT </w:instrText>
            </w:r>
            <w:r w:rsidRPr="00940652">
              <w:rPr>
                <w:b/>
                <w:color w:val="0000CC"/>
                <w:u w:val="single"/>
              </w:rPr>
            </w:r>
            <w:r w:rsidRPr="00940652">
              <w:rPr>
                <w:b/>
                <w:color w:val="0000CC"/>
                <w:u w:val="single"/>
              </w:rPr>
              <w:fldChar w:fldCharType="separate"/>
            </w:r>
            <w:ins w:id="7481" w:author="Zhang, Carol (MSHA)" w:date="2019-12-11T16:14:00Z">
              <w:r w:rsidR="00B2321A" w:rsidRPr="00B2321A">
                <w:rPr>
                  <w:color w:val="0000CC"/>
                  <w:u w:val="single"/>
                  <w:rPrChange w:id="7482" w:author="Zhang, Carol (MSHA)" w:date="2019-12-11T16:14:00Z">
                    <w:rPr/>
                  </w:rPrChange>
                </w:rPr>
                <w:t>Alarm level</w:t>
              </w:r>
            </w:ins>
            <w:del w:id="7483" w:author="Zhang, Carol (MSHA)" w:date="2019-08-21T10:59:00Z">
              <w:r w:rsidR="009736A5" w:rsidRPr="00461B88" w:rsidDel="00E71FAC">
                <w:rPr>
                  <w:color w:val="0000CC"/>
                  <w:u w:val="single"/>
                </w:rPr>
                <w:delText>Alarm level</w:delText>
              </w:r>
            </w:del>
            <w:r w:rsidRPr="00940652">
              <w:rPr>
                <w:b/>
                <w:color w:val="0000CC"/>
                <w:u w:val="single"/>
              </w:rPr>
              <w:fldChar w:fldCharType="end"/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3896" w:type="dxa"/>
            <w:gridSpan w:val="8"/>
          </w:tcPr>
          <w:p w:rsidR="00655BF5" w:rsidRDefault="008F7A4F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Alarm ID </w:t>
            </w:r>
            <w:r w:rsidR="00655BF5">
              <w:rPr>
                <w:b/>
              </w:rPr>
              <w:t>1</w:t>
            </w:r>
          </w:p>
        </w:tc>
      </w:tr>
      <w:tr w:rsidR="00655BF5" w:rsidTr="006A6C10">
        <w:tc>
          <w:tcPr>
            <w:tcW w:w="3896" w:type="dxa"/>
            <w:gridSpan w:val="9"/>
          </w:tcPr>
          <w:p w:rsidR="00655BF5" w:rsidRDefault="00655BF5" w:rsidP="006A6C10">
            <w:pPr>
              <w:jc w:val="center"/>
              <w:rPr>
                <w:b/>
              </w:rPr>
            </w:pPr>
            <w:r w:rsidRPr="00940652">
              <w:rPr>
                <w:color w:val="0000CC"/>
                <w:u w:val="single"/>
              </w:rPr>
              <w:fldChar w:fldCharType="begin"/>
            </w:r>
            <w:r w:rsidRPr="00940652">
              <w:rPr>
                <w:color w:val="0000CC"/>
                <w:u w:val="single"/>
              </w:rPr>
              <w:instrText xml:space="preserve"> </w:instrText>
            </w:r>
            <w:r w:rsidRPr="00940652">
              <w:rPr>
                <w:rFonts w:hint="eastAsia"/>
                <w:color w:val="0000CC"/>
                <w:u w:val="single"/>
              </w:rPr>
              <w:instrText>REF _Ref490668904 \h</w:instrText>
            </w:r>
            <w:r w:rsidRPr="00940652">
              <w:rPr>
                <w:color w:val="0000CC"/>
                <w:u w:val="single"/>
              </w:rPr>
              <w:instrText xml:space="preserve"> </w:instrText>
            </w:r>
            <w:r>
              <w:rPr>
                <w:color w:val="0000CC"/>
                <w:u w:val="single"/>
              </w:rPr>
              <w:instrText xml:space="preserve"> \* MERGEFORMAT </w:instrText>
            </w:r>
            <w:r w:rsidRPr="00940652">
              <w:rPr>
                <w:color w:val="0000CC"/>
                <w:u w:val="single"/>
              </w:rPr>
            </w:r>
            <w:r w:rsidRPr="00940652">
              <w:rPr>
                <w:color w:val="0000CC"/>
                <w:u w:val="single"/>
              </w:rPr>
              <w:fldChar w:fldCharType="separate"/>
            </w:r>
            <w:ins w:id="7484" w:author="Zhang, Carol (MSHA)" w:date="2019-12-11T16:14:00Z">
              <w:r w:rsidR="00B2321A" w:rsidRPr="00B2321A">
                <w:rPr>
                  <w:color w:val="0000CC"/>
                  <w:u w:val="single"/>
                  <w:rPrChange w:id="7485" w:author="Zhang, Carol (MSHA)" w:date="2019-12-11T16:14:00Z">
                    <w:rPr/>
                  </w:rPrChange>
                </w:rPr>
                <w:t>Alarm level</w:t>
              </w:r>
            </w:ins>
            <w:del w:id="7486" w:author="Zhang, Carol (MSHA)" w:date="2019-08-21T10:59:00Z">
              <w:r w:rsidR="009736A5" w:rsidRPr="00461B88" w:rsidDel="00E71FAC">
                <w:rPr>
                  <w:color w:val="0000CC"/>
                  <w:u w:val="single"/>
                </w:rPr>
                <w:delText>Alarm level</w:delText>
              </w:r>
            </w:del>
            <w:r w:rsidRPr="00940652">
              <w:rPr>
                <w:color w:val="0000CC"/>
                <w:u w:val="single"/>
              </w:rPr>
              <w:fldChar w:fldCharType="end"/>
            </w:r>
            <w:r>
              <w:rPr>
                <w:b/>
              </w:rPr>
              <w:t xml:space="preserve"> 2</w:t>
            </w:r>
          </w:p>
        </w:tc>
        <w:tc>
          <w:tcPr>
            <w:tcW w:w="3896" w:type="dxa"/>
            <w:gridSpan w:val="8"/>
          </w:tcPr>
          <w:p w:rsidR="00655BF5" w:rsidRDefault="008F7A4F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Alarm ID </w:t>
            </w:r>
            <w:r w:rsidR="00655BF5">
              <w:rPr>
                <w:b/>
              </w:rPr>
              <w:t>2</w:t>
            </w:r>
          </w:p>
        </w:tc>
      </w:tr>
      <w:tr w:rsidR="00655BF5" w:rsidTr="006A6C10">
        <w:tc>
          <w:tcPr>
            <w:tcW w:w="3896" w:type="dxa"/>
            <w:gridSpan w:val="9"/>
          </w:tcPr>
          <w:p w:rsidR="00655BF5" w:rsidRDefault="00655BF5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655BF5" w:rsidRDefault="00655BF5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</w:tbl>
    <w:p w:rsidR="00655BF5" w:rsidRPr="001755F4" w:rsidRDefault="00655BF5" w:rsidP="00655BF5">
      <w:pPr>
        <w:rPr>
          <w:color w:val="0000FF"/>
          <w:u w:val="single"/>
        </w:rPr>
      </w:pPr>
    </w:p>
    <w:p w:rsidR="009D6317" w:rsidRDefault="009D6317" w:rsidP="009D6317">
      <w:pPr>
        <w:pStyle w:val="2"/>
        <w:numPr>
          <w:ilvl w:val="1"/>
          <w:numId w:val="5"/>
        </w:numPr>
      </w:pPr>
      <w:bookmarkStart w:id="7487" w:name="_Ref459909116"/>
      <w:r w:rsidRPr="00AD33B6">
        <w:t>GET_</w:t>
      </w:r>
      <w:r>
        <w:t>KVO</w:t>
      </w:r>
      <w:bookmarkEnd w:id="7487"/>
    </w:p>
    <w:p w:rsidR="009D6317" w:rsidRDefault="009D6317" w:rsidP="009D6317">
      <w:pPr>
        <w:ind w:firstLine="420"/>
        <w:rPr>
          <w:ins w:id="7488" w:author="Zhang, Carol (MSHA)" w:date="2019-08-21T18:16:00Z"/>
        </w:rPr>
      </w:pPr>
      <w:r>
        <w:rPr>
          <w:rFonts w:hint="eastAsia"/>
        </w:rPr>
        <w:t>查询</w:t>
      </w:r>
      <w:r>
        <w:rPr>
          <w:rFonts w:hint="eastAsia"/>
        </w:rPr>
        <w:t>K</w:t>
      </w:r>
      <w:r>
        <w:t>VO</w:t>
      </w:r>
      <w:r w:rsidR="009072F7">
        <w:rPr>
          <w:rFonts w:hint="eastAsia"/>
        </w:rPr>
        <w:t>速率，单位（</w:t>
      </w:r>
      <w:r w:rsidR="009072F7">
        <w:rPr>
          <w:rFonts w:hint="eastAsia"/>
        </w:rPr>
        <w:t>m</w:t>
      </w:r>
      <w:r w:rsidR="009072F7">
        <w:t>L/h</w:t>
      </w:r>
      <w:r w:rsidR="009072F7">
        <w:rPr>
          <w:rFonts w:hint="eastAsia"/>
        </w:rPr>
        <w:t>）</w:t>
      </w:r>
      <w:del w:id="7489" w:author="Zhang, Carol (MSHA)" w:date="2019-08-21T18:16:00Z">
        <w:r w:rsidDel="00C1549C">
          <w:rPr>
            <w:rFonts w:hint="eastAsia"/>
          </w:rPr>
          <w:delText>，命令包含字段如下：</w:delText>
        </w:r>
      </w:del>
      <w:ins w:id="7490" w:author="Zhang, Carol (MSHA)" w:date="2019-08-21T18:16:00Z">
        <w:r w:rsidR="00C1549C">
          <w:rPr>
            <w:rFonts w:hint="eastAsia"/>
          </w:rPr>
          <w:t>。</w:t>
        </w:r>
      </w:ins>
    </w:p>
    <w:p w:rsidR="00C1549C" w:rsidRDefault="00C1549C" w:rsidP="009D6317">
      <w:pPr>
        <w:ind w:firstLine="420"/>
      </w:pPr>
      <w:ins w:id="7491" w:author="Zhang, Carol (MSHA)" w:date="2019-08-21T18:16:00Z">
        <w:r>
          <w:t>Get the KVO rate, unit (mL/h).</w:t>
        </w:r>
      </w:ins>
    </w:p>
    <w:p w:rsidR="009D6317" w:rsidRDefault="009D6317" w:rsidP="009D631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D6317" w:rsidRDefault="009D6317" w:rsidP="009D6317">
      <w:pPr>
        <w:pStyle w:val="a7"/>
        <w:ind w:left="840" w:firstLineChars="0" w:firstLine="0"/>
        <w:rPr>
          <w:ins w:id="7492" w:author="Zhang, Carol (MSHA)" w:date="2019-08-21T18:16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1549C" w:rsidRDefault="00C1549C" w:rsidP="009D6317">
      <w:pPr>
        <w:pStyle w:val="a7"/>
        <w:ind w:left="840" w:firstLineChars="0" w:firstLine="0"/>
      </w:pPr>
      <w:ins w:id="7493" w:author="Zhang, Carol (MSHA)" w:date="2019-08-21T18:16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9D6317" w:rsidRDefault="009D6317" w:rsidP="009D631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D6317" w:rsidRDefault="009D6317" w:rsidP="009D6317">
      <w:pPr>
        <w:pStyle w:val="a7"/>
        <w:ind w:left="840" w:firstLineChars="0" w:firstLine="0"/>
        <w:rPr>
          <w:ins w:id="7494" w:author="Zhang, Carol (MSHA)" w:date="2019-08-21T18:17:00Z"/>
        </w:rPr>
      </w:pPr>
      <w:r>
        <w:rPr>
          <w:rFonts w:hint="eastAsia"/>
        </w:rPr>
        <w:t>泵端返回一个包含自定义字段的数据包</w:t>
      </w:r>
      <w:ins w:id="7495" w:author="Zhang, Carol (MSHA)" w:date="2019-08-21T18:17:00Z">
        <w:r w:rsidR="00C1549C">
          <w:rPr>
            <w:rFonts w:hint="eastAsia"/>
          </w:rPr>
          <w:t xml:space="preserve">, </w:t>
        </w:r>
        <w:r w:rsidR="00C1549C">
          <w:rPr>
            <w:rFonts w:hint="eastAsia"/>
          </w:rPr>
          <w:t>包含</w:t>
        </w:r>
        <w:r w:rsidR="00C1549C">
          <w:rPr>
            <w:rFonts w:hint="eastAsia"/>
          </w:rPr>
          <w:t>KVO</w:t>
        </w:r>
        <w:r w:rsidR="00C1549C">
          <w:rPr>
            <w:rFonts w:hint="eastAsia"/>
          </w:rPr>
          <w:t>速率</w:t>
        </w:r>
      </w:ins>
      <w:ins w:id="7496" w:author="Zhang, Carol (MSHA)" w:date="2019-08-21T18:21:00Z">
        <w:r w:rsidR="00A66013">
          <w:rPr>
            <w:rFonts w:hint="eastAsia"/>
          </w:rPr>
          <w:t>(float</w:t>
        </w:r>
        <w:r w:rsidR="00A66013">
          <w:rPr>
            <w:rFonts w:hint="eastAsia"/>
          </w:rPr>
          <w:t>型数据，</w:t>
        </w:r>
      </w:ins>
      <w:ins w:id="7497" w:author="Zhang, Carol (MSHA)" w:date="2019-08-21T18:22:00Z">
        <w:r w:rsidR="00A66013">
          <w:rPr>
            <w:rFonts w:hint="eastAsia"/>
          </w:rPr>
          <w:t>通过</w:t>
        </w:r>
      </w:ins>
      <w:ins w:id="7498" w:author="Zhang, Carol (MSHA)" w:date="2019-08-21T18:23:00Z">
        <w:r w:rsidR="00A66013">
          <w:rPr>
            <w:rFonts w:hint="eastAsia"/>
          </w:rPr>
          <w:t>整形数据除以放大倍数</w:t>
        </w:r>
      </w:ins>
      <w:ins w:id="7499" w:author="Zhang, Carol (MSHA)" w:date="2019-08-21T18:22:00Z">
        <w:r w:rsidR="00A66013">
          <w:rPr>
            <w:rFonts w:hint="eastAsia"/>
          </w:rPr>
          <w:t>获</w:t>
        </w:r>
      </w:ins>
      <w:ins w:id="7500" w:author="Zhang, Carol (MSHA)" w:date="2019-08-21T18:23:00Z">
        <w:r w:rsidR="00A66013">
          <w:rPr>
            <w:rFonts w:hint="eastAsia"/>
          </w:rPr>
          <w:t>得</w:t>
        </w:r>
      </w:ins>
      <w:ins w:id="7501" w:author="Zhang, Carol (MSHA)" w:date="2019-08-21T18:21:00Z">
        <w:r w:rsidR="00A66013">
          <w:rPr>
            <w:rFonts w:hint="eastAsia"/>
          </w:rPr>
          <w:t>)</w:t>
        </w:r>
      </w:ins>
      <w:ins w:id="7502" w:author="Zhang, Carol (MSHA)" w:date="2019-08-21T18:17:00Z">
        <w:r w:rsidR="00C1549C">
          <w:rPr>
            <w:rFonts w:hint="eastAsia"/>
          </w:rPr>
          <w:t>。</w:t>
        </w:r>
      </w:ins>
    </w:p>
    <w:p w:rsidR="00C1549C" w:rsidRPr="00C1549C" w:rsidRDefault="00C1549C" w:rsidP="009D6317">
      <w:pPr>
        <w:pStyle w:val="a7"/>
        <w:ind w:left="840" w:firstLineChars="0" w:firstLine="0"/>
      </w:pPr>
      <w:ins w:id="7503" w:author="Zhang, Carol (MSHA)" w:date="2019-08-21T18:17:00Z">
        <w:r>
          <w:t>The pump returns a custom field, including the KVO rate</w:t>
        </w:r>
      </w:ins>
      <w:ins w:id="7504" w:author="Zhang, Carol (MSHA)" w:date="2019-08-21T18:21:00Z">
        <w:r w:rsidR="00A66013">
          <w:t>(float type</w:t>
        </w:r>
      </w:ins>
      <w:ins w:id="7505" w:author="Zhang, Carol (MSHA)" w:date="2019-08-21T18:23:00Z">
        <w:r w:rsidR="00A66013">
          <w:t>, through the integer data and scale value</w:t>
        </w:r>
      </w:ins>
      <w:ins w:id="7506" w:author="Zhang, Carol (MSHA)" w:date="2019-08-21T18:21:00Z">
        <w:r w:rsidR="00A66013">
          <w:t>)</w:t>
        </w:r>
      </w:ins>
      <w:ins w:id="7507" w:author="Zhang, Carol (MSHA)" w:date="2019-08-21T18:17:00Z">
        <w:r w:rsidRPr="00A92D1A">
          <w:t>.</w:t>
        </w:r>
        <w:r>
          <w:t xml:space="preserve"> 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9D6317" w:rsidRPr="00513A48" w:rsidTr="006A6C10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17295A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D6317" w:rsidTr="006A6C10">
        <w:trPr>
          <w:jc w:val="center"/>
        </w:trPr>
        <w:tc>
          <w:tcPr>
            <w:tcW w:w="7939" w:type="dxa"/>
            <w:gridSpan w:val="17"/>
          </w:tcPr>
          <w:p w:rsidR="009D6317" w:rsidRDefault="00A66013" w:rsidP="006A6C10">
            <w:pPr>
              <w:jc w:val="center"/>
              <w:rPr>
                <w:b/>
              </w:rPr>
            </w:pPr>
            <w:ins w:id="7508" w:author="Zhang, Carol (MSHA)" w:date="2019-08-21T18:28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9D6317" w:rsidRPr="002A66E9">
              <w:rPr>
                <w:b/>
              </w:rPr>
              <w:t>0x0001</w:t>
            </w:r>
          </w:p>
        </w:tc>
      </w:tr>
      <w:tr w:rsidR="009D6317" w:rsidTr="006A6C10">
        <w:trPr>
          <w:jc w:val="center"/>
        </w:trPr>
        <w:tc>
          <w:tcPr>
            <w:tcW w:w="7939" w:type="dxa"/>
            <w:gridSpan w:val="17"/>
          </w:tcPr>
          <w:p w:rsidR="009D6317" w:rsidRDefault="00A66013" w:rsidP="006A6C10">
            <w:pPr>
              <w:jc w:val="center"/>
              <w:rPr>
                <w:b/>
              </w:rPr>
            </w:pPr>
            <w:ins w:id="7509" w:author="Zhang, Carol (MSHA)" w:date="2019-08-21T18:28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r w:rsidR="009D6317">
              <w:rPr>
                <w:rFonts w:hint="eastAsia"/>
                <w:b/>
              </w:rPr>
              <w:t>0x00</w:t>
            </w:r>
            <w:r w:rsidR="009D6317">
              <w:rPr>
                <w:b/>
              </w:rPr>
              <w:t>0</w:t>
            </w:r>
            <w:r w:rsidR="009D6317">
              <w:rPr>
                <w:rFonts w:hint="eastAsia"/>
                <w:b/>
              </w:rPr>
              <w:t>5</w:t>
            </w:r>
          </w:p>
        </w:tc>
      </w:tr>
      <w:tr w:rsidR="00863261" w:rsidTr="006A6C10">
        <w:trPr>
          <w:jc w:val="center"/>
        </w:trPr>
        <w:tc>
          <w:tcPr>
            <w:tcW w:w="4302" w:type="dxa"/>
            <w:gridSpan w:val="9"/>
          </w:tcPr>
          <w:p w:rsidR="00863261" w:rsidRDefault="00863261" w:rsidP="00863261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510" w:author="Zhang, Carol (MSHA)" w:date="2019-12-11T16:14:00Z">
              <w:r w:rsidR="00B2321A" w:rsidRPr="00B2321A">
                <w:rPr>
                  <w:color w:val="0000FF"/>
                  <w:u w:val="single"/>
                  <w:rPrChange w:id="7511" w:author="Zhang, Carol (MSHA)" w:date="2019-12-11T16:14:00Z">
                    <w:rPr/>
                  </w:rPrChange>
                </w:rPr>
                <w:t>Scale Value</w:t>
              </w:r>
            </w:ins>
            <w:del w:id="75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637" w:type="dxa"/>
            <w:gridSpan w:val="8"/>
          </w:tcPr>
          <w:p w:rsidR="00863261" w:rsidRPr="00C85507" w:rsidRDefault="00863261" w:rsidP="008632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1)</w:t>
            </w:r>
          </w:p>
        </w:tc>
      </w:tr>
      <w:tr w:rsidR="00863261" w:rsidTr="006A6C10">
        <w:trPr>
          <w:jc w:val="center"/>
        </w:trPr>
        <w:tc>
          <w:tcPr>
            <w:tcW w:w="4302" w:type="dxa"/>
            <w:gridSpan w:val="9"/>
          </w:tcPr>
          <w:p w:rsidR="00863261" w:rsidRPr="00C85507" w:rsidRDefault="00863261" w:rsidP="00863261">
            <w:pPr>
              <w:jc w:val="center"/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2)</w:t>
            </w:r>
          </w:p>
        </w:tc>
        <w:tc>
          <w:tcPr>
            <w:tcW w:w="3637" w:type="dxa"/>
            <w:gridSpan w:val="8"/>
          </w:tcPr>
          <w:p w:rsidR="00863261" w:rsidRDefault="00863261" w:rsidP="00863261">
            <w:pPr>
              <w:jc w:val="center"/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3)</w:t>
            </w:r>
          </w:p>
        </w:tc>
      </w:tr>
      <w:tr w:rsidR="00863261" w:rsidTr="006A6C10">
        <w:trPr>
          <w:gridAfter w:val="8"/>
          <w:wAfter w:w="3637" w:type="dxa"/>
          <w:jc w:val="center"/>
        </w:trPr>
        <w:tc>
          <w:tcPr>
            <w:tcW w:w="4302" w:type="dxa"/>
            <w:gridSpan w:val="9"/>
          </w:tcPr>
          <w:p w:rsidR="00863261" w:rsidRDefault="00863261" w:rsidP="008632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4)</w:t>
            </w:r>
          </w:p>
        </w:tc>
      </w:tr>
    </w:tbl>
    <w:p w:rsidR="00127DE1" w:rsidDel="00A66013" w:rsidRDefault="00127DE1" w:rsidP="0029099D">
      <w:pPr>
        <w:pStyle w:val="a7"/>
        <w:ind w:left="840" w:firstLineChars="0" w:firstLine="0"/>
        <w:rPr>
          <w:del w:id="7513" w:author="Zhang, Carol (MSHA)" w:date="2019-08-21T18:24:00Z"/>
        </w:rPr>
      </w:pPr>
    </w:p>
    <w:p w:rsidR="00350C6F" w:rsidRDefault="00350C6F" w:rsidP="00350C6F">
      <w:pPr>
        <w:ind w:left="420" w:firstLine="420"/>
        <w:rPr>
          <w:color w:val="0000FF"/>
          <w:u w:val="single"/>
        </w:rPr>
      </w:pPr>
    </w:p>
    <w:p w:rsidR="00156B17" w:rsidRDefault="00156B17" w:rsidP="00156B17">
      <w:pPr>
        <w:pStyle w:val="2"/>
        <w:numPr>
          <w:ilvl w:val="1"/>
          <w:numId w:val="5"/>
        </w:numPr>
      </w:pPr>
      <w:bookmarkStart w:id="7514" w:name="_Ref476669956"/>
      <w:r>
        <w:t>GET_DATE_TIME</w:t>
      </w:r>
      <w:bookmarkEnd w:id="7514"/>
    </w:p>
    <w:p w:rsidR="00156B17" w:rsidRDefault="00156B17" w:rsidP="00156B17">
      <w:pPr>
        <w:ind w:firstLine="420"/>
        <w:rPr>
          <w:ins w:id="7515" w:author="Zhang, Carol (MSHA)" w:date="2019-08-21T18:24:00Z"/>
        </w:rPr>
      </w:pPr>
      <w:r>
        <w:rPr>
          <w:rFonts w:hint="eastAsia"/>
        </w:rPr>
        <w:t>获取</w:t>
      </w:r>
      <w:del w:id="7516" w:author="Zhang, Carol (MSHA)" w:date="2019-08-21T18:25:00Z">
        <w:r w:rsidDel="00A66013">
          <w:rPr>
            <w:rFonts w:hint="eastAsia"/>
          </w:rPr>
          <w:delText>当前模式下</w:delText>
        </w:r>
      </w:del>
      <w:ins w:id="7517" w:author="Zhang, Carol (MSHA)" w:date="2019-08-21T18:25:00Z">
        <w:r w:rsidR="00A66013">
          <w:rPr>
            <w:rFonts w:hint="eastAsia"/>
          </w:rPr>
          <w:t>泵当前</w:t>
        </w:r>
      </w:ins>
      <w:r>
        <w:rPr>
          <w:rFonts w:hint="eastAsia"/>
        </w:rPr>
        <w:t>的日期时间</w:t>
      </w:r>
      <w:del w:id="7518" w:author="Zhang, Carol (MSHA)" w:date="2019-08-21T18:24:00Z">
        <w:r w:rsidDel="00A66013">
          <w:rPr>
            <w:rFonts w:hint="eastAsia"/>
          </w:rPr>
          <w:delText>，命令包含字段如下：</w:delText>
        </w:r>
      </w:del>
      <w:ins w:id="7519" w:author="Zhang, Carol (MSHA)" w:date="2019-08-21T18:24:00Z">
        <w:r w:rsidR="00A66013">
          <w:rPr>
            <w:rFonts w:hint="eastAsia"/>
          </w:rPr>
          <w:t>。</w:t>
        </w:r>
      </w:ins>
    </w:p>
    <w:p w:rsidR="00A66013" w:rsidRDefault="00A66013" w:rsidP="00156B17">
      <w:pPr>
        <w:ind w:firstLine="420"/>
      </w:pPr>
      <w:ins w:id="7520" w:author="Zhang, Carol (MSHA)" w:date="2019-08-21T18:24:00Z">
        <w:r>
          <w:t>Get</w:t>
        </w:r>
        <w:r w:rsidRPr="00D202AD">
          <w:t xml:space="preserve"> the date </w:t>
        </w:r>
        <w:r>
          <w:t xml:space="preserve">and time in </w:t>
        </w:r>
      </w:ins>
      <w:ins w:id="7521" w:author="Zhang, Carol (MSHA)" w:date="2019-08-21T18:25:00Z">
        <w:r>
          <w:t>the pump</w:t>
        </w:r>
      </w:ins>
      <w:ins w:id="7522" w:author="Zhang, Carol (MSHA)" w:date="2019-08-21T18:24:00Z">
        <w:r>
          <w:t>.</w:t>
        </w:r>
      </w:ins>
    </w:p>
    <w:p w:rsidR="00156B17" w:rsidRDefault="00156B17" w:rsidP="00156B1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56B17" w:rsidRDefault="00156B17" w:rsidP="00156B17">
      <w:pPr>
        <w:pStyle w:val="a7"/>
        <w:ind w:left="840" w:firstLineChars="0" w:firstLine="0"/>
        <w:rPr>
          <w:ins w:id="7523" w:author="Zhang, Carol (MSHA)" w:date="2019-08-21T18:25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A66013" w:rsidRDefault="00A66013" w:rsidP="00156B17">
      <w:pPr>
        <w:pStyle w:val="a7"/>
        <w:ind w:left="840" w:firstLineChars="0" w:firstLine="0"/>
      </w:pPr>
      <w:ins w:id="7524" w:author="Zhang, Carol (MSHA)" w:date="2019-08-21T18:25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156B17" w:rsidRDefault="00156B17" w:rsidP="00156B1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9157D" w:rsidRDefault="0099157D" w:rsidP="0099157D">
      <w:pPr>
        <w:pStyle w:val="a7"/>
        <w:ind w:left="840" w:firstLineChars="0" w:firstLine="0"/>
        <w:rPr>
          <w:ins w:id="7525" w:author="Zhang, Carol (MSHA)" w:date="2019-08-21T18:27:00Z"/>
        </w:rPr>
      </w:pPr>
      <w:r>
        <w:rPr>
          <w:rFonts w:hint="eastAsia"/>
        </w:rPr>
        <w:t>正常返回：泵端返回一个包含自定义字段的数据包</w:t>
      </w:r>
      <w:ins w:id="7526" w:author="Zhang, Carol (MSHA)" w:date="2019-08-21T18:28:00Z">
        <w:r w:rsidR="00A66013">
          <w:rPr>
            <w:rFonts w:hint="eastAsia"/>
          </w:rPr>
          <w:t>，包括年月日时分秒</w:t>
        </w:r>
      </w:ins>
      <w:ins w:id="7527" w:author="Zhang, Carol (MSHA)" w:date="2019-08-21T18:41:00Z">
        <w:r w:rsidR="00372D86">
          <w:rPr>
            <w:rFonts w:hint="eastAsia"/>
          </w:rPr>
          <w:t>（</w:t>
        </w:r>
        <w:r w:rsidR="00372D86">
          <w:rPr>
            <w:rFonts w:hint="eastAsia"/>
          </w:rPr>
          <w:t>24</w:t>
        </w:r>
        <w:r w:rsidR="00372D86">
          <w:rPr>
            <w:rFonts w:hint="eastAsia"/>
          </w:rPr>
          <w:t>小时制）</w:t>
        </w:r>
      </w:ins>
      <w:r>
        <w:rPr>
          <w:rFonts w:hint="eastAsia"/>
        </w:rPr>
        <w:t>.</w:t>
      </w:r>
    </w:p>
    <w:p w:rsidR="00A66013" w:rsidRDefault="00A66013" w:rsidP="0099157D">
      <w:pPr>
        <w:pStyle w:val="a7"/>
        <w:ind w:left="840" w:firstLineChars="0" w:firstLine="0"/>
      </w:pPr>
      <w:ins w:id="7528" w:author="Zhang, Carol (MSHA)" w:date="2019-08-21T18:27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</w:ins>
      <w:ins w:id="7529" w:author="Zhang, Carol (MSHA)" w:date="2019-08-21T18:36:00Z">
        <w:r w:rsidR="00372D86">
          <w:rPr>
            <w:rFonts w:hint="eastAsia"/>
          </w:rPr>
          <w:t>，</w:t>
        </w:r>
        <w:r w:rsidR="00372D86">
          <w:rPr>
            <w:rFonts w:hint="eastAsia"/>
          </w:rPr>
          <w:t>including</w:t>
        </w:r>
        <w:r w:rsidR="00372D86">
          <w:t xml:space="preserve"> the year, month, day, hour, minute and second</w:t>
        </w:r>
      </w:ins>
      <w:ins w:id="7530" w:author="Zhang, Carol (MSHA)" w:date="2019-08-21T18:41:00Z">
        <w:r w:rsidR="00372D86">
          <w:t>(24 hour format)</w:t>
        </w:r>
      </w:ins>
      <w:ins w:id="7531" w:author="Zhang, Carol (MSHA)" w:date="2019-08-21T18:36:00Z">
        <w:r w:rsidR="00372D86">
          <w:t>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99157D" w:rsidRPr="00513A48" w:rsidTr="005A4922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99157D" w:rsidRPr="0017295A" w:rsidRDefault="0099157D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99157D" w:rsidRPr="00513A48" w:rsidRDefault="0099157D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9157D" w:rsidTr="005A4922">
        <w:trPr>
          <w:jc w:val="center"/>
        </w:trPr>
        <w:tc>
          <w:tcPr>
            <w:tcW w:w="7939" w:type="dxa"/>
            <w:gridSpan w:val="17"/>
          </w:tcPr>
          <w:p w:rsidR="0099157D" w:rsidRDefault="00372D86" w:rsidP="005A4922">
            <w:pPr>
              <w:jc w:val="center"/>
              <w:rPr>
                <w:b/>
              </w:rPr>
            </w:pPr>
            <w:ins w:id="7532" w:author="Zhang, Carol (MSHA)" w:date="2019-08-21T18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99157D" w:rsidRPr="00A32854">
              <w:rPr>
                <w:rFonts w:hint="eastAsia"/>
                <w:b/>
              </w:rPr>
              <w:t>0</w:t>
            </w:r>
            <w:r w:rsidR="0099157D" w:rsidRPr="00A32854">
              <w:rPr>
                <w:b/>
              </w:rPr>
              <w:t>x0001</w:t>
            </w:r>
          </w:p>
        </w:tc>
      </w:tr>
      <w:tr w:rsidR="0099157D" w:rsidTr="005A4922">
        <w:trPr>
          <w:jc w:val="center"/>
        </w:trPr>
        <w:tc>
          <w:tcPr>
            <w:tcW w:w="7939" w:type="dxa"/>
            <w:gridSpan w:val="17"/>
          </w:tcPr>
          <w:p w:rsidR="0099157D" w:rsidRDefault="00372D86" w:rsidP="005A4922">
            <w:pPr>
              <w:jc w:val="center"/>
              <w:rPr>
                <w:b/>
              </w:rPr>
            </w:pPr>
            <w:ins w:id="7533" w:author="Zhang, Carol (MSHA)" w:date="2019-08-21T18:3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99157D">
              <w:rPr>
                <w:rFonts w:hint="eastAsia"/>
                <w:b/>
              </w:rPr>
              <w:t>0x00</w:t>
            </w:r>
            <w:r w:rsidR="0099157D">
              <w:rPr>
                <w:b/>
              </w:rPr>
              <w:t>07</w:t>
            </w:r>
          </w:p>
        </w:tc>
      </w:tr>
      <w:tr w:rsidR="0099157D" w:rsidTr="005A4922">
        <w:trPr>
          <w:jc w:val="center"/>
        </w:trPr>
        <w:tc>
          <w:tcPr>
            <w:tcW w:w="3970" w:type="dxa"/>
            <w:gridSpan w:val="8"/>
          </w:tcPr>
          <w:p w:rsidR="0099157D" w:rsidRDefault="0099157D" w:rsidP="005A4922">
            <w:pPr>
              <w:jc w:val="center"/>
              <w:rPr>
                <w:b/>
              </w:rPr>
            </w:pPr>
            <w:r>
              <w:rPr>
                <w:b/>
              </w:rPr>
              <w:t>Year Low</w:t>
            </w:r>
          </w:p>
        </w:tc>
        <w:tc>
          <w:tcPr>
            <w:tcW w:w="3969" w:type="dxa"/>
            <w:gridSpan w:val="9"/>
          </w:tcPr>
          <w:p w:rsidR="0099157D" w:rsidRPr="00C85507" w:rsidRDefault="0099157D" w:rsidP="005A4922">
            <w:pPr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>
              <w:rPr>
                <w:rFonts w:hint="eastAsia"/>
                <w:b/>
              </w:rPr>
              <w:t>High</w:t>
            </w:r>
          </w:p>
        </w:tc>
      </w:tr>
      <w:tr w:rsidR="0099157D" w:rsidTr="005A4922">
        <w:trPr>
          <w:jc w:val="center"/>
        </w:trPr>
        <w:tc>
          <w:tcPr>
            <w:tcW w:w="3970" w:type="dxa"/>
            <w:gridSpan w:val="8"/>
          </w:tcPr>
          <w:p w:rsidR="0099157D" w:rsidRPr="00C85507" w:rsidRDefault="0099157D" w:rsidP="005A4922">
            <w:pPr>
              <w:jc w:val="center"/>
            </w:pPr>
            <w:r w:rsidRPr="007B0A26">
              <w:rPr>
                <w:b/>
              </w:rPr>
              <w:lastRenderedPageBreak/>
              <w:t>Month</w:t>
            </w:r>
          </w:p>
        </w:tc>
        <w:tc>
          <w:tcPr>
            <w:tcW w:w="3969" w:type="dxa"/>
            <w:gridSpan w:val="9"/>
          </w:tcPr>
          <w:p w:rsidR="0099157D" w:rsidRDefault="0099157D" w:rsidP="005A4922">
            <w:pPr>
              <w:jc w:val="center"/>
            </w:pPr>
            <w:r w:rsidRPr="007B0A26">
              <w:rPr>
                <w:b/>
              </w:rPr>
              <w:t>Day</w:t>
            </w:r>
          </w:p>
        </w:tc>
      </w:tr>
      <w:tr w:rsidR="0099157D" w:rsidTr="005A4922">
        <w:trPr>
          <w:jc w:val="center"/>
        </w:trPr>
        <w:tc>
          <w:tcPr>
            <w:tcW w:w="3970" w:type="dxa"/>
            <w:gridSpan w:val="8"/>
          </w:tcPr>
          <w:p w:rsidR="0099157D" w:rsidRPr="007B0A26" w:rsidRDefault="0099157D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</w:p>
        </w:tc>
        <w:tc>
          <w:tcPr>
            <w:tcW w:w="3969" w:type="dxa"/>
            <w:gridSpan w:val="9"/>
          </w:tcPr>
          <w:p w:rsidR="0099157D" w:rsidRPr="007B0A26" w:rsidRDefault="0099157D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</w:p>
        </w:tc>
      </w:tr>
      <w:tr w:rsidR="0099157D" w:rsidTr="005A4922">
        <w:trPr>
          <w:gridAfter w:val="9"/>
          <w:wAfter w:w="3969" w:type="dxa"/>
          <w:jc w:val="center"/>
        </w:trPr>
        <w:tc>
          <w:tcPr>
            <w:tcW w:w="3970" w:type="dxa"/>
            <w:gridSpan w:val="8"/>
          </w:tcPr>
          <w:p w:rsidR="0099157D" w:rsidRPr="007B0A26" w:rsidRDefault="0099157D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Second</w:t>
            </w:r>
          </w:p>
        </w:tc>
      </w:tr>
    </w:tbl>
    <w:p w:rsidR="00127DE1" w:rsidRDefault="00127DE1" w:rsidP="0029099D">
      <w:pPr>
        <w:pStyle w:val="a7"/>
        <w:ind w:left="840" w:firstLineChars="0" w:firstLine="0"/>
      </w:pPr>
    </w:p>
    <w:p w:rsidR="0094119D" w:rsidRDefault="0094119D" w:rsidP="0094119D">
      <w:pPr>
        <w:pStyle w:val="2"/>
        <w:numPr>
          <w:ilvl w:val="1"/>
          <w:numId w:val="5"/>
        </w:numPr>
      </w:pPr>
      <w:bookmarkStart w:id="7534" w:name="_Ref485220031"/>
      <w:r w:rsidRPr="00282172">
        <w:t>GET_OCCLUSION_LEVEL</w:t>
      </w:r>
      <w:bookmarkEnd w:id="7534"/>
    </w:p>
    <w:p w:rsidR="0094119D" w:rsidRDefault="0094119D" w:rsidP="0094119D">
      <w:pPr>
        <w:ind w:firstLine="420"/>
        <w:rPr>
          <w:ins w:id="7535" w:author="Zhang, Carol (MSHA)" w:date="2019-08-21T18:36:00Z"/>
        </w:rPr>
      </w:pPr>
      <w:r>
        <w:rPr>
          <w:rFonts w:ascii="宋体" w:hAnsi="宋体" w:hint="eastAsia"/>
        </w:rPr>
        <w:t>读取当前</w:t>
      </w:r>
      <w:r w:rsidR="00FB68A7">
        <w:rPr>
          <w:rFonts w:ascii="宋体" w:hAnsi="宋体" w:hint="eastAsia"/>
        </w:rPr>
        <w:t>阻塞灵敏度</w:t>
      </w:r>
      <w:r>
        <w:rPr>
          <w:rFonts w:ascii="宋体" w:hAnsi="宋体" w:hint="eastAsia"/>
        </w:rPr>
        <w:t>等级</w:t>
      </w:r>
      <w:r>
        <w:rPr>
          <w:rFonts w:hint="eastAsia"/>
        </w:rPr>
        <w:t>：</w:t>
      </w:r>
    </w:p>
    <w:p w:rsidR="00372D86" w:rsidRDefault="00372D86">
      <w:pPr>
        <w:ind w:firstLine="420"/>
      </w:pPr>
      <w:ins w:id="7536" w:author="Zhang, Carol (MSHA)" w:date="2019-08-21T18:37:00Z">
        <w:r>
          <w:t>Get</w:t>
        </w:r>
      </w:ins>
      <w:ins w:id="7537" w:author="Zhang, Carol (MSHA)" w:date="2019-08-21T18:36:00Z">
        <w:r w:rsidRPr="00070A5D">
          <w:t xml:space="preserve"> the </w:t>
        </w:r>
        <w:r>
          <w:t>occlusion</w:t>
        </w:r>
        <w:r w:rsidRPr="00070A5D">
          <w:t xml:space="preserve"> level</w:t>
        </w:r>
        <w:r>
          <w:t>.</w:t>
        </w:r>
      </w:ins>
    </w:p>
    <w:p w:rsidR="0094119D" w:rsidRDefault="0094119D" w:rsidP="0094119D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94119D" w:rsidRDefault="0094119D" w:rsidP="0094119D">
      <w:pPr>
        <w:pStyle w:val="a7"/>
        <w:ind w:left="840" w:firstLineChars="0" w:firstLine="0"/>
        <w:rPr>
          <w:ins w:id="7538" w:author="Zhang, Carol (MSHA)" w:date="2019-08-21T18:37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372D86" w:rsidRDefault="00372D86" w:rsidP="0094119D">
      <w:pPr>
        <w:pStyle w:val="a7"/>
        <w:ind w:left="840" w:firstLineChars="0" w:firstLine="0"/>
      </w:pPr>
      <w:ins w:id="7539" w:author="Zhang, Carol (MSHA)" w:date="2019-08-21T18:37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94119D" w:rsidRDefault="0094119D" w:rsidP="0094119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4119D" w:rsidRDefault="0094119D" w:rsidP="0094119D">
      <w:pPr>
        <w:pStyle w:val="a7"/>
        <w:ind w:left="840" w:firstLineChars="0" w:firstLine="0"/>
        <w:rPr>
          <w:ins w:id="7540" w:author="Zhang, Carol (MSHA)" w:date="2019-08-21T18:37:00Z"/>
        </w:rPr>
      </w:pPr>
      <w:r>
        <w:rPr>
          <w:rFonts w:hint="eastAsia"/>
        </w:rPr>
        <w:t>正常返回：</w:t>
      </w:r>
      <w:r w:rsidR="00181DBA">
        <w:rPr>
          <w:rFonts w:hint="eastAsia"/>
        </w:rPr>
        <w:t>泵端返回一个包含自定义字段的数据包，包含</w:t>
      </w:r>
      <w:ins w:id="7541" w:author="Zhang, Carol (MSHA)" w:date="2019-08-21T18:37:00Z">
        <w:r w:rsidR="00372D86">
          <w:rPr>
            <w:rFonts w:ascii="宋体" w:hAnsi="宋体" w:hint="eastAsia"/>
          </w:rPr>
          <w:t>阻塞灵敏度等级</w:t>
        </w:r>
      </w:ins>
      <w:del w:id="7542" w:author="Zhang, Carol (MSHA)" w:date="2019-08-21T18:37:00Z">
        <w:r w:rsidR="00181DBA" w:rsidDel="00372D86">
          <w:rPr>
            <w:rFonts w:hint="eastAsia"/>
          </w:rPr>
          <w:delText>压力等级</w:delText>
        </w:r>
      </w:del>
      <w:ins w:id="7543" w:author="Zhang, Carol (MSHA)" w:date="2019-08-21T18:37:00Z">
        <w:r w:rsidR="00372D86">
          <w:rPr>
            <w:rFonts w:hint="eastAsia"/>
          </w:rPr>
          <w:t>.</w:t>
        </w:r>
      </w:ins>
    </w:p>
    <w:p w:rsidR="00372D86" w:rsidRPr="00A16D0F" w:rsidRDefault="00372D86" w:rsidP="0094119D">
      <w:pPr>
        <w:pStyle w:val="a7"/>
        <w:ind w:left="840" w:firstLineChars="0" w:firstLine="0"/>
      </w:pPr>
      <w:ins w:id="7544" w:author="Zhang, Carol (MSHA)" w:date="2019-08-21T18:38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occlusion level.</w:t>
        </w:r>
      </w:ins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181DBA" w:rsidRPr="00513A48" w:rsidTr="005A4922"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17295A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81DBA" w:rsidTr="005A4922">
        <w:tc>
          <w:tcPr>
            <w:tcW w:w="7992" w:type="dxa"/>
            <w:gridSpan w:val="17"/>
          </w:tcPr>
          <w:p w:rsidR="00181DBA" w:rsidRDefault="00372D86" w:rsidP="005A4922">
            <w:pPr>
              <w:jc w:val="center"/>
              <w:rPr>
                <w:b/>
              </w:rPr>
            </w:pPr>
            <w:ins w:id="7545" w:author="Zhang, Carol (MSHA)" w:date="2019-08-21T18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181DBA">
              <w:rPr>
                <w:rFonts w:hint="eastAsia"/>
                <w:b/>
              </w:rPr>
              <w:t>0x00</w:t>
            </w:r>
            <w:r w:rsidR="00181DBA">
              <w:rPr>
                <w:b/>
              </w:rPr>
              <w:t>01</w:t>
            </w:r>
          </w:p>
        </w:tc>
      </w:tr>
      <w:tr w:rsidR="00181DBA" w:rsidTr="005A4922">
        <w:tc>
          <w:tcPr>
            <w:tcW w:w="7992" w:type="dxa"/>
            <w:gridSpan w:val="17"/>
          </w:tcPr>
          <w:p w:rsidR="00181DBA" w:rsidRDefault="00372D86" w:rsidP="005A4922">
            <w:pPr>
              <w:jc w:val="center"/>
              <w:rPr>
                <w:b/>
              </w:rPr>
            </w:pPr>
            <w:ins w:id="7546" w:author="Zhang, Carol (MSHA)" w:date="2019-08-21T18:3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ins w:id="7547" w:author="Zhang, Carol (MSHA)" w:date="2019-08-21T18:43:00Z">
              <w:r>
                <w:rPr>
                  <w:b/>
                </w:rPr>
                <w:t xml:space="preserve"> </w:t>
              </w:r>
            </w:ins>
            <w:r w:rsidR="00181DBA">
              <w:rPr>
                <w:rFonts w:hint="eastAsia"/>
                <w:b/>
              </w:rPr>
              <w:t>0x00</w:t>
            </w:r>
            <w:r w:rsidR="00181DBA">
              <w:rPr>
                <w:b/>
              </w:rPr>
              <w:t>01</w:t>
            </w:r>
          </w:p>
        </w:tc>
      </w:tr>
      <w:tr w:rsidR="00181DBA" w:rsidTr="005A4922">
        <w:trPr>
          <w:gridAfter w:val="8"/>
          <w:wAfter w:w="4164" w:type="dxa"/>
        </w:trPr>
        <w:tc>
          <w:tcPr>
            <w:tcW w:w="3828" w:type="dxa"/>
            <w:gridSpan w:val="9"/>
          </w:tcPr>
          <w:p w:rsidR="00181DBA" w:rsidRPr="00E70E77" w:rsidRDefault="00F936EF" w:rsidP="005A4922">
            <w:pPr>
              <w:jc w:val="center"/>
              <w:rPr>
                <w:rStyle w:val="a9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7548" w:author="Zhang, Carol (MSHA)" w:date="2019-12-11T16:14:00Z">
              <w:r w:rsidR="00B2321A" w:rsidRPr="00B2321A">
                <w:rPr>
                  <w:color w:val="0000FF"/>
                  <w:u w:val="single"/>
                  <w:rPrChange w:id="7549" w:author="Zhang, Carol (MSHA)" w:date="2019-12-11T16:14:00Z">
                    <w:rPr/>
                  </w:rPrChange>
                </w:rPr>
                <w:t>Pressure Level</w:t>
              </w:r>
            </w:ins>
            <w:del w:id="755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94119D" w:rsidRPr="00181DBA" w:rsidDel="00A66013" w:rsidRDefault="0094119D" w:rsidP="00181DBA">
      <w:pPr>
        <w:rPr>
          <w:del w:id="7551" w:author="Zhang, Carol (MSHA)" w:date="2019-08-21T18:26:00Z"/>
          <w:color w:val="0000FF"/>
          <w:u w:val="single"/>
        </w:rPr>
      </w:pPr>
    </w:p>
    <w:p w:rsidR="00127DE1" w:rsidRPr="00A16D0F" w:rsidRDefault="00127DE1" w:rsidP="0029099D">
      <w:pPr>
        <w:pStyle w:val="a7"/>
        <w:ind w:left="840" w:firstLineChars="0" w:firstLine="0"/>
      </w:pPr>
    </w:p>
    <w:p w:rsidR="00C04EDF" w:rsidRDefault="00C04EDF" w:rsidP="00C04EDF">
      <w:pPr>
        <w:pStyle w:val="2"/>
        <w:numPr>
          <w:ilvl w:val="1"/>
          <w:numId w:val="5"/>
        </w:numPr>
      </w:pPr>
      <w:bookmarkStart w:id="7552" w:name="_Ref485643485"/>
      <w:r>
        <w:t>GET_</w:t>
      </w:r>
      <w:r w:rsidRPr="003D4600">
        <w:t>MAINTENANCE</w:t>
      </w:r>
      <w:r>
        <w:t>_DATE_TIME</w:t>
      </w:r>
      <w:bookmarkEnd w:id="7552"/>
    </w:p>
    <w:p w:rsidR="00C04EDF" w:rsidRDefault="00C04EDF" w:rsidP="00C04EDF">
      <w:pPr>
        <w:ind w:firstLine="420"/>
        <w:rPr>
          <w:ins w:id="7553" w:author="Zhang, Carol (MSHA)" w:date="2019-08-21T18:38:00Z"/>
        </w:rPr>
      </w:pPr>
      <w:r>
        <w:rPr>
          <w:rFonts w:hint="eastAsia"/>
        </w:rPr>
        <w:t>读取上一次维护日期时间和下一次维护日期时间</w:t>
      </w:r>
      <w:del w:id="7554" w:author="Zhang, Carol (MSHA)" w:date="2019-08-21T18:38:00Z">
        <w:r w:rsidDel="00372D86">
          <w:rPr>
            <w:rFonts w:hint="eastAsia"/>
          </w:rPr>
          <w:delText>，命令包含字段如下：</w:delText>
        </w:r>
      </w:del>
      <w:ins w:id="7555" w:author="Zhang, Carol (MSHA)" w:date="2019-08-21T18:38:00Z">
        <w:r w:rsidR="00372D86">
          <w:rPr>
            <w:rFonts w:hint="eastAsia"/>
          </w:rPr>
          <w:t>。</w:t>
        </w:r>
      </w:ins>
    </w:p>
    <w:p w:rsidR="00372D86" w:rsidRDefault="00372D86" w:rsidP="00C04EDF">
      <w:pPr>
        <w:ind w:firstLine="420"/>
      </w:pPr>
      <w:ins w:id="7556" w:author="Zhang, Carol (MSHA)" w:date="2019-08-21T18:38:00Z">
        <w:r>
          <w:rPr>
            <w:rFonts w:hint="eastAsia"/>
          </w:rPr>
          <w:t xml:space="preserve">Get </w:t>
        </w:r>
        <w:r w:rsidRPr="00070A5D">
          <w:t>the last maintenance date</w:t>
        </w:r>
        <w:r>
          <w:rPr>
            <w:rFonts w:hint="eastAsia"/>
          </w:rPr>
          <w:t xml:space="preserve"> </w:t>
        </w:r>
      </w:ins>
      <w:ins w:id="7557" w:author="Zhang, Carol (MSHA)" w:date="2019-08-21T18:39:00Z">
        <w:r>
          <w:t>&amp;</w:t>
        </w:r>
      </w:ins>
      <w:ins w:id="7558" w:author="Zhang, Carol (MSHA)" w:date="2019-08-21T18:38:00Z">
        <w:r>
          <w:t xml:space="preserve"> time,</w:t>
        </w:r>
      </w:ins>
      <w:ins w:id="7559" w:author="Zhang, Carol (MSHA)" w:date="2019-08-21T18:39:00Z">
        <w:r>
          <w:t xml:space="preserve"> </w:t>
        </w:r>
      </w:ins>
      <w:ins w:id="7560" w:author="Zhang, Carol (MSHA)" w:date="2019-08-21T18:38:00Z">
        <w:r w:rsidRPr="00070A5D">
          <w:t>and the next maintenance date</w:t>
        </w:r>
        <w:r>
          <w:t xml:space="preserve"> &amp; time.</w:t>
        </w:r>
      </w:ins>
    </w:p>
    <w:p w:rsidR="00C04EDF" w:rsidRDefault="00C04EDF" w:rsidP="00C04ED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04EDF" w:rsidRDefault="00C04EDF" w:rsidP="00C04EDF">
      <w:pPr>
        <w:pStyle w:val="a7"/>
        <w:ind w:left="840" w:firstLineChars="0" w:firstLine="0"/>
        <w:rPr>
          <w:ins w:id="7561" w:author="Zhang, Carol (MSHA)" w:date="2019-08-21T18:39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372D86" w:rsidRDefault="00372D86" w:rsidP="00C04EDF">
      <w:pPr>
        <w:pStyle w:val="a7"/>
        <w:ind w:left="840" w:firstLineChars="0" w:firstLine="0"/>
      </w:pPr>
      <w:ins w:id="7562" w:author="Zhang, Carol (MSHA)" w:date="2019-08-21T18:39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04EDF" w:rsidRDefault="00C04EDF" w:rsidP="00C04ED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418B5" w:rsidRDefault="00C04EDF" w:rsidP="000418B5">
      <w:pPr>
        <w:pStyle w:val="a7"/>
        <w:ind w:left="840" w:firstLineChars="0" w:firstLine="0"/>
        <w:rPr>
          <w:ins w:id="7563" w:author="Zhang, Carol (MSHA)" w:date="2019-08-21T18:39:00Z"/>
        </w:rPr>
      </w:pPr>
      <w:r>
        <w:rPr>
          <w:rFonts w:hint="eastAsia"/>
        </w:rPr>
        <w:t>正常返回：</w:t>
      </w:r>
      <w:r w:rsidR="000418B5">
        <w:rPr>
          <w:rFonts w:hint="eastAsia"/>
        </w:rPr>
        <w:t>泵端返回一个包含自定义字段的数据包，包含上一次维护日期时间和下一次维护日期时间。日期和时间字段包含日期和时间（</w:t>
      </w:r>
      <w:r w:rsidR="000418B5">
        <w:rPr>
          <w:rFonts w:hint="eastAsia"/>
        </w:rPr>
        <w:t>24</w:t>
      </w:r>
      <w:r w:rsidR="000418B5">
        <w:rPr>
          <w:rFonts w:hint="eastAsia"/>
        </w:rPr>
        <w:t>小时制），格式：</w:t>
      </w:r>
      <w:r w:rsidR="000418B5">
        <w:rPr>
          <w:rFonts w:hint="eastAsia"/>
        </w:rPr>
        <w:t>yyy</w:t>
      </w:r>
      <w:r w:rsidR="000418B5">
        <w:t xml:space="preserve">y-MM-dd </w:t>
      </w:r>
      <w:r w:rsidR="004022D5">
        <w:t>HH</w:t>
      </w:r>
      <w:r w:rsidR="000418B5">
        <w:t>:mm:ss</w:t>
      </w:r>
    </w:p>
    <w:p w:rsidR="00372D86" w:rsidRDefault="00372D86" w:rsidP="000418B5">
      <w:pPr>
        <w:pStyle w:val="a7"/>
        <w:ind w:left="840" w:firstLineChars="0" w:firstLine="0"/>
      </w:pPr>
      <w:ins w:id="7564" w:author="Zhang, Carol (MSHA)" w:date="2019-08-21T18:39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</w:t>
        </w:r>
      </w:ins>
      <w:ins w:id="7565" w:author="Zhang, Carol (MSHA)" w:date="2019-08-21T18:42:00Z">
        <w:r>
          <w:t xml:space="preserve"> last maintenance data &amp; time and next maintenance date &amp; time</w:t>
        </w:r>
      </w:ins>
      <w:ins w:id="7566" w:author="Zhang, Carol (MSHA)" w:date="2019-08-21T18:39:00Z">
        <w:r>
          <w:t>.</w:t>
        </w:r>
      </w:ins>
      <w:ins w:id="7567" w:author="Zhang, Carol (MSHA)" w:date="2019-08-21T18:42:00Z">
        <w:r>
          <w:t xml:space="preserve"> The time uses 24 hour format</w:t>
        </w:r>
      </w:ins>
      <w:ins w:id="7568" w:author="Zhang, Carol (MSHA)" w:date="2019-08-21T19:23:00Z">
        <w:r w:rsidR="00100AE1">
          <w:t xml:space="preserve"> and the format is </w:t>
        </w:r>
        <w:r w:rsidR="00100AE1">
          <w:rPr>
            <w:rFonts w:hint="eastAsia"/>
          </w:rPr>
          <w:t>yyy</w:t>
        </w:r>
        <w:r w:rsidR="00100AE1">
          <w:t>y-MM-dd HH:mm:ss</w:t>
        </w:r>
      </w:ins>
      <w:ins w:id="7569" w:author="Zhang, Carol (MSHA)" w:date="2019-08-21T18:42:00Z">
        <w:r>
          <w:t>.</w:t>
        </w:r>
      </w:ins>
    </w:p>
    <w:tbl>
      <w:tblPr>
        <w:tblStyle w:val="a5"/>
        <w:tblW w:w="7940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8"/>
      </w:tblGrid>
      <w:tr w:rsidR="000418B5" w:rsidRPr="00513A48" w:rsidTr="00AE35DE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0418B5" w:rsidRPr="0017295A" w:rsidRDefault="000418B5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8" w:type="dxa"/>
            <w:shd w:val="clear" w:color="auto" w:fill="AEAAAA" w:themeFill="background2" w:themeFillShade="BF"/>
          </w:tcPr>
          <w:p w:rsidR="000418B5" w:rsidRPr="00513A48" w:rsidRDefault="000418B5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418B5" w:rsidTr="00AE35DE">
        <w:trPr>
          <w:jc w:val="center"/>
        </w:trPr>
        <w:tc>
          <w:tcPr>
            <w:tcW w:w="7940" w:type="dxa"/>
            <w:gridSpan w:val="17"/>
          </w:tcPr>
          <w:p w:rsidR="000418B5" w:rsidRDefault="00372D86" w:rsidP="002933A8">
            <w:pPr>
              <w:jc w:val="center"/>
              <w:rPr>
                <w:b/>
              </w:rPr>
            </w:pPr>
            <w:ins w:id="7570" w:author="Zhang, Carol (MSHA)" w:date="2019-08-21T18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418B5">
              <w:rPr>
                <w:rFonts w:hint="eastAsia"/>
                <w:b/>
              </w:rPr>
              <w:t>0x00</w:t>
            </w:r>
            <w:r w:rsidR="000418B5">
              <w:rPr>
                <w:b/>
              </w:rPr>
              <w:t>01</w:t>
            </w:r>
          </w:p>
        </w:tc>
      </w:tr>
      <w:tr w:rsidR="000418B5" w:rsidTr="00AE35DE">
        <w:trPr>
          <w:jc w:val="center"/>
        </w:trPr>
        <w:tc>
          <w:tcPr>
            <w:tcW w:w="7940" w:type="dxa"/>
            <w:gridSpan w:val="17"/>
          </w:tcPr>
          <w:p w:rsidR="000418B5" w:rsidRDefault="00372D86" w:rsidP="002933A8">
            <w:pPr>
              <w:jc w:val="center"/>
              <w:rPr>
                <w:b/>
              </w:rPr>
            </w:pPr>
            <w:ins w:id="7571" w:author="Zhang, Carol (MSHA)" w:date="2019-08-21T18:4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0418B5">
              <w:rPr>
                <w:rFonts w:hint="eastAsia"/>
                <w:b/>
              </w:rPr>
              <w:t>0x00</w:t>
            </w:r>
            <w:r w:rsidR="000418B5">
              <w:rPr>
                <w:b/>
              </w:rPr>
              <w:t>00E</w:t>
            </w:r>
          </w:p>
        </w:tc>
      </w:tr>
      <w:tr w:rsidR="000418B5" w:rsidTr="00AE35DE">
        <w:trPr>
          <w:jc w:val="center"/>
        </w:trPr>
        <w:tc>
          <w:tcPr>
            <w:tcW w:w="3970" w:type="dxa"/>
            <w:gridSpan w:val="8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>Last Maintenance Year Low</w:t>
            </w:r>
            <w:r w:rsidR="00FB68A7">
              <w:rPr>
                <w:rFonts w:hint="eastAsia"/>
                <w:b/>
              </w:rPr>
              <w:t xml:space="preserve"> byte</w:t>
            </w:r>
          </w:p>
        </w:tc>
        <w:tc>
          <w:tcPr>
            <w:tcW w:w="3970" w:type="dxa"/>
            <w:gridSpan w:val="9"/>
          </w:tcPr>
          <w:p w:rsidR="000418B5" w:rsidRPr="00C85507" w:rsidRDefault="000418B5" w:rsidP="000418B5">
            <w:pPr>
              <w:jc w:val="center"/>
              <w:rPr>
                <w:b/>
              </w:rPr>
            </w:pPr>
            <w:r>
              <w:rPr>
                <w:b/>
              </w:rPr>
              <w:t xml:space="preserve">Last Year </w:t>
            </w:r>
            <w:r>
              <w:rPr>
                <w:rFonts w:hint="eastAsia"/>
                <w:b/>
              </w:rPr>
              <w:t>High</w:t>
            </w:r>
            <w:r w:rsidR="00FB68A7">
              <w:rPr>
                <w:rFonts w:hint="eastAsia"/>
                <w:b/>
              </w:rPr>
              <w:t xml:space="preserve"> byte</w:t>
            </w:r>
          </w:p>
        </w:tc>
      </w:tr>
      <w:tr w:rsidR="000418B5" w:rsidTr="00AE35DE">
        <w:trPr>
          <w:jc w:val="center"/>
        </w:trPr>
        <w:tc>
          <w:tcPr>
            <w:tcW w:w="3970" w:type="dxa"/>
            <w:gridSpan w:val="8"/>
          </w:tcPr>
          <w:p w:rsidR="000418B5" w:rsidRPr="00C85507" w:rsidRDefault="000418B5" w:rsidP="000418B5">
            <w:pPr>
              <w:jc w:val="center"/>
            </w:pPr>
            <w:r>
              <w:rPr>
                <w:b/>
              </w:rPr>
              <w:t xml:space="preserve">Last </w:t>
            </w:r>
            <w:r w:rsidRPr="007B0A26">
              <w:rPr>
                <w:b/>
              </w:rPr>
              <w:t>Month</w:t>
            </w:r>
          </w:p>
        </w:tc>
        <w:tc>
          <w:tcPr>
            <w:tcW w:w="3970" w:type="dxa"/>
            <w:gridSpan w:val="9"/>
          </w:tcPr>
          <w:p w:rsidR="000418B5" w:rsidRDefault="000418B5" w:rsidP="000418B5">
            <w:pPr>
              <w:jc w:val="center"/>
            </w:pPr>
            <w:r>
              <w:rPr>
                <w:b/>
              </w:rPr>
              <w:t xml:space="preserve">Last </w:t>
            </w:r>
            <w:r w:rsidRPr="007B0A26">
              <w:rPr>
                <w:b/>
              </w:rPr>
              <w:t>Day</w:t>
            </w:r>
          </w:p>
        </w:tc>
      </w:tr>
      <w:tr w:rsidR="000418B5" w:rsidTr="00AE35DE">
        <w:trPr>
          <w:jc w:val="center"/>
        </w:trPr>
        <w:tc>
          <w:tcPr>
            <w:tcW w:w="3970" w:type="dxa"/>
            <w:gridSpan w:val="8"/>
          </w:tcPr>
          <w:p w:rsidR="000418B5" w:rsidRPr="007B0A26" w:rsidRDefault="000418B5" w:rsidP="000418B5">
            <w:pPr>
              <w:jc w:val="center"/>
              <w:rPr>
                <w:b/>
              </w:rPr>
            </w:pPr>
            <w:r>
              <w:rPr>
                <w:b/>
              </w:rPr>
              <w:t xml:space="preserve">Last </w:t>
            </w:r>
            <w:r w:rsidRPr="007B0A26">
              <w:rPr>
                <w:b/>
              </w:rPr>
              <w:t>Hour</w:t>
            </w:r>
          </w:p>
        </w:tc>
        <w:tc>
          <w:tcPr>
            <w:tcW w:w="3970" w:type="dxa"/>
            <w:gridSpan w:val="9"/>
          </w:tcPr>
          <w:p w:rsidR="000418B5" w:rsidRPr="007B0A26" w:rsidRDefault="000418B5" w:rsidP="000418B5">
            <w:pPr>
              <w:jc w:val="center"/>
              <w:rPr>
                <w:b/>
              </w:rPr>
            </w:pPr>
            <w:r>
              <w:rPr>
                <w:b/>
              </w:rPr>
              <w:t xml:space="preserve">Last </w:t>
            </w:r>
            <w:r w:rsidRPr="007B0A26">
              <w:rPr>
                <w:b/>
              </w:rPr>
              <w:t>Minute</w:t>
            </w:r>
          </w:p>
        </w:tc>
      </w:tr>
      <w:tr w:rsidR="000418B5" w:rsidTr="000418B5">
        <w:trPr>
          <w:jc w:val="center"/>
        </w:trPr>
        <w:tc>
          <w:tcPr>
            <w:tcW w:w="3970" w:type="dxa"/>
            <w:gridSpan w:val="8"/>
          </w:tcPr>
          <w:p w:rsidR="000418B5" w:rsidRPr="007B0A26" w:rsidRDefault="000418B5" w:rsidP="000418B5">
            <w:pPr>
              <w:jc w:val="center"/>
              <w:rPr>
                <w:b/>
              </w:rPr>
            </w:pPr>
            <w:r>
              <w:rPr>
                <w:b/>
              </w:rPr>
              <w:t xml:space="preserve">Last </w:t>
            </w:r>
            <w:r w:rsidRPr="007B0A26">
              <w:rPr>
                <w:b/>
              </w:rPr>
              <w:t>Second</w:t>
            </w:r>
          </w:p>
        </w:tc>
        <w:tc>
          <w:tcPr>
            <w:tcW w:w="3970" w:type="dxa"/>
            <w:gridSpan w:val="9"/>
          </w:tcPr>
          <w:p w:rsidR="000418B5" w:rsidRDefault="000418B5" w:rsidP="000418B5">
            <w:pPr>
              <w:jc w:val="center"/>
              <w:rPr>
                <w:b/>
              </w:rPr>
            </w:pPr>
            <w:r>
              <w:rPr>
                <w:b/>
              </w:rPr>
              <w:t>Next Maintenance Year Low</w:t>
            </w:r>
            <w:r w:rsidR="00FB68A7">
              <w:rPr>
                <w:rFonts w:hint="eastAsia"/>
                <w:b/>
              </w:rPr>
              <w:t xml:space="preserve"> byte</w:t>
            </w:r>
          </w:p>
        </w:tc>
      </w:tr>
      <w:tr w:rsidR="000418B5" w:rsidTr="000418B5">
        <w:trPr>
          <w:jc w:val="center"/>
        </w:trPr>
        <w:tc>
          <w:tcPr>
            <w:tcW w:w="3970" w:type="dxa"/>
            <w:gridSpan w:val="8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Next Year </w:t>
            </w:r>
            <w:r>
              <w:rPr>
                <w:rFonts w:hint="eastAsia"/>
                <w:b/>
              </w:rPr>
              <w:t>High</w:t>
            </w:r>
            <w:r w:rsidR="00FB68A7">
              <w:rPr>
                <w:rFonts w:hint="eastAsia"/>
                <w:b/>
              </w:rPr>
              <w:t xml:space="preserve"> byte</w:t>
            </w:r>
          </w:p>
        </w:tc>
        <w:tc>
          <w:tcPr>
            <w:tcW w:w="3970" w:type="dxa"/>
            <w:gridSpan w:val="9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Next </w:t>
            </w:r>
            <w:r w:rsidRPr="007B0A26">
              <w:rPr>
                <w:b/>
              </w:rPr>
              <w:t>Month</w:t>
            </w:r>
          </w:p>
        </w:tc>
      </w:tr>
      <w:tr w:rsidR="000418B5" w:rsidTr="000418B5">
        <w:trPr>
          <w:jc w:val="center"/>
        </w:trPr>
        <w:tc>
          <w:tcPr>
            <w:tcW w:w="3970" w:type="dxa"/>
            <w:gridSpan w:val="8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Next </w:t>
            </w:r>
            <w:r w:rsidRPr="007B0A26">
              <w:rPr>
                <w:b/>
              </w:rPr>
              <w:t>Day</w:t>
            </w:r>
          </w:p>
        </w:tc>
        <w:tc>
          <w:tcPr>
            <w:tcW w:w="3970" w:type="dxa"/>
            <w:gridSpan w:val="9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Next </w:t>
            </w:r>
            <w:r w:rsidRPr="007B0A26">
              <w:rPr>
                <w:b/>
              </w:rPr>
              <w:t>Hour</w:t>
            </w:r>
          </w:p>
        </w:tc>
      </w:tr>
      <w:tr w:rsidR="000418B5" w:rsidTr="000418B5">
        <w:trPr>
          <w:jc w:val="center"/>
        </w:trPr>
        <w:tc>
          <w:tcPr>
            <w:tcW w:w="3970" w:type="dxa"/>
            <w:gridSpan w:val="8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Next </w:t>
            </w:r>
            <w:r w:rsidRPr="007B0A26">
              <w:rPr>
                <w:b/>
              </w:rPr>
              <w:t>Minute</w:t>
            </w:r>
          </w:p>
        </w:tc>
        <w:tc>
          <w:tcPr>
            <w:tcW w:w="3970" w:type="dxa"/>
            <w:gridSpan w:val="9"/>
          </w:tcPr>
          <w:p w:rsidR="000418B5" w:rsidRDefault="000418B5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Next </w:t>
            </w:r>
            <w:r w:rsidRPr="007B0A26">
              <w:rPr>
                <w:b/>
              </w:rPr>
              <w:t>Second</w:t>
            </w:r>
          </w:p>
        </w:tc>
      </w:tr>
    </w:tbl>
    <w:p w:rsidR="004D7420" w:rsidRDefault="004D7420" w:rsidP="004D7420">
      <w:pPr>
        <w:pStyle w:val="2"/>
        <w:numPr>
          <w:ilvl w:val="1"/>
          <w:numId w:val="5"/>
        </w:numPr>
      </w:pPr>
      <w:bookmarkStart w:id="7572" w:name="_Ref485652475"/>
      <w:r>
        <w:t>GET_</w:t>
      </w:r>
      <w:r w:rsidRPr="003D4600">
        <w:t>MAINTENANCE</w:t>
      </w:r>
      <w:r>
        <w:t>_PERIOD</w:t>
      </w:r>
      <w:bookmarkEnd w:id="7572"/>
    </w:p>
    <w:p w:rsidR="004D7420" w:rsidRDefault="004D7420" w:rsidP="004D7420">
      <w:pPr>
        <w:ind w:firstLine="420"/>
        <w:rPr>
          <w:ins w:id="7573" w:author="Zhang, Carol (MSHA)" w:date="2019-08-21T19:24:00Z"/>
        </w:rPr>
      </w:pPr>
      <w:r>
        <w:rPr>
          <w:rFonts w:hint="eastAsia"/>
        </w:rPr>
        <w:t>读取维护周期（单位：</w:t>
      </w:r>
      <w:r>
        <w:t>月）</w:t>
      </w:r>
      <w:ins w:id="7574" w:author="Zhang, Carol (MSHA)" w:date="2019-08-21T19:25:00Z">
        <w:r w:rsidR="00100AE1">
          <w:rPr>
            <w:rFonts w:hint="eastAsia"/>
          </w:rPr>
          <w:t>。</w:t>
        </w:r>
      </w:ins>
      <w:del w:id="7575" w:author="Zhang, Carol (MSHA)" w:date="2019-08-21T19:25:00Z">
        <w:r w:rsidDel="00100AE1">
          <w:rPr>
            <w:rFonts w:hint="eastAsia"/>
          </w:rPr>
          <w:delText>，命令包含字段如下：</w:delText>
        </w:r>
      </w:del>
    </w:p>
    <w:p w:rsidR="00100AE1" w:rsidRDefault="00100AE1" w:rsidP="004D7420">
      <w:pPr>
        <w:ind w:firstLine="420"/>
      </w:pPr>
      <w:ins w:id="7576" w:author="Zhang, Carol (MSHA)" w:date="2019-08-21T19:24:00Z">
        <w:r>
          <w:t>Get</w:t>
        </w:r>
        <w:r w:rsidRPr="00070A5D">
          <w:t xml:space="preserve"> the maintenance </w:t>
        </w:r>
      </w:ins>
      <w:ins w:id="7577" w:author="Zhang, Carol (MSHA)" w:date="2019-08-21T19:25:00Z">
        <w:r>
          <w:t>cycle(unit:month)</w:t>
        </w:r>
      </w:ins>
      <w:ins w:id="7578" w:author="Zhang, Carol (MSHA)" w:date="2019-08-21T19:24:00Z">
        <w:r>
          <w:t>.</w:t>
        </w:r>
      </w:ins>
    </w:p>
    <w:p w:rsidR="004D7420" w:rsidRDefault="004D7420" w:rsidP="004D742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D7420" w:rsidRDefault="004D7420" w:rsidP="004D7420">
      <w:pPr>
        <w:pStyle w:val="a7"/>
        <w:ind w:left="840" w:firstLineChars="0" w:firstLine="0"/>
        <w:rPr>
          <w:ins w:id="7579" w:author="Zhang, Carol (MSHA)" w:date="2019-08-21T19:25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00AE1" w:rsidRPr="001C7716" w:rsidRDefault="00100AE1" w:rsidP="004D7420">
      <w:pPr>
        <w:pStyle w:val="a7"/>
        <w:ind w:left="840" w:firstLineChars="0" w:firstLine="0"/>
      </w:pPr>
      <w:ins w:id="7580" w:author="Zhang, Carol (MSHA)" w:date="2019-08-21T19:25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4D7420" w:rsidRDefault="004D7420" w:rsidP="004D742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D7420" w:rsidRDefault="004D7420" w:rsidP="004D7420">
      <w:pPr>
        <w:pStyle w:val="a7"/>
        <w:ind w:left="840" w:firstLineChars="0" w:firstLine="0"/>
        <w:rPr>
          <w:ins w:id="7581" w:author="Zhang, Carol (MSHA)" w:date="2019-08-21T19:25:00Z"/>
        </w:rPr>
      </w:pPr>
      <w:r>
        <w:rPr>
          <w:rFonts w:hint="eastAsia"/>
        </w:rPr>
        <w:t>正常返回：泵端返回一个包含自定义字段的数据包，</w:t>
      </w:r>
      <w:ins w:id="7582" w:author="Zhang, Carol (MSHA)" w:date="2019-08-21T19:25:00Z">
        <w:r w:rsidR="00100AE1">
          <w:rPr>
            <w:rFonts w:hint="eastAsia"/>
          </w:rPr>
          <w:t>包含维护周期</w:t>
        </w:r>
      </w:ins>
      <w:ins w:id="7583" w:author="Zhang, Carol (MSHA)" w:date="2019-08-21T19:26:00Z">
        <w:r w:rsidR="00100AE1">
          <w:rPr>
            <w:rFonts w:hint="eastAsia"/>
          </w:rPr>
          <w:t>(</w:t>
        </w:r>
      </w:ins>
      <w:r>
        <w:rPr>
          <w:rFonts w:hint="eastAsia"/>
        </w:rPr>
        <w:t>1</w:t>
      </w:r>
      <w:r>
        <w:rPr>
          <w:rFonts w:hint="eastAsia"/>
        </w:rPr>
        <w:t>个字节整型值</w:t>
      </w:r>
      <w:ins w:id="7584" w:author="Zhang, Carol (MSHA)" w:date="2019-08-21T19:26:00Z">
        <w:r w:rsidR="00100AE1">
          <w:rPr>
            <w:rFonts w:hint="eastAsia"/>
          </w:rPr>
          <w:t>)</w:t>
        </w:r>
      </w:ins>
      <w:r>
        <w:rPr>
          <w:rFonts w:hint="eastAsia"/>
        </w:rPr>
        <w:t>。</w:t>
      </w:r>
    </w:p>
    <w:p w:rsidR="00100AE1" w:rsidRPr="00301BD7" w:rsidRDefault="00100AE1" w:rsidP="004D7420">
      <w:pPr>
        <w:pStyle w:val="a7"/>
        <w:ind w:left="840" w:firstLineChars="0" w:firstLine="0"/>
      </w:pPr>
      <w:ins w:id="7585" w:author="Zhang, Carol (MSHA)" w:date="2019-08-21T19:25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</w:t>
        </w:r>
      </w:ins>
      <w:ins w:id="7586" w:author="Zhang, Carol (MSHA)" w:date="2019-08-21T19:26:00Z">
        <w:r>
          <w:t>the maintenance cycle.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D7420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17295A" w:rsidRDefault="004D742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D7420" w:rsidRPr="00513A48" w:rsidRDefault="004D742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D7420" w:rsidTr="006A6C10">
        <w:tc>
          <w:tcPr>
            <w:tcW w:w="7792" w:type="dxa"/>
            <w:gridSpan w:val="17"/>
          </w:tcPr>
          <w:p w:rsidR="004D7420" w:rsidRDefault="00100AE1" w:rsidP="006A6C10">
            <w:pPr>
              <w:jc w:val="center"/>
              <w:rPr>
                <w:b/>
              </w:rPr>
            </w:pPr>
            <w:ins w:id="7587" w:author="Zhang, Carol (MSHA)" w:date="2019-08-21T19:2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4D7420" w:rsidRPr="00A32854">
              <w:rPr>
                <w:rFonts w:hint="eastAsia"/>
                <w:b/>
              </w:rPr>
              <w:t>0</w:t>
            </w:r>
            <w:r w:rsidR="004D7420" w:rsidRPr="00A32854">
              <w:rPr>
                <w:b/>
              </w:rPr>
              <w:t>x0001</w:t>
            </w:r>
          </w:p>
        </w:tc>
      </w:tr>
      <w:tr w:rsidR="004D7420" w:rsidTr="006A6C10">
        <w:tc>
          <w:tcPr>
            <w:tcW w:w="7792" w:type="dxa"/>
            <w:gridSpan w:val="17"/>
          </w:tcPr>
          <w:p w:rsidR="004D7420" w:rsidRDefault="00100AE1" w:rsidP="006A6C10">
            <w:pPr>
              <w:jc w:val="center"/>
              <w:rPr>
                <w:b/>
              </w:rPr>
            </w:pPr>
            <w:ins w:id="7588" w:author="Zhang, Carol (MSHA)" w:date="2019-08-21T19:2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589" w:author="Zhang, Carol (MSHA)" w:date="2019-08-21T19:24:00Z">
              <w:r w:rsidR="004D7420" w:rsidDel="00100AE1">
                <w:rPr>
                  <w:rFonts w:hint="eastAsia"/>
                  <w:b/>
                </w:rPr>
                <w:delText>数据长度</w:delText>
              </w:r>
              <w:r w:rsidR="004D7420" w:rsidDel="00100AE1">
                <w:rPr>
                  <w:rFonts w:hint="eastAsia"/>
                  <w:b/>
                </w:rPr>
                <w:delText>=1</w:delText>
              </w:r>
            </w:del>
          </w:p>
        </w:tc>
      </w:tr>
      <w:tr w:rsidR="004D7420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4D7420" w:rsidRDefault="004D742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1~255</w:t>
            </w:r>
          </w:p>
        </w:tc>
      </w:tr>
    </w:tbl>
    <w:p w:rsidR="00F053EE" w:rsidRDefault="00F053EE" w:rsidP="00F053EE">
      <w:pPr>
        <w:pStyle w:val="2"/>
        <w:numPr>
          <w:ilvl w:val="1"/>
          <w:numId w:val="5"/>
        </w:numPr>
      </w:pPr>
      <w:bookmarkStart w:id="7590" w:name="_Ref486322686"/>
      <w:r>
        <w:t>GET_</w:t>
      </w:r>
      <w:r>
        <w:rPr>
          <w:rFonts w:hint="eastAsia"/>
        </w:rPr>
        <w:t>ALARM</w:t>
      </w:r>
      <w:r>
        <w:t>_VOLUME</w:t>
      </w:r>
      <w:bookmarkEnd w:id="7590"/>
    </w:p>
    <w:p w:rsidR="00F053EE" w:rsidRDefault="00F053EE" w:rsidP="00F053EE">
      <w:pPr>
        <w:ind w:firstLine="420"/>
        <w:rPr>
          <w:ins w:id="7591" w:author="Zhang, Carol (MSHA)" w:date="2019-08-21T19:26:00Z"/>
        </w:rPr>
      </w:pPr>
      <w:r>
        <w:rPr>
          <w:rFonts w:hint="eastAsia"/>
        </w:rPr>
        <w:t>读取报警音量值</w:t>
      </w:r>
      <w:ins w:id="7592" w:author="Zhang, Carol (MSHA)" w:date="2019-08-21T19:27:00Z">
        <w:r w:rsidR="00100AE1">
          <w:rPr>
            <w:rFonts w:hint="eastAsia"/>
          </w:rPr>
          <w:t>。</w:t>
        </w:r>
      </w:ins>
    </w:p>
    <w:p w:rsidR="00100AE1" w:rsidRDefault="00100AE1" w:rsidP="00F053EE">
      <w:pPr>
        <w:ind w:firstLine="420"/>
      </w:pPr>
      <w:ins w:id="7593" w:author="Zhang, Carol (MSHA)" w:date="2019-08-21T19:26:00Z">
        <w:r>
          <w:rPr>
            <w:rFonts w:hint="eastAsia"/>
          </w:rPr>
          <w:t xml:space="preserve">Get the </w:t>
        </w:r>
        <w:r>
          <w:t>alarm volume.</w:t>
        </w:r>
      </w:ins>
    </w:p>
    <w:p w:rsidR="00F053EE" w:rsidRDefault="00F053EE" w:rsidP="00F053E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053EE" w:rsidRDefault="00F053EE" w:rsidP="00F053EE">
      <w:pPr>
        <w:pStyle w:val="a7"/>
        <w:ind w:left="840" w:firstLineChars="0" w:firstLine="0"/>
        <w:rPr>
          <w:ins w:id="7594" w:author="Zhang, Carol (MSHA)" w:date="2019-08-21T19:27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00AE1" w:rsidRPr="001C7716" w:rsidRDefault="00100AE1" w:rsidP="00F053EE">
      <w:pPr>
        <w:pStyle w:val="a7"/>
        <w:ind w:left="840" w:firstLineChars="0" w:firstLine="0"/>
      </w:pPr>
      <w:ins w:id="7595" w:author="Zhang, Carol (MSHA)" w:date="2019-08-21T19:27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F053EE" w:rsidRDefault="00F053EE" w:rsidP="00F053E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053EE" w:rsidRDefault="00F053EE" w:rsidP="00F053EE">
      <w:pPr>
        <w:pStyle w:val="a7"/>
        <w:ind w:left="840" w:firstLineChars="0" w:firstLine="0"/>
        <w:rPr>
          <w:ins w:id="7596" w:author="Zhang, Carol (MSHA)" w:date="2019-08-21T19:27:00Z"/>
        </w:rPr>
      </w:pPr>
      <w:r>
        <w:rPr>
          <w:rFonts w:hint="eastAsia"/>
        </w:rPr>
        <w:t>正常返回：泵端返回一个包含自定义字段的数据包，</w:t>
      </w:r>
      <w:ins w:id="7597" w:author="Zhang, Carol (MSHA)" w:date="2019-08-21T19:28:00Z">
        <w:r w:rsidR="00100AE1">
          <w:rPr>
            <w:rFonts w:hint="eastAsia"/>
          </w:rPr>
          <w:t>包含</w:t>
        </w:r>
      </w:ins>
      <w:r>
        <w:rPr>
          <w:rFonts w:hint="eastAsia"/>
        </w:rPr>
        <w:t>音量范围（</w:t>
      </w:r>
      <w:r w:rsidR="008155C5">
        <w:t>1</w:t>
      </w:r>
      <w:r>
        <w:rPr>
          <w:rFonts w:hint="eastAsia"/>
        </w:rPr>
        <w:t>~</w:t>
      </w:r>
      <w:r w:rsidR="008155C5">
        <w:t>5</w:t>
      </w:r>
      <w:r>
        <w:rPr>
          <w:rFonts w:hint="eastAsia"/>
        </w:rPr>
        <w:t>）</w:t>
      </w:r>
      <w:ins w:id="7598" w:author="Zhang, Carol (MSHA)" w:date="2019-08-21T19:27:00Z">
        <w:r w:rsidR="00100AE1">
          <w:rPr>
            <w:rFonts w:hint="eastAsia"/>
          </w:rPr>
          <w:t>。</w:t>
        </w:r>
      </w:ins>
    </w:p>
    <w:p w:rsidR="00100AE1" w:rsidRPr="00301BD7" w:rsidRDefault="00100AE1" w:rsidP="00F053EE">
      <w:pPr>
        <w:pStyle w:val="a7"/>
        <w:ind w:left="840" w:firstLineChars="0" w:firstLine="0"/>
      </w:pPr>
      <w:ins w:id="7599" w:author="Zhang, Carol (MSHA)" w:date="2019-08-21T19:27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</w:ins>
      <w:ins w:id="7600" w:author="Zhang, Carol (MSHA)" w:date="2019-08-21T19:32:00Z">
        <w:r>
          <w:rPr>
            <w:rFonts w:hint="eastAsia"/>
          </w:rPr>
          <w:t>,</w:t>
        </w:r>
        <w:r>
          <w:t xml:space="preserve"> </w:t>
        </w:r>
      </w:ins>
      <w:ins w:id="7601" w:author="Zhang, Carol (MSHA)" w:date="2019-08-21T19:27:00Z">
        <w:r>
          <w:rPr>
            <w:rFonts w:hint="eastAsia"/>
          </w:rPr>
          <w:t>including</w:t>
        </w:r>
        <w:r>
          <w:t xml:space="preserve"> the alarm volume</w:t>
        </w:r>
      </w:ins>
      <w:ins w:id="7602" w:author="Zhang, Carol (MSHA)" w:date="2019-08-21T19:32:00Z">
        <w:r>
          <w:t xml:space="preserve"> </w:t>
        </w:r>
      </w:ins>
      <w:ins w:id="7603" w:author="Zhang, Carol (MSHA)" w:date="2019-08-21T19:27:00Z">
        <w:r>
          <w:t>(1~5).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053EE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17295A" w:rsidRDefault="00F053E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053EE" w:rsidRPr="00513A48" w:rsidRDefault="00F053E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00AE1" w:rsidTr="006A6C10">
        <w:tc>
          <w:tcPr>
            <w:tcW w:w="7792" w:type="dxa"/>
            <w:gridSpan w:val="17"/>
          </w:tcPr>
          <w:p w:rsidR="00100AE1" w:rsidRDefault="00100AE1" w:rsidP="00100AE1">
            <w:pPr>
              <w:jc w:val="center"/>
              <w:rPr>
                <w:b/>
              </w:rPr>
            </w:pPr>
            <w:ins w:id="7604" w:author="Zhang, Carol (MSHA)" w:date="2019-08-21T19:26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605" w:author="Zhang, Carol (MSHA)" w:date="2019-08-21T19:26:00Z">
              <w:r w:rsidRPr="00A32854" w:rsidDel="00DE4AE5">
                <w:rPr>
                  <w:rFonts w:hint="eastAsia"/>
                  <w:b/>
                </w:rPr>
                <w:delText>0</w:delText>
              </w:r>
              <w:r w:rsidRPr="00A32854" w:rsidDel="00DE4AE5">
                <w:rPr>
                  <w:b/>
                </w:rPr>
                <w:delText>x0001</w:delText>
              </w:r>
            </w:del>
          </w:p>
        </w:tc>
      </w:tr>
      <w:tr w:rsidR="00100AE1" w:rsidTr="006A6C10">
        <w:tc>
          <w:tcPr>
            <w:tcW w:w="7792" w:type="dxa"/>
            <w:gridSpan w:val="17"/>
          </w:tcPr>
          <w:p w:rsidR="00100AE1" w:rsidRDefault="00100AE1" w:rsidP="00100AE1">
            <w:pPr>
              <w:jc w:val="center"/>
              <w:rPr>
                <w:b/>
              </w:rPr>
            </w:pPr>
            <w:ins w:id="7606" w:author="Zhang, Carol (MSHA)" w:date="2019-08-21T19:26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607" w:author="Zhang, Carol (MSHA)" w:date="2019-08-21T19:26:00Z">
              <w:r w:rsidDel="00DE4AE5">
                <w:rPr>
                  <w:rFonts w:hint="eastAsia"/>
                  <w:b/>
                </w:rPr>
                <w:delText>数据长度</w:delText>
              </w:r>
              <w:r w:rsidDel="00DE4AE5">
                <w:rPr>
                  <w:rFonts w:hint="eastAsia"/>
                  <w:b/>
                </w:rPr>
                <w:delText>=1</w:delText>
              </w:r>
            </w:del>
          </w:p>
        </w:tc>
      </w:tr>
      <w:tr w:rsidR="00F053EE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F053EE" w:rsidRDefault="00F053EE" w:rsidP="00C96F47">
            <w:pPr>
              <w:jc w:val="center"/>
              <w:rPr>
                <w:b/>
              </w:rPr>
            </w:pPr>
            <w:r w:rsidRPr="002A2241">
              <w:rPr>
                <w:b/>
              </w:rPr>
              <w:t>volume</w:t>
            </w:r>
          </w:p>
        </w:tc>
      </w:tr>
    </w:tbl>
    <w:p w:rsidR="00B92AD9" w:rsidRDefault="00B92AD9" w:rsidP="00B92AD9">
      <w:pPr>
        <w:pStyle w:val="2"/>
        <w:numPr>
          <w:ilvl w:val="1"/>
          <w:numId w:val="5"/>
        </w:numPr>
      </w:pPr>
      <w:bookmarkStart w:id="7608" w:name="_Ref486322720"/>
      <w:r>
        <w:t>GET_</w:t>
      </w:r>
      <w:r>
        <w:rPr>
          <w:lang w:val="en"/>
        </w:rPr>
        <w:t>BRIGHTNESS</w:t>
      </w:r>
      <w:bookmarkEnd w:id="7608"/>
    </w:p>
    <w:p w:rsidR="00B92AD9" w:rsidRDefault="00B92AD9" w:rsidP="00B92AD9">
      <w:pPr>
        <w:ind w:firstLine="420"/>
        <w:rPr>
          <w:ins w:id="7609" w:author="Zhang, Carol (MSHA)" w:date="2019-08-21T19:28:00Z"/>
        </w:rPr>
      </w:pPr>
      <w:r>
        <w:rPr>
          <w:rFonts w:hint="eastAsia"/>
        </w:rPr>
        <w:t>读取屏幕亮度</w:t>
      </w:r>
      <w:ins w:id="7610" w:author="Zhang, Carol (MSHA)" w:date="2019-08-21T19:28:00Z">
        <w:r w:rsidR="00100AE1">
          <w:rPr>
            <w:rFonts w:hint="eastAsia"/>
          </w:rPr>
          <w:t>。</w:t>
        </w:r>
      </w:ins>
    </w:p>
    <w:p w:rsidR="00100AE1" w:rsidRDefault="00100AE1" w:rsidP="00B92AD9">
      <w:pPr>
        <w:ind w:firstLine="420"/>
      </w:pPr>
      <w:ins w:id="7611" w:author="Zhang, Carol (MSHA)" w:date="2019-08-21T19:28:00Z">
        <w:r>
          <w:rPr>
            <w:rFonts w:hint="eastAsia"/>
          </w:rPr>
          <w:t xml:space="preserve">Get </w:t>
        </w:r>
        <w:r>
          <w:t>the</w:t>
        </w:r>
        <w:r w:rsidRPr="00070A5D">
          <w:t xml:space="preserve"> screen brightness</w:t>
        </w:r>
        <w:r>
          <w:t>.</w:t>
        </w:r>
      </w:ins>
    </w:p>
    <w:p w:rsidR="00B92AD9" w:rsidRDefault="00B92AD9" w:rsidP="00B92AD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92AD9" w:rsidRDefault="00B92AD9" w:rsidP="00B92AD9">
      <w:pPr>
        <w:pStyle w:val="a7"/>
        <w:ind w:left="840" w:firstLineChars="0" w:firstLine="0"/>
        <w:rPr>
          <w:ins w:id="7612" w:author="Zhang, Carol (MSHA)" w:date="2019-08-21T19:29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00AE1" w:rsidRPr="001C7716" w:rsidRDefault="00100AE1" w:rsidP="00B92AD9">
      <w:pPr>
        <w:pStyle w:val="a7"/>
        <w:ind w:left="840" w:firstLineChars="0" w:firstLine="0"/>
      </w:pPr>
      <w:ins w:id="7613" w:author="Zhang, Carol (MSHA)" w:date="2019-08-21T19:29:00Z">
        <w:r>
          <w:lastRenderedPageBreak/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B92AD9" w:rsidRDefault="00B92AD9" w:rsidP="00B92AD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92AD9" w:rsidRDefault="00B92AD9" w:rsidP="00B92AD9">
      <w:pPr>
        <w:pStyle w:val="a7"/>
        <w:ind w:left="840" w:firstLineChars="0" w:firstLine="0"/>
        <w:rPr>
          <w:ins w:id="7614" w:author="Zhang, Carol (MSHA)" w:date="2019-08-21T19:31:00Z"/>
        </w:rPr>
      </w:pPr>
      <w:r>
        <w:rPr>
          <w:rFonts w:hint="eastAsia"/>
        </w:rPr>
        <w:t>正常返回：泵端返回一个包含自定义字段的数据包，</w:t>
      </w:r>
      <w:r w:rsidR="00CF69A4">
        <w:rPr>
          <w:rFonts w:hint="eastAsia"/>
        </w:rPr>
        <w:t>屏幕亮度</w:t>
      </w:r>
      <w:r>
        <w:rPr>
          <w:rFonts w:hint="eastAsia"/>
        </w:rPr>
        <w:t>范围（</w:t>
      </w:r>
      <w:r w:rsidR="008155C5">
        <w:t>1</w:t>
      </w:r>
      <w:r>
        <w:rPr>
          <w:rFonts w:hint="eastAsia"/>
        </w:rPr>
        <w:t>~</w:t>
      </w:r>
      <w:r w:rsidR="008155C5">
        <w:t>10</w:t>
      </w:r>
      <w:r>
        <w:rPr>
          <w:rFonts w:hint="eastAsia"/>
        </w:rPr>
        <w:t>）。</w:t>
      </w:r>
    </w:p>
    <w:p w:rsidR="00100AE1" w:rsidRPr="00301BD7" w:rsidRDefault="00100AE1" w:rsidP="00B92AD9">
      <w:pPr>
        <w:pStyle w:val="a7"/>
        <w:ind w:left="840" w:firstLineChars="0" w:firstLine="0"/>
      </w:pPr>
      <w:ins w:id="7615" w:author="Zhang, Carol (MSHA)" w:date="2019-08-21T19:32:00Z">
        <w:r w:rsidRPr="00070A5D">
          <w:t>Normal return: The pump returns a p</w:t>
        </w:r>
        <w:r>
          <w:t>ackage containing custom fields,</w:t>
        </w:r>
        <w:r w:rsidRPr="00100AE1">
          <w:rPr>
            <w:rFonts w:hint="eastAsia"/>
          </w:rPr>
          <w:t xml:space="preserve"> </w:t>
        </w:r>
        <w:r>
          <w:rPr>
            <w:rFonts w:hint="eastAsia"/>
          </w:rPr>
          <w:t>including</w:t>
        </w:r>
        <w:r>
          <w:t xml:space="preserve"> the brightness</w:t>
        </w:r>
      </w:ins>
      <w:ins w:id="7616" w:author="Zhang, Carol (MSHA)" w:date="2019-08-21T19:33:00Z">
        <w:r>
          <w:t xml:space="preserve"> </w:t>
        </w:r>
      </w:ins>
      <w:ins w:id="7617" w:author="Zhang, Carol (MSHA)" w:date="2019-08-21T19:32:00Z">
        <w:r>
          <w:t>(1~10).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92AD9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17295A" w:rsidRDefault="00B92A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92AD9" w:rsidRPr="00513A48" w:rsidRDefault="00B92A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00AE1" w:rsidTr="006A6C10">
        <w:tc>
          <w:tcPr>
            <w:tcW w:w="7792" w:type="dxa"/>
            <w:gridSpan w:val="17"/>
          </w:tcPr>
          <w:p w:rsidR="00100AE1" w:rsidRDefault="00100AE1" w:rsidP="00100AE1">
            <w:pPr>
              <w:jc w:val="center"/>
              <w:rPr>
                <w:b/>
              </w:rPr>
            </w:pPr>
            <w:ins w:id="7618" w:author="Zhang, Carol (MSHA)" w:date="2019-08-21T19:3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619" w:author="Zhang, Carol (MSHA)" w:date="2019-08-21T19:33:00Z">
              <w:r w:rsidRPr="00A32854" w:rsidDel="00A33664">
                <w:rPr>
                  <w:rFonts w:hint="eastAsia"/>
                  <w:b/>
                </w:rPr>
                <w:delText>0</w:delText>
              </w:r>
              <w:r w:rsidRPr="00A32854" w:rsidDel="00A33664">
                <w:rPr>
                  <w:b/>
                </w:rPr>
                <w:delText>x0001</w:delText>
              </w:r>
            </w:del>
          </w:p>
        </w:tc>
      </w:tr>
      <w:tr w:rsidR="00100AE1" w:rsidTr="006A6C10">
        <w:tc>
          <w:tcPr>
            <w:tcW w:w="7792" w:type="dxa"/>
            <w:gridSpan w:val="17"/>
          </w:tcPr>
          <w:p w:rsidR="00100AE1" w:rsidRDefault="00100AE1" w:rsidP="00100AE1">
            <w:pPr>
              <w:jc w:val="center"/>
              <w:rPr>
                <w:b/>
              </w:rPr>
            </w:pPr>
            <w:ins w:id="7620" w:author="Zhang, Carol (MSHA)" w:date="2019-08-21T19:3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621" w:author="Zhang, Carol (MSHA)" w:date="2019-08-21T19:33:00Z">
              <w:r w:rsidDel="00A33664">
                <w:rPr>
                  <w:rFonts w:hint="eastAsia"/>
                  <w:b/>
                </w:rPr>
                <w:delText>数据长度</w:delText>
              </w:r>
              <w:r w:rsidDel="00A33664">
                <w:rPr>
                  <w:rFonts w:hint="eastAsia"/>
                  <w:b/>
                </w:rPr>
                <w:delText>=1</w:delText>
              </w:r>
            </w:del>
          </w:p>
        </w:tc>
      </w:tr>
      <w:tr w:rsidR="00B92AD9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B92AD9" w:rsidRDefault="00B92AD9" w:rsidP="00C96F47">
            <w:pPr>
              <w:jc w:val="center"/>
              <w:rPr>
                <w:b/>
              </w:rPr>
            </w:pPr>
            <w:r w:rsidRPr="008E4774">
              <w:rPr>
                <w:b/>
              </w:rPr>
              <w:t>brightness</w:t>
            </w:r>
          </w:p>
        </w:tc>
      </w:tr>
    </w:tbl>
    <w:p w:rsidR="005B0A9B" w:rsidRDefault="005B0A9B" w:rsidP="005B0A9B">
      <w:pPr>
        <w:pStyle w:val="2"/>
        <w:numPr>
          <w:ilvl w:val="1"/>
          <w:numId w:val="5"/>
        </w:numPr>
      </w:pPr>
      <w:bookmarkStart w:id="7622" w:name="_Ref486322756"/>
      <w:r>
        <w:t>GET_NIGHTMODE_PERIOD</w:t>
      </w:r>
      <w:bookmarkEnd w:id="7622"/>
    </w:p>
    <w:p w:rsidR="005B0A9B" w:rsidRDefault="005B0A9B" w:rsidP="005B0A9B">
      <w:pPr>
        <w:ind w:firstLine="420"/>
        <w:rPr>
          <w:ins w:id="7623" w:author="Zhang, Carol (MSHA)" w:date="2019-08-21T19:33:00Z"/>
        </w:rPr>
      </w:pPr>
      <w:r>
        <w:rPr>
          <w:rFonts w:hint="eastAsia"/>
        </w:rPr>
        <w:t>读取夜间模式时间段</w:t>
      </w:r>
    </w:p>
    <w:p w:rsidR="00100AE1" w:rsidRDefault="00100AE1" w:rsidP="005B0A9B">
      <w:pPr>
        <w:ind w:firstLine="420"/>
      </w:pPr>
      <w:ins w:id="7624" w:author="Zhang, Carol (MSHA)" w:date="2019-08-21T19:33:00Z">
        <w:r>
          <w:rPr>
            <w:rFonts w:hint="eastAsia"/>
          </w:rPr>
          <w:t>Get the night mode period.</w:t>
        </w:r>
      </w:ins>
    </w:p>
    <w:p w:rsidR="005B0A9B" w:rsidRDefault="005B0A9B" w:rsidP="005B0A9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B0A9B" w:rsidRDefault="005B0A9B" w:rsidP="005B0A9B">
      <w:pPr>
        <w:pStyle w:val="a7"/>
        <w:ind w:left="840" w:firstLineChars="0" w:firstLine="0"/>
        <w:rPr>
          <w:ins w:id="7625" w:author="Zhang, Carol (MSHA)" w:date="2019-08-21T19:3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00AE1" w:rsidRPr="001C7716" w:rsidRDefault="00100AE1" w:rsidP="005B0A9B">
      <w:pPr>
        <w:pStyle w:val="a7"/>
        <w:ind w:left="840" w:firstLineChars="0" w:firstLine="0"/>
      </w:pPr>
      <w:ins w:id="7626" w:author="Zhang, Carol (MSHA)" w:date="2019-08-21T19:3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5B0A9B" w:rsidRDefault="005B0A9B" w:rsidP="005B0A9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B0A9B" w:rsidRDefault="005B0A9B" w:rsidP="005B0A9B">
      <w:pPr>
        <w:pStyle w:val="a7"/>
        <w:ind w:left="840" w:firstLineChars="0" w:firstLine="0"/>
        <w:rPr>
          <w:ins w:id="7627" w:author="Zhang, Carol (MSHA)" w:date="2019-08-21T19:34:00Z"/>
        </w:rPr>
      </w:pPr>
      <w:r>
        <w:rPr>
          <w:rFonts w:hint="eastAsia"/>
        </w:rPr>
        <w:t>正常返回：泵端返回一个包含自定义字段的数据包</w:t>
      </w:r>
      <w:ins w:id="7628" w:author="Zhang, Carol (MSHA)" w:date="2019-08-21T19:36:00Z">
        <w:r w:rsidR="000D4A25">
          <w:rPr>
            <w:rFonts w:hint="eastAsia"/>
          </w:rPr>
          <w:t>，</w:t>
        </w:r>
        <w:r w:rsidR="000D4A25">
          <w:rPr>
            <w:rFonts w:hint="eastAsia"/>
          </w:rPr>
          <w:t xml:space="preserve"> </w:t>
        </w:r>
        <w:r w:rsidR="000D4A25">
          <w:rPr>
            <w:rFonts w:hint="eastAsia"/>
          </w:rPr>
          <w:t>包含夜间模式时间段</w:t>
        </w:r>
      </w:ins>
      <w:r>
        <w:rPr>
          <w:rFonts w:hint="eastAsia"/>
        </w:rPr>
        <w:t>(</w:t>
      </w:r>
      <w:r w:rsidRPr="00F502D8">
        <w:t>24</w:t>
      </w:r>
      <w:r w:rsidRPr="00F502D8">
        <w:rPr>
          <w:rFonts w:hint="eastAsia"/>
        </w:rPr>
        <w:t>小时制，</w:t>
      </w:r>
      <w:r w:rsidRPr="00F502D8">
        <w:t xml:space="preserve"> </w:t>
      </w:r>
      <w:r>
        <w:rPr>
          <w:rFonts w:hint="eastAsia"/>
        </w:rPr>
        <w:t>时：分——</w:t>
      </w:r>
      <w:r w:rsidRPr="00F502D8">
        <w:rPr>
          <w:rFonts w:hint="eastAsia"/>
        </w:rPr>
        <w:t>时：分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D4A25" w:rsidRPr="00301BD7" w:rsidRDefault="000D4A25" w:rsidP="005B0A9B">
      <w:pPr>
        <w:pStyle w:val="a7"/>
        <w:ind w:left="840" w:firstLineChars="0" w:firstLine="0"/>
      </w:pPr>
      <w:ins w:id="7629" w:author="Zhang, Carol (MSHA)" w:date="2019-08-21T19:34:00Z">
        <w:r>
          <w:t>N</w:t>
        </w:r>
        <w:r>
          <w:rPr>
            <w:rFonts w:hint="eastAsia"/>
          </w:rPr>
          <w:t xml:space="preserve">ormal </w:t>
        </w:r>
        <w:r>
          <w:t>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</w:ins>
      <w:ins w:id="7630" w:author="Zhang, Carol (MSHA)" w:date="2019-08-21T19:36:00Z">
        <w:r>
          <w:t>night mode perio</w:t>
        </w:r>
        <w:r>
          <w:rPr>
            <w:rFonts w:hint="eastAsia"/>
          </w:rPr>
          <w:t>d</w:t>
        </w:r>
      </w:ins>
      <w:ins w:id="7631" w:author="Zhang, Carol (MSHA)" w:date="2019-08-21T20:03:00Z">
        <w:r w:rsidR="001021B3">
          <w:t xml:space="preserve"> </w:t>
        </w:r>
      </w:ins>
      <w:ins w:id="7632" w:author="Zhang, Carol (MSHA)" w:date="2019-08-21T19:34:00Z">
        <w:r>
          <w:t>(24 hour format</w:t>
        </w:r>
      </w:ins>
      <w:ins w:id="7633" w:author="Zhang, Carol (MSHA)" w:date="2019-08-21T19:36:00Z">
        <w:r>
          <w:t>, HH:mm</w:t>
        </w:r>
      </w:ins>
      <w:ins w:id="7634" w:author="Zhang, Carol (MSHA)" w:date="2019-08-21T19:38:00Z">
        <w:r>
          <w:t>-</w:t>
        </w:r>
      </w:ins>
      <w:ins w:id="7635" w:author="Zhang, Carol (MSHA)" w:date="2019-08-21T19:36:00Z">
        <w:r>
          <w:t>-HH:mm</w:t>
        </w:r>
      </w:ins>
      <w:ins w:id="7636" w:author="Zhang, Carol (MSHA)" w:date="2019-08-21T19:34:00Z">
        <w:r>
          <w:t>).</w:t>
        </w:r>
      </w:ins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5B0A9B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17295A" w:rsidRDefault="005B0A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B0A9B" w:rsidRPr="00513A48" w:rsidRDefault="005B0A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B0A9B" w:rsidTr="006A6C10">
        <w:tc>
          <w:tcPr>
            <w:tcW w:w="7992" w:type="dxa"/>
            <w:gridSpan w:val="17"/>
          </w:tcPr>
          <w:p w:rsidR="005B0A9B" w:rsidRDefault="001021B3" w:rsidP="006A6C10">
            <w:pPr>
              <w:jc w:val="center"/>
              <w:rPr>
                <w:b/>
              </w:rPr>
            </w:pPr>
            <w:ins w:id="7637" w:author="Zhang, Carol (MSHA)" w:date="2019-08-21T20:0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7638" w:author="Zhang, Carol (MSHA)" w:date="2019-08-21T20:03:00Z">
              <w:r w:rsidR="005B0A9B" w:rsidRPr="00A32854" w:rsidDel="001021B3">
                <w:rPr>
                  <w:rFonts w:hint="eastAsia"/>
                  <w:b/>
                </w:rPr>
                <w:delText>0</w:delText>
              </w:r>
              <w:r w:rsidR="005B0A9B" w:rsidRPr="00A32854" w:rsidDel="001021B3">
                <w:rPr>
                  <w:b/>
                </w:rPr>
                <w:delText>x0001</w:delText>
              </w:r>
            </w:del>
          </w:p>
        </w:tc>
      </w:tr>
      <w:tr w:rsidR="005B0A9B" w:rsidTr="006A6C10">
        <w:tc>
          <w:tcPr>
            <w:tcW w:w="7992" w:type="dxa"/>
            <w:gridSpan w:val="17"/>
          </w:tcPr>
          <w:p w:rsidR="005B0A9B" w:rsidRDefault="001021B3" w:rsidP="006A6C10">
            <w:pPr>
              <w:jc w:val="center"/>
              <w:rPr>
                <w:b/>
              </w:rPr>
            </w:pPr>
            <w:ins w:id="7639" w:author="Zhang, Carol (MSHA)" w:date="2019-08-21T20:0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= </w:t>
              </w:r>
            </w:ins>
            <w:r w:rsidR="005B0A9B">
              <w:rPr>
                <w:rFonts w:hint="eastAsia"/>
                <w:b/>
              </w:rPr>
              <w:t>0x00</w:t>
            </w:r>
            <w:r w:rsidR="005B0A9B">
              <w:rPr>
                <w:b/>
              </w:rPr>
              <w:t>04</w:t>
            </w:r>
          </w:p>
        </w:tc>
      </w:tr>
      <w:tr w:rsidR="005B0A9B" w:rsidTr="006A6C10">
        <w:tc>
          <w:tcPr>
            <w:tcW w:w="3996" w:type="dxa"/>
            <w:gridSpan w:val="9"/>
          </w:tcPr>
          <w:p w:rsidR="005B0A9B" w:rsidRDefault="005B0A9B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Begin </w:t>
            </w:r>
            <w:r>
              <w:rPr>
                <w:rFonts w:hint="eastAsia"/>
                <w:b/>
              </w:rPr>
              <w:t>hour</w:t>
            </w:r>
          </w:p>
        </w:tc>
        <w:tc>
          <w:tcPr>
            <w:tcW w:w="3996" w:type="dxa"/>
            <w:gridSpan w:val="8"/>
          </w:tcPr>
          <w:p w:rsidR="005B0A9B" w:rsidRDefault="005B0A9B" w:rsidP="006A6C10">
            <w:pPr>
              <w:jc w:val="center"/>
              <w:rPr>
                <w:b/>
              </w:rPr>
            </w:pPr>
            <w:r>
              <w:rPr>
                <w:b/>
              </w:rPr>
              <w:t>Begin m</w:t>
            </w:r>
            <w:r w:rsidR="006D2C6C">
              <w:rPr>
                <w:b/>
              </w:rPr>
              <w:t>i</w:t>
            </w:r>
            <w:r>
              <w:rPr>
                <w:b/>
              </w:rPr>
              <w:t>n</w:t>
            </w:r>
            <w:r w:rsidR="006D2C6C">
              <w:rPr>
                <w:b/>
              </w:rPr>
              <w:t>u</w:t>
            </w:r>
            <w:r>
              <w:rPr>
                <w:b/>
              </w:rPr>
              <w:t>te</w:t>
            </w:r>
          </w:p>
        </w:tc>
      </w:tr>
      <w:tr w:rsidR="005B0A9B" w:rsidTr="006A6C10">
        <w:tc>
          <w:tcPr>
            <w:tcW w:w="3996" w:type="dxa"/>
            <w:gridSpan w:val="9"/>
          </w:tcPr>
          <w:p w:rsidR="005B0A9B" w:rsidRDefault="005B0A9B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End </w:t>
            </w:r>
            <w:r>
              <w:rPr>
                <w:rFonts w:hint="eastAsia"/>
                <w:b/>
              </w:rPr>
              <w:t>hour</w:t>
            </w:r>
          </w:p>
        </w:tc>
        <w:tc>
          <w:tcPr>
            <w:tcW w:w="3996" w:type="dxa"/>
            <w:gridSpan w:val="8"/>
          </w:tcPr>
          <w:p w:rsidR="005B0A9B" w:rsidRDefault="005B0A9B" w:rsidP="006A6C10">
            <w:pPr>
              <w:jc w:val="center"/>
              <w:rPr>
                <w:b/>
              </w:rPr>
            </w:pPr>
            <w:r>
              <w:rPr>
                <w:b/>
              </w:rPr>
              <w:t>End m</w:t>
            </w:r>
            <w:r w:rsidR="006D2C6C">
              <w:rPr>
                <w:b/>
              </w:rPr>
              <w:t>i</w:t>
            </w:r>
            <w:r>
              <w:rPr>
                <w:b/>
              </w:rPr>
              <w:t>n</w:t>
            </w:r>
            <w:r w:rsidR="006D2C6C">
              <w:rPr>
                <w:b/>
              </w:rPr>
              <w:t>u</w:t>
            </w:r>
            <w:r>
              <w:rPr>
                <w:b/>
              </w:rPr>
              <w:t>te</w:t>
            </w:r>
          </w:p>
        </w:tc>
      </w:tr>
    </w:tbl>
    <w:p w:rsidR="001A63B7" w:rsidRDefault="001A63B7" w:rsidP="001A63B7">
      <w:pPr>
        <w:pStyle w:val="2"/>
        <w:numPr>
          <w:ilvl w:val="1"/>
          <w:numId w:val="5"/>
        </w:numPr>
      </w:pPr>
      <w:bookmarkStart w:id="7640" w:name="_Ref486581858"/>
      <w:r>
        <w:t>GET_</w:t>
      </w:r>
      <w:r>
        <w:rPr>
          <w:rStyle w:val="shorttext"/>
          <w:lang w:val="en"/>
        </w:rPr>
        <w:t>PUMP</w:t>
      </w:r>
      <w:r>
        <w:t>_LANGUAGE</w:t>
      </w:r>
      <w:bookmarkEnd w:id="7640"/>
    </w:p>
    <w:p w:rsidR="001A63B7" w:rsidRDefault="001A63B7" w:rsidP="001A63B7">
      <w:pPr>
        <w:ind w:firstLine="420"/>
        <w:rPr>
          <w:ins w:id="7641" w:author="Zhang, Carol (MSHA)" w:date="2019-08-21T20:04:00Z"/>
        </w:rPr>
      </w:pPr>
      <w:r>
        <w:rPr>
          <w:rFonts w:hint="eastAsia"/>
        </w:rPr>
        <w:t>读取泵的当前语言</w:t>
      </w:r>
      <w:ins w:id="7642" w:author="Zhang, Carol (MSHA)" w:date="2019-08-21T20:04:00Z">
        <w:r w:rsidR="00E84D2B">
          <w:rPr>
            <w:rFonts w:hint="eastAsia"/>
          </w:rPr>
          <w:t>。</w:t>
        </w:r>
      </w:ins>
    </w:p>
    <w:p w:rsidR="00E84D2B" w:rsidRDefault="00E84D2B" w:rsidP="001A63B7">
      <w:pPr>
        <w:ind w:firstLine="420"/>
      </w:pPr>
      <w:ins w:id="7643" w:author="Zhang, Carol (MSHA)" w:date="2019-08-21T20:04:00Z">
        <w:r>
          <w:rPr>
            <w:rFonts w:hint="eastAsia"/>
          </w:rPr>
          <w:t xml:space="preserve">Get </w:t>
        </w:r>
        <w:r>
          <w:t xml:space="preserve">the current language and region </w:t>
        </w:r>
        <w:r w:rsidRPr="004F0EE8">
          <w:t>of the pump</w:t>
        </w:r>
        <w:r>
          <w:t>.</w:t>
        </w:r>
      </w:ins>
    </w:p>
    <w:p w:rsidR="001A63B7" w:rsidRDefault="001A63B7" w:rsidP="001A63B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A63B7" w:rsidRDefault="001A63B7" w:rsidP="001A63B7">
      <w:pPr>
        <w:pStyle w:val="a7"/>
        <w:ind w:left="840" w:firstLineChars="0" w:firstLine="0"/>
        <w:rPr>
          <w:ins w:id="7644" w:author="Zhang, Carol (MSHA)" w:date="2019-08-21T20:05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E84D2B" w:rsidRPr="001C7716" w:rsidRDefault="00E84D2B" w:rsidP="001A63B7">
      <w:pPr>
        <w:pStyle w:val="a7"/>
        <w:ind w:left="840" w:firstLineChars="0" w:firstLine="0"/>
      </w:pPr>
      <w:ins w:id="7645" w:author="Zhang, Carol (MSHA)" w:date="2019-08-21T20:05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1A63B7" w:rsidRDefault="001A63B7" w:rsidP="001A63B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A63B7" w:rsidRDefault="001A63B7" w:rsidP="001A63B7">
      <w:pPr>
        <w:pStyle w:val="a7"/>
        <w:ind w:left="840" w:firstLineChars="0" w:firstLine="0"/>
        <w:rPr>
          <w:ins w:id="7646" w:author="Zhang, Carol (MSHA)" w:date="2019-08-21T20:06:00Z"/>
        </w:rPr>
      </w:pPr>
      <w:r>
        <w:rPr>
          <w:rFonts w:hint="eastAsia"/>
        </w:rPr>
        <w:t>正常返回：泵端返回一个包含自定义字段的数据包</w:t>
      </w:r>
      <w:ins w:id="7647" w:author="Zhang, Carol (MSHA)" w:date="2019-08-22T09:28:00Z">
        <w:r w:rsidR="00020C06">
          <w:rPr>
            <w:rFonts w:hint="eastAsia"/>
          </w:rPr>
          <w:t xml:space="preserve">, </w:t>
        </w:r>
      </w:ins>
      <w:ins w:id="7648" w:author="Zhang, Carol (MSHA)" w:date="2019-08-22T09:29:00Z">
        <w:r w:rsidR="00020C06">
          <w:rPr>
            <w:rFonts w:hint="eastAsia"/>
          </w:rPr>
          <w:t>包含泵的区域和语言</w:t>
        </w:r>
      </w:ins>
      <w:r>
        <w:rPr>
          <w:rFonts w:hint="eastAsia"/>
        </w:rPr>
        <w:t>。</w:t>
      </w:r>
    </w:p>
    <w:p w:rsidR="00E84D2B" w:rsidRPr="00301BD7" w:rsidRDefault="00E84D2B" w:rsidP="001A63B7">
      <w:pPr>
        <w:pStyle w:val="a7"/>
        <w:ind w:left="840" w:firstLineChars="0" w:firstLine="0"/>
      </w:pPr>
      <w:ins w:id="7649" w:author="Zhang, Carol (MSHA)" w:date="2019-08-21T20:06:00Z">
        <w:r>
          <w:t xml:space="preserve">Normal return: </w:t>
        </w:r>
      </w:ins>
      <w:ins w:id="7650" w:author="Zhang, Carol (MSHA)" w:date="2019-08-21T20:07:00Z">
        <w:r>
          <w:t>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pump language and region.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A63B7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17295A" w:rsidRDefault="001A63B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A63B7" w:rsidRPr="00513A48" w:rsidRDefault="001A63B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A63B7" w:rsidTr="006A6C10">
        <w:tc>
          <w:tcPr>
            <w:tcW w:w="7792" w:type="dxa"/>
            <w:gridSpan w:val="17"/>
          </w:tcPr>
          <w:p w:rsidR="001A63B7" w:rsidRDefault="00E84D2B" w:rsidP="006A6C10">
            <w:pPr>
              <w:jc w:val="center"/>
              <w:rPr>
                <w:b/>
              </w:rPr>
            </w:pPr>
            <w:ins w:id="7651" w:author="Zhang, Carol (MSHA)" w:date="2019-08-21T20:1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1A63B7" w:rsidRPr="00A32854">
              <w:rPr>
                <w:rFonts w:hint="eastAsia"/>
                <w:b/>
              </w:rPr>
              <w:t>0</w:t>
            </w:r>
            <w:r w:rsidR="001A63B7" w:rsidRPr="00A32854">
              <w:rPr>
                <w:b/>
              </w:rPr>
              <w:t>x0001</w:t>
            </w:r>
          </w:p>
        </w:tc>
      </w:tr>
      <w:tr w:rsidR="001A63B7" w:rsidTr="006A6C10">
        <w:tc>
          <w:tcPr>
            <w:tcW w:w="7792" w:type="dxa"/>
            <w:gridSpan w:val="17"/>
          </w:tcPr>
          <w:p w:rsidR="001A63B7" w:rsidRDefault="00E84D2B" w:rsidP="006A6C10">
            <w:pPr>
              <w:jc w:val="center"/>
              <w:rPr>
                <w:b/>
              </w:rPr>
            </w:pPr>
            <w:ins w:id="7652" w:author="Zhang, Carol (MSHA)" w:date="2019-08-21T20:12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= </w:t>
              </w:r>
            </w:ins>
            <w:del w:id="7653" w:author="Zhang, Carol (MSHA)" w:date="2019-08-21T20:12:00Z">
              <w:r w:rsidR="001A63B7" w:rsidDel="00E84D2B">
                <w:rPr>
                  <w:rFonts w:hint="eastAsia"/>
                  <w:b/>
                </w:rPr>
                <w:delText>数据长度</w:delText>
              </w:r>
              <w:r w:rsidR="001A63B7" w:rsidDel="00E84D2B">
                <w:rPr>
                  <w:rFonts w:hint="eastAsia"/>
                  <w:b/>
                </w:rPr>
                <w:delText>=</w:delText>
              </w:r>
            </w:del>
            <w:ins w:id="7654" w:author="Zhang, Carol (MSHA)" w:date="2019-08-21T20:12:00Z">
              <w:r>
                <w:rPr>
                  <w:b/>
                </w:rPr>
                <w:t>0x000</w:t>
              </w:r>
            </w:ins>
            <w:r w:rsidR="001A63B7">
              <w:rPr>
                <w:b/>
              </w:rPr>
              <w:t>2</w:t>
            </w:r>
          </w:p>
        </w:tc>
      </w:tr>
      <w:tr w:rsidR="001A63B7" w:rsidRPr="004B56EE" w:rsidTr="006A6C10">
        <w:tc>
          <w:tcPr>
            <w:tcW w:w="3896" w:type="dxa"/>
            <w:gridSpan w:val="9"/>
          </w:tcPr>
          <w:p w:rsidR="001A63B7" w:rsidRDefault="001A63B7" w:rsidP="006A6C10">
            <w:pPr>
              <w:jc w:val="center"/>
              <w:rPr>
                <w:b/>
              </w:rPr>
            </w:pPr>
            <w:r w:rsidRPr="008875E8">
              <w:rPr>
                <w:color w:val="0000FF"/>
                <w:u w:val="single"/>
              </w:rPr>
              <w:lastRenderedPageBreak/>
              <w:fldChar w:fldCharType="begin"/>
            </w:r>
            <w:r w:rsidRPr="008875E8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8875E8">
              <w:rPr>
                <w:color w:val="0000FF"/>
                <w:u w:val="single"/>
              </w:rPr>
            </w:r>
            <w:r w:rsidRPr="008875E8">
              <w:rPr>
                <w:color w:val="0000FF"/>
                <w:u w:val="single"/>
              </w:rPr>
              <w:fldChar w:fldCharType="separate"/>
            </w:r>
            <w:ins w:id="7655" w:author="Zhang, Carol (MSHA)" w:date="2019-12-11T16:14:00Z">
              <w:r w:rsidR="00B2321A" w:rsidRPr="00B2321A">
                <w:rPr>
                  <w:color w:val="0000FF"/>
                  <w:u w:val="single"/>
                  <w:rPrChange w:id="7656" w:author="Zhang, Carol (MSHA)" w:date="2019-12-11T16:14:00Z">
                    <w:rPr/>
                  </w:rPrChange>
                </w:rPr>
                <w:t>Language</w:t>
              </w:r>
            </w:ins>
            <w:del w:id="765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8875E8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1A63B7" w:rsidRPr="008875E8" w:rsidRDefault="001A63B7" w:rsidP="006A6C10">
            <w:pPr>
              <w:jc w:val="center"/>
              <w:rPr>
                <w:color w:val="0000FF"/>
                <w:u w:val="single"/>
              </w:rPr>
            </w:pPr>
            <w:r w:rsidRPr="001418B4">
              <w:rPr>
                <w:color w:val="0000FF"/>
                <w:u w:val="single"/>
              </w:rPr>
              <w:fldChar w:fldCharType="begin"/>
            </w:r>
            <w:r w:rsidRPr="001418B4">
              <w:rPr>
                <w:color w:val="0000FF"/>
                <w:u w:val="single"/>
              </w:rPr>
              <w:instrText xml:space="preserve"> REF _Ref493520179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1418B4">
              <w:rPr>
                <w:color w:val="0000FF"/>
                <w:u w:val="single"/>
              </w:rPr>
            </w:r>
            <w:r w:rsidRPr="001418B4">
              <w:rPr>
                <w:color w:val="0000FF"/>
                <w:u w:val="single"/>
              </w:rPr>
              <w:fldChar w:fldCharType="separate"/>
            </w:r>
            <w:ins w:id="7658" w:author="Zhang, Carol (MSHA)" w:date="2019-12-11T16:14:00Z">
              <w:r w:rsidR="00B2321A" w:rsidRPr="00B2321A">
                <w:rPr>
                  <w:color w:val="0000FF"/>
                  <w:u w:val="single"/>
                  <w:rPrChange w:id="7659" w:author="Zhang, Carol (MSHA)" w:date="2019-12-11T16:14:00Z">
                    <w:rPr/>
                  </w:rPrChange>
                </w:rPr>
                <w:t>Region</w:t>
              </w:r>
            </w:ins>
            <w:del w:id="766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Region</w:delText>
              </w:r>
            </w:del>
            <w:r w:rsidRPr="001418B4">
              <w:rPr>
                <w:color w:val="0000FF"/>
                <w:u w:val="single"/>
              </w:rPr>
              <w:fldChar w:fldCharType="end"/>
            </w:r>
          </w:p>
        </w:tc>
      </w:tr>
    </w:tbl>
    <w:p w:rsidR="00155F2D" w:rsidRDefault="00155F2D" w:rsidP="00155F2D">
      <w:pPr>
        <w:pStyle w:val="2"/>
        <w:numPr>
          <w:ilvl w:val="1"/>
          <w:numId w:val="5"/>
        </w:numPr>
      </w:pPr>
      <w:bookmarkStart w:id="7661" w:name="_Ref487708504"/>
      <w:r w:rsidRPr="00065046">
        <w:t>GET_LOG_TOTAL_NUM</w:t>
      </w:r>
      <w:bookmarkEnd w:id="7661"/>
    </w:p>
    <w:p w:rsidR="00155F2D" w:rsidRDefault="00155F2D" w:rsidP="00155F2D">
      <w:pPr>
        <w:ind w:firstLine="420"/>
        <w:rPr>
          <w:ins w:id="7662" w:author="Zhang, Carol (MSHA)" w:date="2019-08-21T20:12:00Z"/>
        </w:rPr>
      </w:pPr>
      <w:r>
        <w:rPr>
          <w:rFonts w:hint="eastAsia"/>
        </w:rPr>
        <w:t>获取历史纪录总数</w:t>
      </w:r>
      <w:ins w:id="7663" w:author="Zhang, Carol (MSHA)" w:date="2019-08-21T20:12:00Z">
        <w:r w:rsidR="00E84D2B">
          <w:rPr>
            <w:rFonts w:hint="eastAsia"/>
          </w:rPr>
          <w:t>。</w:t>
        </w:r>
      </w:ins>
    </w:p>
    <w:p w:rsidR="00E84D2B" w:rsidRDefault="00E84D2B" w:rsidP="00155F2D">
      <w:pPr>
        <w:ind w:firstLine="420"/>
      </w:pPr>
      <w:ins w:id="7664" w:author="Zhang, Carol (MSHA)" w:date="2019-08-21T20:12:00Z">
        <w:r>
          <w:t>Get</w:t>
        </w:r>
        <w:r w:rsidRPr="004F0EE8">
          <w:t xml:space="preserve"> total </w:t>
        </w:r>
        <w:r>
          <w:t>number of</w:t>
        </w:r>
        <w:r>
          <w:rPr>
            <w:rFonts w:hint="eastAsia"/>
          </w:rPr>
          <w:t xml:space="preserve"> </w:t>
        </w:r>
        <w:r>
          <w:t>the logs</w:t>
        </w:r>
        <w:r>
          <w:rPr>
            <w:rFonts w:hint="eastAsia"/>
          </w:rPr>
          <w:t>.</w:t>
        </w:r>
      </w:ins>
    </w:p>
    <w:p w:rsidR="00155F2D" w:rsidRDefault="00155F2D" w:rsidP="00155F2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55F2D" w:rsidRDefault="00155F2D" w:rsidP="00155F2D">
      <w:pPr>
        <w:pStyle w:val="a7"/>
        <w:ind w:left="840" w:firstLineChars="0" w:firstLine="0"/>
        <w:rPr>
          <w:ins w:id="7665" w:author="Zhang, Carol (MSHA)" w:date="2019-08-21T20:1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E84D2B" w:rsidRDefault="00E84D2B" w:rsidP="00155F2D">
      <w:pPr>
        <w:pStyle w:val="a7"/>
        <w:ind w:left="840" w:firstLineChars="0" w:firstLine="0"/>
      </w:pPr>
      <w:ins w:id="7666" w:author="Zhang, Carol (MSHA)" w:date="2019-08-21T20:1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155F2D" w:rsidRDefault="00155F2D" w:rsidP="00155F2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55F2D" w:rsidRDefault="00155F2D" w:rsidP="00155F2D">
      <w:pPr>
        <w:pStyle w:val="a7"/>
        <w:ind w:left="840" w:firstLineChars="0" w:firstLine="0"/>
        <w:rPr>
          <w:ins w:id="7667" w:author="Zhang, Carol (MSHA)" w:date="2019-08-21T20:13:00Z"/>
        </w:rPr>
      </w:pPr>
      <w:r>
        <w:rPr>
          <w:rFonts w:hint="eastAsia"/>
        </w:rPr>
        <w:t>正常返回：泵端返回一个包含自定义字段的数据包</w:t>
      </w:r>
      <w:ins w:id="7668" w:author="Zhang, Carol (MSHA)" w:date="2019-08-21T20:14:00Z">
        <w:r w:rsidR="00020C06">
          <w:rPr>
            <w:rFonts w:hint="eastAsia"/>
          </w:rPr>
          <w:t>，包</w:t>
        </w:r>
      </w:ins>
      <w:ins w:id="7669" w:author="Zhang, Carol (MSHA)" w:date="2019-08-22T09:29:00Z">
        <w:r w:rsidR="00020C06">
          <w:rPr>
            <w:rFonts w:hint="eastAsia"/>
          </w:rPr>
          <w:t>含</w:t>
        </w:r>
      </w:ins>
      <w:ins w:id="7670" w:author="Zhang, Carol (MSHA)" w:date="2019-08-21T20:14:00Z">
        <w:r w:rsidR="00E84D2B">
          <w:rPr>
            <w:rFonts w:hint="eastAsia"/>
          </w:rPr>
          <w:t>历史记录总数</w:t>
        </w:r>
      </w:ins>
      <w:del w:id="7671" w:author="Zhang, Carol (MSHA)" w:date="2019-08-21T20:14:00Z">
        <w:r w:rsidDel="00E84D2B">
          <w:rPr>
            <w:rFonts w:hint="eastAsia"/>
          </w:rPr>
          <w:delText>，四个字节无符号</w:delText>
        </w:r>
      </w:del>
      <w:ins w:id="7672" w:author="Zhang, Carol (MSHA)" w:date="2019-08-21T20:14:00Z">
        <w:r w:rsidR="00E84D2B">
          <w:rPr>
            <w:rFonts w:hint="eastAsia"/>
          </w:rPr>
          <w:t>（</w:t>
        </w:r>
        <w:r w:rsidR="00E84D2B">
          <w:rPr>
            <w:rFonts w:hint="eastAsia"/>
          </w:rPr>
          <w:t>ushort</w:t>
        </w:r>
      </w:ins>
      <w:del w:id="7673" w:author="Zhang, Carol (MSHA)" w:date="2019-08-21T20:15:00Z">
        <w:r w:rsidDel="00E84D2B">
          <w:rPr>
            <w:rFonts w:hint="eastAsia"/>
          </w:rPr>
          <w:delText>整</w:delText>
        </w:r>
      </w:del>
      <w:r>
        <w:rPr>
          <w:rFonts w:hint="eastAsia"/>
        </w:rPr>
        <w:t>型</w:t>
      </w:r>
      <w:ins w:id="7674" w:author="Zhang, Carol (MSHA)" w:date="2019-08-21T20:14:00Z">
        <w:r w:rsidR="00E84D2B">
          <w:rPr>
            <w:rFonts w:hint="eastAsia"/>
          </w:rPr>
          <w:t>数据）</w:t>
        </w:r>
      </w:ins>
      <w:del w:id="7675" w:author="Zhang, Carol (MSHA)" w:date="2019-08-21T20:14:00Z">
        <w:r w:rsidDel="00E84D2B">
          <w:rPr>
            <w:rFonts w:hint="eastAsia"/>
          </w:rPr>
          <w:delText>值</w:delText>
        </w:r>
      </w:del>
      <w:r>
        <w:rPr>
          <w:rFonts w:hint="eastAsia"/>
        </w:rPr>
        <w:t>。</w:t>
      </w:r>
    </w:p>
    <w:p w:rsidR="00E84D2B" w:rsidRDefault="00E84D2B" w:rsidP="00155F2D">
      <w:pPr>
        <w:pStyle w:val="a7"/>
        <w:ind w:left="840" w:firstLineChars="0" w:firstLine="0"/>
      </w:pPr>
      <w:ins w:id="7676" w:author="Zhang, Carol (MSHA)" w:date="2019-08-21T20:14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 w:rsidR="00783F96">
          <w:t xml:space="preserve"> the total number</w:t>
        </w:r>
      </w:ins>
      <w:ins w:id="7677" w:author="Zhang, Carol (MSHA)" w:date="2019-08-21T20:15:00Z">
        <w:r w:rsidR="00783F96">
          <w:t xml:space="preserve"> of the log</w:t>
        </w:r>
      </w:ins>
      <w:ins w:id="7678" w:author="Zhang, Carol (MSHA)" w:date="2019-08-22T09:29:00Z">
        <w:r w:rsidR="00020C06">
          <w:rPr>
            <w:rFonts w:hint="eastAsia"/>
          </w:rPr>
          <w:t xml:space="preserve"> </w:t>
        </w:r>
      </w:ins>
      <w:ins w:id="7679" w:author="Zhang, Carol (MSHA)" w:date="2019-08-21T20:14:00Z">
        <w:r w:rsidR="00783F96">
          <w:t>(</w:t>
        </w:r>
      </w:ins>
      <w:ins w:id="7680" w:author="Zhang, Carol (MSHA)" w:date="2019-08-21T20:15:00Z">
        <w:r w:rsidR="00783F96">
          <w:t>ushort type)</w:t>
        </w:r>
      </w:ins>
      <w:ins w:id="7681" w:author="Zhang, Carol (MSHA)" w:date="2019-08-21T20:14:00Z">
        <w:r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155F2D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17295A" w:rsidRDefault="00155F2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55F2D" w:rsidRPr="00513A48" w:rsidRDefault="00155F2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55F2D" w:rsidTr="006A6C10">
        <w:tc>
          <w:tcPr>
            <w:tcW w:w="7792" w:type="dxa"/>
            <w:gridSpan w:val="16"/>
          </w:tcPr>
          <w:p w:rsidR="00155F2D" w:rsidRDefault="00E84D2B" w:rsidP="006A6C10">
            <w:pPr>
              <w:jc w:val="center"/>
              <w:rPr>
                <w:b/>
              </w:rPr>
            </w:pPr>
            <w:ins w:id="7682" w:author="Zhang, Carol (MSHA)" w:date="2019-08-21T20:1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155F2D" w:rsidRPr="00A32854">
              <w:rPr>
                <w:rFonts w:hint="eastAsia"/>
                <w:b/>
              </w:rPr>
              <w:t>0</w:t>
            </w:r>
            <w:r w:rsidR="00155F2D" w:rsidRPr="00A32854">
              <w:rPr>
                <w:b/>
              </w:rPr>
              <w:t>x0001</w:t>
            </w:r>
          </w:p>
        </w:tc>
      </w:tr>
      <w:tr w:rsidR="00155F2D" w:rsidTr="006A6C10">
        <w:tc>
          <w:tcPr>
            <w:tcW w:w="7792" w:type="dxa"/>
            <w:gridSpan w:val="16"/>
          </w:tcPr>
          <w:p w:rsidR="00155F2D" w:rsidRDefault="00E84D2B" w:rsidP="006A6C10">
            <w:pPr>
              <w:jc w:val="center"/>
              <w:rPr>
                <w:b/>
              </w:rPr>
            </w:pPr>
            <w:ins w:id="7683" w:author="Zhang, Carol (MSHA)" w:date="2019-08-21T20:1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</w:ins>
            <w:del w:id="7684" w:author="Zhang, Carol (MSHA)" w:date="2019-08-21T20:13:00Z">
              <w:r w:rsidR="00155F2D" w:rsidDel="00E84D2B">
                <w:rPr>
                  <w:rFonts w:hint="eastAsia"/>
                  <w:b/>
                </w:rPr>
                <w:delText>数据长度</w:delText>
              </w:r>
            </w:del>
            <w:r w:rsidR="00155F2D">
              <w:rPr>
                <w:rFonts w:hint="eastAsia"/>
                <w:b/>
              </w:rPr>
              <w:t>=</w:t>
            </w:r>
            <w:r w:rsidR="00155F2D">
              <w:rPr>
                <w:b/>
              </w:rPr>
              <w:t>0x0004</w:t>
            </w:r>
          </w:p>
        </w:tc>
      </w:tr>
      <w:tr w:rsidR="00155F2D" w:rsidTr="006A6C10">
        <w:tc>
          <w:tcPr>
            <w:tcW w:w="7792" w:type="dxa"/>
            <w:gridSpan w:val="16"/>
          </w:tcPr>
          <w:p w:rsidR="00155F2D" w:rsidRDefault="00155F2D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Log</w:t>
            </w:r>
            <w:r>
              <w:rPr>
                <w:b/>
              </w:rPr>
              <w:t xml:space="preserve"> total number(4byte)</w:t>
            </w:r>
          </w:p>
        </w:tc>
      </w:tr>
    </w:tbl>
    <w:p w:rsidR="00155F2D" w:rsidRPr="00065046" w:rsidRDefault="00155F2D" w:rsidP="00155F2D">
      <w:pPr>
        <w:pStyle w:val="a7"/>
        <w:ind w:left="840" w:firstLineChars="0" w:firstLine="0"/>
      </w:pPr>
    </w:p>
    <w:p w:rsidR="00085942" w:rsidRDefault="00085942" w:rsidP="00085942">
      <w:pPr>
        <w:pStyle w:val="2"/>
        <w:numPr>
          <w:ilvl w:val="1"/>
          <w:numId w:val="5"/>
        </w:numPr>
      </w:pPr>
      <w:bookmarkStart w:id="7685" w:name="_Ref487708529"/>
      <w:r w:rsidRPr="00065046">
        <w:t>GET_LOG</w:t>
      </w:r>
      <w:bookmarkEnd w:id="7685"/>
    </w:p>
    <w:p w:rsidR="00085942" w:rsidRDefault="00085942" w:rsidP="00085942">
      <w:pPr>
        <w:ind w:firstLine="420"/>
        <w:rPr>
          <w:ins w:id="7686" w:author="Zhang, Carol (MSHA)" w:date="2019-08-21T20:18:00Z"/>
        </w:rPr>
      </w:pPr>
      <w:r>
        <w:rPr>
          <w:rFonts w:hint="eastAsia"/>
        </w:rPr>
        <w:t>获取指定历史纪录</w:t>
      </w:r>
      <w:ins w:id="7687" w:author="Zhang, Carol (MSHA)" w:date="2019-08-21T20:18:00Z">
        <w:r w:rsidR="00E651FF">
          <w:rPr>
            <w:rFonts w:hint="eastAsia"/>
          </w:rPr>
          <w:t>。</w:t>
        </w:r>
      </w:ins>
    </w:p>
    <w:p w:rsidR="00E651FF" w:rsidRDefault="00E651FF" w:rsidP="00085942">
      <w:pPr>
        <w:ind w:firstLine="420"/>
      </w:pPr>
      <w:ins w:id="7688" w:author="Zhang, Carol (MSHA)" w:date="2019-08-21T20:18:00Z">
        <w:r>
          <w:t xml:space="preserve">Get the </w:t>
        </w:r>
      </w:ins>
      <w:ins w:id="7689" w:author="Zhang, Carol (MSHA)" w:date="2019-08-21T20:19:00Z">
        <w:r w:rsidRPr="00E651FF">
          <w:t>specific</w:t>
        </w:r>
        <w:r>
          <w:rPr>
            <w:rFonts w:hint="eastAsia"/>
          </w:rPr>
          <w:t xml:space="preserve"> </w:t>
        </w:r>
      </w:ins>
      <w:ins w:id="7690" w:author="Zhang, Carol (MSHA)" w:date="2019-08-21T20:18:00Z">
        <w:r>
          <w:t>log</w:t>
        </w:r>
      </w:ins>
      <w:ins w:id="7691" w:author="Zhang, Carol (MSHA)" w:date="2019-08-21T20:19:00Z">
        <w:r>
          <w:rPr>
            <w:rFonts w:hint="eastAsia"/>
          </w:rPr>
          <w:t xml:space="preserve"> of the sequence number.</w:t>
        </w:r>
      </w:ins>
    </w:p>
    <w:p w:rsidR="00085942" w:rsidRDefault="00085942" w:rsidP="0008594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85942" w:rsidRDefault="00085942" w:rsidP="00085942">
      <w:pPr>
        <w:pStyle w:val="a7"/>
        <w:ind w:left="840" w:firstLineChars="0" w:firstLine="0"/>
        <w:rPr>
          <w:ins w:id="7692" w:author="Zhang, Carol (MSHA)" w:date="2019-08-21T20:20:00Z"/>
        </w:rPr>
      </w:pPr>
      <w:r>
        <w:rPr>
          <w:rFonts w:hint="eastAsia"/>
        </w:rPr>
        <w:t>向泵端发送一个自定义字段</w:t>
      </w:r>
      <w:r>
        <w:rPr>
          <w:rFonts w:hint="eastAsia"/>
        </w:rPr>
        <w:t>,</w:t>
      </w:r>
      <w:r>
        <w:rPr>
          <w:rFonts w:hint="eastAsia"/>
        </w:rPr>
        <w:t>包含历史纪录的序号</w:t>
      </w:r>
      <w:ins w:id="7693" w:author="Zhang, Carol (MSHA)" w:date="2019-08-21T20:24:00Z">
        <w:r w:rsidR="00E651FF">
          <w:rPr>
            <w:rFonts w:hint="eastAsia"/>
          </w:rPr>
          <w:t>(ushort</w:t>
        </w:r>
        <w:r w:rsidR="00E651FF">
          <w:rPr>
            <w:rFonts w:hint="eastAsia"/>
          </w:rPr>
          <w:t>型数据</w:t>
        </w:r>
        <w:r w:rsidR="00E651FF">
          <w:rPr>
            <w:rFonts w:hint="eastAsia"/>
          </w:rPr>
          <w:t>)</w:t>
        </w:r>
      </w:ins>
      <w:r>
        <w:rPr>
          <w:rFonts w:hint="eastAsia"/>
        </w:rPr>
        <w:t>,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开始。</w:t>
      </w:r>
    </w:p>
    <w:p w:rsidR="00E651FF" w:rsidRDefault="00E651FF" w:rsidP="00085942">
      <w:pPr>
        <w:pStyle w:val="a7"/>
        <w:ind w:left="840" w:firstLineChars="0" w:firstLine="0"/>
      </w:pPr>
      <w:ins w:id="7694" w:author="Zhang, Carol (MSHA)" w:date="2019-08-21T20:23:00Z">
        <w:r>
          <w:t>Send a command with a custom field, including the log sequence number</w:t>
        </w:r>
      </w:ins>
      <w:ins w:id="7695" w:author="Zhang, Carol (MSHA)" w:date="2019-08-22T09:29:00Z">
        <w:r w:rsidR="00020C06">
          <w:rPr>
            <w:rFonts w:hint="eastAsia"/>
          </w:rPr>
          <w:t xml:space="preserve"> </w:t>
        </w:r>
      </w:ins>
      <w:ins w:id="7696" w:author="Zhang, Carol (MSHA)" w:date="2019-08-21T20:23:00Z">
        <w:r>
          <w:t>(</w:t>
        </w:r>
        <w:r>
          <w:rPr>
            <w:rFonts w:hint="eastAsia"/>
          </w:rPr>
          <w:t>start</w:t>
        </w:r>
        <w:r>
          <w:t>ing from1</w:t>
        </w:r>
      </w:ins>
      <w:ins w:id="7697" w:author="Zhang, Carol (MSHA)" w:date="2019-08-21T20:24:00Z">
        <w:r>
          <w:t>, ushort</w:t>
        </w:r>
        <w:r>
          <w:rPr>
            <w:rFonts w:hint="eastAsia"/>
          </w:rPr>
          <w:t xml:space="preserve"> </w:t>
        </w:r>
      </w:ins>
      <w:ins w:id="7698" w:author="Zhang, Carol (MSHA)" w:date="2019-08-21T20:25:00Z">
        <w:r>
          <w:rPr>
            <w:rFonts w:hint="eastAsia"/>
          </w:rPr>
          <w:t>type</w:t>
        </w:r>
      </w:ins>
      <w:ins w:id="7699" w:author="Zhang, Carol (MSHA)" w:date="2019-08-21T20:23:00Z">
        <w:r>
          <w:t>).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08594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17295A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E651FF" w:rsidP="006A6C10">
            <w:pPr>
              <w:jc w:val="center"/>
              <w:rPr>
                <w:b/>
              </w:rPr>
            </w:pPr>
            <w:ins w:id="7700" w:author="Zhang, Carol (MSHA)" w:date="2019-08-21T20:2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85942" w:rsidRPr="00A32854">
              <w:rPr>
                <w:rFonts w:hint="eastAsia"/>
                <w:b/>
              </w:rPr>
              <w:t>0</w:t>
            </w:r>
            <w:r w:rsidR="00085942" w:rsidRPr="00A32854">
              <w:rPr>
                <w:b/>
              </w:rPr>
              <w:t>x0001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E651FF" w:rsidP="006A6C10">
            <w:pPr>
              <w:jc w:val="center"/>
              <w:rPr>
                <w:b/>
              </w:rPr>
            </w:pPr>
            <w:ins w:id="7701" w:author="Zhang, Carol (MSHA)" w:date="2019-08-21T20:2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del w:id="7702" w:author="Zhang, Carol (MSHA)" w:date="2019-08-21T20:23:00Z">
              <w:r w:rsidR="00085942" w:rsidDel="00E651FF">
                <w:rPr>
                  <w:rFonts w:hint="eastAsia"/>
                  <w:b/>
                </w:rPr>
                <w:delText>数据长度</w:delText>
              </w:r>
              <w:r w:rsidR="00085942" w:rsidDel="00E651FF">
                <w:rPr>
                  <w:rFonts w:hint="eastAsia"/>
                  <w:b/>
                </w:rPr>
                <w:delText>=</w:delText>
              </w:r>
            </w:del>
            <w:r w:rsidR="00085942">
              <w:rPr>
                <w:b/>
              </w:rPr>
              <w:t>0x0004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08594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Log</w:t>
            </w:r>
            <w:r>
              <w:rPr>
                <w:b/>
              </w:rPr>
              <w:t xml:space="preserve"> </w:t>
            </w:r>
            <w:r w:rsidRPr="003F62D3"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 w:rsidRPr="003F62D3">
              <w:rPr>
                <w:b/>
              </w:rPr>
              <w:t>num</w:t>
            </w:r>
            <w:ins w:id="7703" w:author="Zhang, Carol (MSHA)" w:date="2019-08-22T09:29:00Z">
              <w:r w:rsidR="00020C06">
                <w:rPr>
                  <w:rFonts w:hint="eastAsia"/>
                  <w:b/>
                </w:rPr>
                <w:t xml:space="preserve"> </w:t>
              </w:r>
            </w:ins>
            <w:r>
              <w:rPr>
                <w:b/>
              </w:rPr>
              <w:t>(4byte)</w:t>
            </w:r>
          </w:p>
        </w:tc>
      </w:tr>
    </w:tbl>
    <w:p w:rsidR="00085942" w:rsidRDefault="00085942" w:rsidP="00085942">
      <w:pPr>
        <w:pStyle w:val="a7"/>
        <w:ind w:left="840" w:firstLineChars="0" w:firstLine="0"/>
      </w:pPr>
    </w:p>
    <w:p w:rsidR="00085942" w:rsidRDefault="00085942" w:rsidP="0008594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85942" w:rsidRDefault="00085942" w:rsidP="00085942">
      <w:pPr>
        <w:pStyle w:val="a7"/>
        <w:ind w:left="840" w:firstLineChars="0" w:firstLine="0"/>
        <w:rPr>
          <w:ins w:id="7704" w:author="Zhang, Carol (MSHA)" w:date="2019-08-22T09:36:00Z"/>
        </w:rPr>
      </w:pPr>
      <w:r>
        <w:rPr>
          <w:rFonts w:hint="eastAsia"/>
        </w:rPr>
        <w:t>正常返回：泵端返回一个包含自定义字段的数据包</w:t>
      </w:r>
      <w:ins w:id="7705" w:author="Zhang, Carol (MSHA)" w:date="2019-08-22T09:36:00Z">
        <w:r w:rsidR="00BA3002">
          <w:rPr>
            <w:rFonts w:hint="eastAsia"/>
          </w:rPr>
          <w:t>，</w:t>
        </w:r>
      </w:ins>
      <w:del w:id="7706" w:author="Zhang, Carol (MSHA)" w:date="2019-08-22T09:36:00Z">
        <w:r w:rsidDel="00BA3002">
          <w:rPr>
            <w:rFonts w:hint="eastAsia"/>
          </w:rPr>
          <w:delText>,</w:delText>
        </w:r>
      </w:del>
      <w:r>
        <w:rPr>
          <w:rFonts w:hint="eastAsia"/>
        </w:rPr>
        <w:t>包含一条历史纪录信息。</w:t>
      </w:r>
    </w:p>
    <w:p w:rsidR="00BA3002" w:rsidRDefault="00BA3002" w:rsidP="00085942">
      <w:pPr>
        <w:pStyle w:val="a7"/>
        <w:ind w:left="840" w:firstLineChars="0" w:firstLine="0"/>
      </w:pPr>
      <w:ins w:id="7707" w:author="Zhang, Carol (MSHA)" w:date="2019-08-22T09:37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</w:ins>
      <w:ins w:id="7708" w:author="Zhang, Carol (MSHA)" w:date="2019-08-22T09:38:00Z">
        <w:r>
          <w:t>log item.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08594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17295A" w:rsidRDefault="0008594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85942" w:rsidRPr="00513A48" w:rsidRDefault="0008594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BA3002" w:rsidP="006A6C10">
            <w:pPr>
              <w:jc w:val="center"/>
              <w:rPr>
                <w:b/>
              </w:rPr>
            </w:pPr>
            <w:ins w:id="7709" w:author="Zhang, Carol (MSHA)" w:date="2019-08-22T09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85942" w:rsidRPr="00A32854">
              <w:rPr>
                <w:rFonts w:hint="eastAsia"/>
                <w:b/>
              </w:rPr>
              <w:t>0</w:t>
            </w:r>
            <w:r w:rsidR="00085942" w:rsidRPr="00A32854">
              <w:rPr>
                <w:b/>
              </w:rPr>
              <w:t>x0001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BA3002" w:rsidP="005F18E2">
            <w:pPr>
              <w:jc w:val="center"/>
              <w:rPr>
                <w:b/>
              </w:rPr>
            </w:pPr>
            <w:ins w:id="7710" w:author="Zhang, Carol (MSHA)" w:date="2019-08-22T09:3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</w:ins>
            <w:del w:id="7711" w:author="Zhang, Carol (MSHA)" w:date="2019-08-22T09:37:00Z">
              <w:r w:rsidR="00085942" w:rsidDel="00BA3002">
                <w:rPr>
                  <w:rFonts w:hint="eastAsia"/>
                  <w:b/>
                </w:rPr>
                <w:delText>数据长度</w:delText>
              </w:r>
              <w:r w:rsidR="00085942" w:rsidDel="00BA3002">
                <w:rPr>
                  <w:rFonts w:hint="eastAsia"/>
                  <w:b/>
                </w:rPr>
                <w:delText>=</w:delText>
              </w:r>
              <w:r w:rsidR="00085942" w:rsidDel="00BA3002">
                <w:rPr>
                  <w:b/>
                </w:rPr>
                <w:delText>0x00</w:delText>
              </w:r>
              <w:r w:rsidR="00085942" w:rsidDel="00BA3002">
                <w:rPr>
                  <w:rFonts w:hint="eastAsia"/>
                  <w:b/>
                </w:rPr>
                <w:delText>?</w:delText>
              </w:r>
            </w:del>
            <w:r w:rsidR="00085942">
              <w:rPr>
                <w:rFonts w:hint="eastAsia"/>
                <w:b/>
              </w:rPr>
              <w:t>?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08594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Log</w:t>
            </w:r>
            <w:r>
              <w:rPr>
                <w:b/>
              </w:rPr>
              <w:t xml:space="preserve"> </w:t>
            </w:r>
            <w:r w:rsidRPr="003F62D3"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 w:rsidRPr="003F62D3">
              <w:rPr>
                <w:b/>
              </w:rPr>
              <w:t>num</w:t>
            </w:r>
            <w:ins w:id="7712" w:author="Zhang, Carol (MSHA)" w:date="2019-08-26T14:36:00Z">
              <w:r w:rsidR="00E9657D">
                <w:rPr>
                  <w:b/>
                </w:rPr>
                <w:t>ber</w:t>
              </w:r>
            </w:ins>
            <w:r>
              <w:rPr>
                <w:b/>
              </w:rPr>
              <w:t>(4byte)</w:t>
            </w:r>
          </w:p>
        </w:tc>
      </w:tr>
      <w:tr w:rsidR="00085942" w:rsidTr="006A6C10">
        <w:tc>
          <w:tcPr>
            <w:tcW w:w="7792" w:type="dxa"/>
            <w:gridSpan w:val="16"/>
          </w:tcPr>
          <w:p w:rsidR="00085942" w:rsidRDefault="00085942" w:rsidP="006A6C10">
            <w:pPr>
              <w:jc w:val="center"/>
              <w:rPr>
                <w:b/>
              </w:rPr>
            </w:pPr>
            <w:r w:rsidRPr="006609C6">
              <w:rPr>
                <w:rFonts w:hint="eastAsia"/>
                <w:b/>
              </w:rPr>
              <w:t>timestamp</w:t>
            </w:r>
            <w:r>
              <w:rPr>
                <w:b/>
              </w:rPr>
              <w:t>(4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>，</w:t>
            </w:r>
            <w:r w:rsidRPr="006609C6">
              <w:rPr>
                <w:b/>
              </w:rPr>
              <w:t xml:space="preserve"> 2000</w:t>
            </w:r>
            <w:r w:rsidRPr="006609C6">
              <w:rPr>
                <w:rFonts w:hint="eastAsia"/>
                <w:b/>
              </w:rPr>
              <w:t>年以后的秒数</w:t>
            </w:r>
            <w:r>
              <w:rPr>
                <w:b/>
              </w:rPr>
              <w:t>)</w:t>
            </w:r>
            <w:ins w:id="7713" w:author="Zhang, Carol (MSHA)" w:date="2019-08-26T14:35:00Z">
              <w:r w:rsidR="00E9657D">
                <w:rPr>
                  <w:rFonts w:hint="eastAsia"/>
                  <w:b/>
                </w:rPr>
                <w:t xml:space="preserve"> </w:t>
              </w:r>
              <w:r w:rsidR="00E9657D">
                <w:rPr>
                  <w:b/>
                </w:rPr>
                <w:t>t</w:t>
              </w:r>
              <w:r w:rsidR="00E9657D" w:rsidRPr="004F0EE8">
                <w:rPr>
                  <w:b/>
                </w:rPr>
                <w:t>he number of seconds after 2000</w:t>
              </w:r>
              <w:r w:rsidR="00E9657D">
                <w:rPr>
                  <w:b/>
                </w:rPr>
                <w:t>)</w:t>
              </w:r>
            </w:ins>
          </w:p>
        </w:tc>
      </w:tr>
      <w:tr w:rsidR="00085942" w:rsidRPr="006609C6" w:rsidTr="006A6C10">
        <w:tc>
          <w:tcPr>
            <w:tcW w:w="7792" w:type="dxa"/>
            <w:gridSpan w:val="16"/>
          </w:tcPr>
          <w:p w:rsidR="00085942" w:rsidRDefault="00085942" w:rsidP="006A6C1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summary length (2 bytes)</w:t>
            </w:r>
          </w:p>
        </w:tc>
      </w:tr>
      <w:tr w:rsidR="00085942" w:rsidRPr="006609C6" w:rsidTr="006A6C10">
        <w:tc>
          <w:tcPr>
            <w:tcW w:w="7792" w:type="dxa"/>
            <w:gridSpan w:val="16"/>
          </w:tcPr>
          <w:p w:rsidR="00085942" w:rsidRPr="006609C6" w:rsidRDefault="00085942" w:rsidP="005F18E2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  <w:r w:rsidRPr="006609C6">
              <w:rPr>
                <w:rFonts w:hint="eastAsia"/>
                <w:b/>
              </w:rPr>
              <w:t>ummary</w:t>
            </w:r>
            <w:r>
              <w:rPr>
                <w:b/>
              </w:rPr>
              <w:t xml:space="preserve"> bytes</w:t>
            </w:r>
            <w:ins w:id="7714" w:author="Zhang, Carol (MSHA)" w:date="2019-08-26T14:35:00Z">
              <w:r w:rsidR="00E9657D">
                <w:rPr>
                  <w:b/>
                </w:rPr>
                <w:t xml:space="preserve"> (</w:t>
              </w:r>
              <w:r w:rsidR="00E9657D" w:rsidRPr="00E9657D">
                <w:rPr>
                  <w:b/>
                  <w:rPrChange w:id="7715" w:author="Zhang, Carol (MSHA)" w:date="2019-08-26T14:36:00Z"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rPrChange>
                </w:rPr>
                <w:t>UTF8 Encoding)</w:t>
              </w:r>
            </w:ins>
          </w:p>
        </w:tc>
      </w:tr>
      <w:tr w:rsidR="00085942" w:rsidRPr="006609C6" w:rsidTr="006A6C10">
        <w:tc>
          <w:tcPr>
            <w:tcW w:w="7792" w:type="dxa"/>
            <w:gridSpan w:val="16"/>
          </w:tcPr>
          <w:p w:rsidR="00085942" w:rsidRDefault="00085942" w:rsidP="005F18E2">
            <w:pPr>
              <w:jc w:val="center"/>
              <w:rPr>
                <w:b/>
              </w:rPr>
            </w:pPr>
            <w:del w:id="7716" w:author="Zhang, Carol (MSHA)" w:date="2019-08-26T14:36:00Z">
              <w:r w:rsidRPr="003B2AA3" w:rsidDel="00E9657D">
                <w:rPr>
                  <w:b/>
                </w:rPr>
                <w:delText>admin_</w:delText>
              </w:r>
            </w:del>
            <w:r w:rsidRPr="003B2AA3">
              <w:rPr>
                <w:b/>
              </w:rPr>
              <w:t>detail</w:t>
            </w:r>
            <w:r>
              <w:rPr>
                <w:b/>
              </w:rPr>
              <w:t xml:space="preserve"> length(2 bytes)</w:t>
            </w:r>
          </w:p>
        </w:tc>
      </w:tr>
      <w:tr w:rsidR="00085942" w:rsidRPr="006609C6" w:rsidTr="006A6C10">
        <w:tc>
          <w:tcPr>
            <w:tcW w:w="7792" w:type="dxa"/>
            <w:gridSpan w:val="16"/>
          </w:tcPr>
          <w:p w:rsidR="00085942" w:rsidRPr="006609C6" w:rsidRDefault="00085942" w:rsidP="005F18E2">
            <w:pPr>
              <w:jc w:val="center"/>
              <w:rPr>
                <w:b/>
              </w:rPr>
            </w:pPr>
            <w:del w:id="7717" w:author="Zhang, Carol (MSHA)" w:date="2019-08-26T14:36:00Z">
              <w:r w:rsidRPr="003B2AA3" w:rsidDel="00E9657D">
                <w:rPr>
                  <w:b/>
                </w:rPr>
                <w:delText>admin_</w:delText>
              </w:r>
            </w:del>
            <w:r w:rsidRPr="003B2AA3">
              <w:rPr>
                <w:b/>
              </w:rPr>
              <w:t>detail</w:t>
            </w:r>
            <w:r>
              <w:rPr>
                <w:b/>
              </w:rPr>
              <w:t xml:space="preserve"> bytes</w:t>
            </w:r>
            <w:ins w:id="7718" w:author="Zhang, Carol (MSHA)" w:date="2019-08-26T14:36:00Z">
              <w:r w:rsidR="00E9657D">
                <w:rPr>
                  <w:b/>
                </w:rPr>
                <w:t xml:space="preserve"> </w:t>
              </w:r>
              <w:r w:rsidR="00E9657D" w:rsidRPr="00E9657D">
                <w:rPr>
                  <w:b/>
                  <w:rPrChange w:id="7719" w:author="Zhang, Carol (MSHA)" w:date="2019-08-26T14:36:00Z"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rPrChange>
                </w:rPr>
                <w:t xml:space="preserve"> </w:t>
              </w:r>
              <w:r w:rsidR="00E9657D">
                <w:rPr>
                  <w:b/>
                </w:rPr>
                <w:t>(</w:t>
              </w:r>
              <w:r w:rsidR="00E9657D" w:rsidRPr="00E9657D">
                <w:rPr>
                  <w:b/>
                  <w:rPrChange w:id="7720" w:author="Zhang, Carol (MSHA)" w:date="2019-08-26T14:36:00Z"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rPrChange>
                </w:rPr>
                <w:t>UTF8 Encoding)</w:t>
              </w:r>
            </w:ins>
          </w:p>
        </w:tc>
      </w:tr>
    </w:tbl>
    <w:p w:rsidR="00085942" w:rsidRPr="00065046" w:rsidRDefault="00085942" w:rsidP="00085942">
      <w:pPr>
        <w:ind w:firstLine="420"/>
      </w:pPr>
    </w:p>
    <w:p w:rsidR="002D56AA" w:rsidRDefault="002D56AA" w:rsidP="002D56AA">
      <w:pPr>
        <w:pStyle w:val="2"/>
        <w:numPr>
          <w:ilvl w:val="1"/>
          <w:numId w:val="5"/>
        </w:numPr>
      </w:pPr>
      <w:bookmarkStart w:id="7721" w:name="_Ref493773250"/>
      <w:r>
        <w:t>GET_POWER_STATUS</w:t>
      </w:r>
      <w:bookmarkEnd w:id="7721"/>
    </w:p>
    <w:p w:rsidR="002D56AA" w:rsidRDefault="002D56AA" w:rsidP="002D56AA">
      <w:pPr>
        <w:ind w:firstLine="420"/>
        <w:rPr>
          <w:ins w:id="7722" w:author="Zhang, Carol (MSHA)" w:date="2019-08-23T09:19:00Z"/>
        </w:rPr>
      </w:pPr>
      <w:r>
        <w:rPr>
          <w:rFonts w:hint="eastAsia"/>
        </w:rPr>
        <w:t>读电源状态</w:t>
      </w:r>
      <w:ins w:id="7723" w:author="Zhang, Carol (MSHA)" w:date="2019-08-23T09:19:00Z">
        <w:r w:rsidR="00A32C44">
          <w:rPr>
            <w:rFonts w:hint="eastAsia"/>
          </w:rPr>
          <w:t>。</w:t>
        </w:r>
      </w:ins>
    </w:p>
    <w:p w:rsidR="00A32C44" w:rsidRDefault="00A32C44" w:rsidP="002D56AA">
      <w:pPr>
        <w:ind w:firstLine="420"/>
      </w:pPr>
      <w:ins w:id="7724" w:author="Zhang, Carol (MSHA)" w:date="2019-08-23T09:20:00Z">
        <w:r>
          <w:rPr>
            <w:rFonts w:hint="eastAsia"/>
          </w:rPr>
          <w:t xml:space="preserve">Get </w:t>
        </w:r>
        <w:r>
          <w:t xml:space="preserve">the </w:t>
        </w:r>
      </w:ins>
      <w:ins w:id="7725" w:author="Zhang, Carol (MSHA)" w:date="2019-08-23T09:19:00Z">
        <w:r w:rsidRPr="004F0EE8">
          <w:t>power status</w:t>
        </w:r>
      </w:ins>
    </w:p>
    <w:p w:rsidR="002D56AA" w:rsidRDefault="002D56AA" w:rsidP="002D56A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D56AA" w:rsidRDefault="002D56AA" w:rsidP="002D56AA">
      <w:pPr>
        <w:pStyle w:val="a7"/>
        <w:ind w:left="840" w:firstLineChars="0" w:firstLine="0"/>
        <w:rPr>
          <w:ins w:id="7726" w:author="Zhang, Carol (MSHA)" w:date="2019-08-23T09:2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A32C44" w:rsidRDefault="00A32C44" w:rsidP="002D56AA">
      <w:pPr>
        <w:pStyle w:val="a7"/>
        <w:ind w:left="840" w:firstLineChars="0" w:firstLine="0"/>
      </w:pPr>
      <w:ins w:id="7727" w:author="Zhang, Carol (MSHA)" w:date="2019-08-23T09:2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2D56AA" w:rsidRDefault="002D56AA" w:rsidP="002D56A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32C44" w:rsidRDefault="002D56AA" w:rsidP="007C5C83">
      <w:pPr>
        <w:pStyle w:val="a7"/>
        <w:ind w:left="840" w:firstLineChars="0" w:firstLine="0"/>
        <w:rPr>
          <w:ins w:id="7728" w:author="Zhang, Carol (MSHA)" w:date="2019-08-23T09:24:00Z"/>
        </w:rPr>
      </w:pPr>
      <w:r>
        <w:rPr>
          <w:rFonts w:hint="eastAsia"/>
        </w:rPr>
        <w:t>正常返回：泵端返回</w:t>
      </w:r>
      <w:ins w:id="7729" w:author="Zhang, Carol (MSHA)" w:date="2019-08-23T09:24:00Z">
        <w:r w:rsidR="00A32C44">
          <w:rPr>
            <w:rFonts w:hint="eastAsia"/>
          </w:rPr>
          <w:t>一个自定义字段，</w:t>
        </w:r>
        <w:r w:rsidR="00A32C44">
          <w:rPr>
            <w:rFonts w:hint="eastAsia"/>
          </w:rPr>
          <w:t xml:space="preserve"> </w:t>
        </w:r>
        <w:r w:rsidR="00A32C44">
          <w:rPr>
            <w:rFonts w:hint="eastAsia"/>
          </w:rPr>
          <w:t>包含</w:t>
        </w:r>
      </w:ins>
      <w:r>
        <w:rPr>
          <w:rFonts w:hint="eastAsia"/>
        </w:rPr>
        <w:t>电源状态</w:t>
      </w:r>
      <w:ins w:id="7730" w:author="Zhang, Carol (MSHA)" w:date="2019-08-23T09:24:00Z">
        <w:r w:rsidR="00A32C44">
          <w:rPr>
            <w:rFonts w:hint="eastAsia"/>
          </w:rPr>
          <w:t>。</w:t>
        </w:r>
      </w:ins>
    </w:p>
    <w:p w:rsidR="002D56AA" w:rsidRPr="007C5C83" w:rsidRDefault="00A32C44" w:rsidP="007C5C83">
      <w:pPr>
        <w:pStyle w:val="a7"/>
        <w:ind w:left="840" w:firstLineChars="0" w:firstLine="0"/>
      </w:pPr>
      <w:ins w:id="7731" w:author="Zhang, Carol (MSHA)" w:date="2019-08-23T09:24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  <w:r>
          <w:rPr>
            <w:rFonts w:hint="eastAsia"/>
          </w:rPr>
          <w:t>power sour</w:t>
        </w:r>
        <w:r>
          <w:t>ce,</w:t>
        </w:r>
      </w:ins>
      <w:ins w:id="7732" w:author="Zhang, Carol (MSHA)" w:date="2019-08-23T09:25:00Z">
        <w:r>
          <w:t xml:space="preserve"> </w:t>
        </w:r>
      </w:ins>
      <w:ins w:id="7733" w:author="Zhang, Carol (MSHA)" w:date="2019-08-23T09:24:00Z">
        <w:r>
          <w:t>battery status.</w:t>
        </w:r>
      </w:ins>
      <w:del w:id="7734" w:author="Zhang, Carol (MSHA)" w:date="2019-08-23T09:24:00Z">
        <w:r w:rsidR="002D56AA" w:rsidDel="00A32C44">
          <w:rPr>
            <w:rFonts w:hint="eastAsia"/>
          </w:rPr>
          <w:delText>定义如下：</w:delText>
        </w:r>
      </w:del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D56AA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17295A" w:rsidRDefault="002D56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D56AA" w:rsidRPr="00513A48" w:rsidRDefault="002D56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D56AA" w:rsidTr="006A6C10">
        <w:tc>
          <w:tcPr>
            <w:tcW w:w="7792" w:type="dxa"/>
            <w:gridSpan w:val="17"/>
          </w:tcPr>
          <w:p w:rsidR="002D56AA" w:rsidRDefault="00A32C44" w:rsidP="006A6C10">
            <w:pPr>
              <w:jc w:val="center"/>
              <w:rPr>
                <w:b/>
              </w:rPr>
            </w:pPr>
            <w:ins w:id="7735" w:author="Zhang, Carol (MSHA)" w:date="2019-08-23T09:25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2D56AA" w:rsidRPr="00A32854">
              <w:rPr>
                <w:rFonts w:hint="eastAsia"/>
                <w:b/>
              </w:rPr>
              <w:t>0</w:t>
            </w:r>
            <w:r w:rsidR="002D56AA" w:rsidRPr="00A32854">
              <w:rPr>
                <w:b/>
              </w:rPr>
              <w:t>x0001</w:t>
            </w:r>
          </w:p>
        </w:tc>
      </w:tr>
      <w:tr w:rsidR="002D56AA" w:rsidTr="006A6C10">
        <w:tc>
          <w:tcPr>
            <w:tcW w:w="7792" w:type="dxa"/>
            <w:gridSpan w:val="17"/>
          </w:tcPr>
          <w:p w:rsidR="002D56AA" w:rsidRDefault="00A32C44" w:rsidP="006A6C10">
            <w:pPr>
              <w:jc w:val="center"/>
              <w:rPr>
                <w:b/>
              </w:rPr>
            </w:pPr>
            <w:ins w:id="7736" w:author="Zhang, Carol (MSHA)" w:date="2019-08-23T09:25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</w:t>
              </w:r>
            </w:ins>
            <w:del w:id="7737" w:author="Zhang, Carol (MSHA)" w:date="2019-08-23T09:25:00Z">
              <w:r w:rsidR="002D56AA" w:rsidDel="00A32C44">
                <w:rPr>
                  <w:rFonts w:hint="eastAsia"/>
                  <w:b/>
                </w:rPr>
                <w:delText>数据长度</w:delText>
              </w:r>
              <w:r w:rsidR="002D56AA" w:rsidDel="00A32C44">
                <w:rPr>
                  <w:rFonts w:hint="eastAsia"/>
                  <w:b/>
                </w:rPr>
                <w:delText>=</w:delText>
              </w:r>
            </w:del>
            <w:r w:rsidR="002D56AA">
              <w:rPr>
                <w:rFonts w:hint="eastAsia"/>
                <w:b/>
              </w:rPr>
              <w:t>3</w:t>
            </w:r>
          </w:p>
        </w:tc>
      </w:tr>
      <w:tr w:rsidR="002D56AA" w:rsidRPr="004B56EE" w:rsidTr="006A6C10">
        <w:tc>
          <w:tcPr>
            <w:tcW w:w="3896" w:type="dxa"/>
            <w:gridSpan w:val="9"/>
          </w:tcPr>
          <w:p w:rsidR="002D56AA" w:rsidRDefault="002D56AA" w:rsidP="006A6C10">
            <w:pPr>
              <w:jc w:val="center"/>
              <w:rPr>
                <w:b/>
              </w:rPr>
            </w:pPr>
            <w:r w:rsidRPr="00E80697">
              <w:rPr>
                <w:color w:val="0000FF"/>
                <w:u w:val="single"/>
              </w:rPr>
              <w:fldChar w:fldCharType="begin"/>
            </w:r>
            <w:r w:rsidRPr="00E80697">
              <w:rPr>
                <w:color w:val="0000FF"/>
                <w:u w:val="single"/>
              </w:rPr>
              <w:instrText xml:space="preserve"> REF _Ref487097614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80697">
              <w:rPr>
                <w:color w:val="0000FF"/>
                <w:u w:val="single"/>
              </w:rPr>
            </w:r>
            <w:r w:rsidRPr="00E80697">
              <w:rPr>
                <w:color w:val="0000FF"/>
                <w:u w:val="single"/>
              </w:rPr>
              <w:fldChar w:fldCharType="separate"/>
            </w:r>
            <w:ins w:id="7738" w:author="Zhang, Carol (MSHA)" w:date="2019-12-11T16:14:00Z">
              <w:r w:rsidR="00B2321A" w:rsidRPr="00B2321A">
                <w:rPr>
                  <w:color w:val="0000FF"/>
                  <w:u w:val="single"/>
                  <w:rPrChange w:id="7739" w:author="Zhang, Carol (MSHA)" w:date="2019-12-11T16:14:00Z">
                    <w:rPr/>
                  </w:rPrChange>
                </w:rPr>
                <w:t>Power Status</w:t>
              </w:r>
            </w:ins>
            <w:del w:id="77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Power Status</w:delText>
              </w:r>
            </w:del>
            <w:r w:rsidRPr="00E80697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D56AA" w:rsidRPr="00E80697" w:rsidRDefault="002D56AA" w:rsidP="006A6C10">
            <w:pPr>
              <w:jc w:val="center"/>
              <w:rPr>
                <w:color w:val="0000FF"/>
                <w:u w:val="single"/>
              </w:rPr>
            </w:pPr>
            <w:r w:rsidRPr="005A3C26">
              <w:rPr>
                <w:color w:val="0000FF"/>
                <w:u w:val="single"/>
              </w:rPr>
              <w:fldChar w:fldCharType="begin"/>
            </w:r>
            <w:r w:rsidRPr="005A3C26">
              <w:rPr>
                <w:color w:val="0000FF"/>
                <w:u w:val="single"/>
              </w:rPr>
              <w:instrText xml:space="preserve"> REF _Ref487447558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5A3C26">
              <w:rPr>
                <w:color w:val="0000FF"/>
                <w:u w:val="single"/>
              </w:rPr>
            </w:r>
            <w:r w:rsidRPr="005A3C26">
              <w:rPr>
                <w:color w:val="0000FF"/>
                <w:u w:val="single"/>
              </w:rPr>
              <w:fldChar w:fldCharType="separate"/>
            </w:r>
            <w:ins w:id="7741" w:author="Zhang, Carol (MSHA)" w:date="2019-12-11T16:14:00Z">
              <w:r w:rsidR="00B2321A" w:rsidRPr="00B2321A">
                <w:rPr>
                  <w:color w:val="0000FF"/>
                  <w:u w:val="single"/>
                  <w:rPrChange w:id="7742" w:author="Zhang, Carol (MSHA)" w:date="2019-12-11T16:14:00Z">
                    <w:rPr/>
                  </w:rPrChange>
                </w:rPr>
                <w:t>Battery charge status</w:t>
              </w:r>
            </w:ins>
            <w:del w:id="77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Battery charge status</w:delText>
              </w:r>
            </w:del>
            <w:r w:rsidRPr="005A3C26">
              <w:rPr>
                <w:color w:val="0000FF"/>
                <w:u w:val="single"/>
              </w:rPr>
              <w:fldChar w:fldCharType="end"/>
            </w:r>
          </w:p>
        </w:tc>
      </w:tr>
      <w:tr w:rsidR="002D56AA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2D56AA" w:rsidRPr="00E80697" w:rsidRDefault="002D56AA" w:rsidP="006A6C10">
            <w:pPr>
              <w:jc w:val="center"/>
              <w:rPr>
                <w:color w:val="0000FF"/>
                <w:u w:val="single"/>
              </w:rPr>
            </w:pPr>
            <w:r w:rsidRPr="005A3C26">
              <w:rPr>
                <w:color w:val="0000FF"/>
                <w:u w:val="single"/>
              </w:rPr>
              <w:fldChar w:fldCharType="begin"/>
            </w:r>
            <w:r w:rsidRPr="005A3C26">
              <w:rPr>
                <w:color w:val="0000FF"/>
                <w:u w:val="single"/>
              </w:rPr>
              <w:instrText xml:space="preserve"> </w:instrText>
            </w:r>
            <w:r w:rsidRPr="005A3C26">
              <w:rPr>
                <w:rFonts w:hint="eastAsia"/>
                <w:color w:val="0000FF"/>
                <w:u w:val="single"/>
              </w:rPr>
              <w:instrText>REF _Ref487447566 \h</w:instrText>
            </w:r>
            <w:r w:rsidRPr="005A3C26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5A3C26">
              <w:rPr>
                <w:color w:val="0000FF"/>
                <w:u w:val="single"/>
              </w:rPr>
            </w:r>
            <w:r w:rsidRPr="005A3C26">
              <w:rPr>
                <w:color w:val="0000FF"/>
                <w:u w:val="single"/>
              </w:rPr>
              <w:fldChar w:fldCharType="separate"/>
            </w:r>
            <w:ins w:id="7744" w:author="Zhang, Carol (MSHA)" w:date="2019-12-11T16:14:00Z">
              <w:r w:rsidR="00B2321A" w:rsidRPr="00B2321A">
                <w:rPr>
                  <w:color w:val="0000FF"/>
                  <w:u w:val="single"/>
                  <w:rPrChange w:id="7745" w:author="Zhang, Carol (MSHA)" w:date="2019-12-11T16:14:00Z">
                    <w:rPr/>
                  </w:rPrChange>
                </w:rPr>
                <w:t>Battery status</w:t>
              </w:r>
            </w:ins>
            <w:del w:id="774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Battery status</w:delText>
              </w:r>
            </w:del>
            <w:r w:rsidRPr="005A3C26">
              <w:rPr>
                <w:color w:val="0000FF"/>
                <w:u w:val="single"/>
              </w:rPr>
              <w:fldChar w:fldCharType="end"/>
            </w:r>
          </w:p>
        </w:tc>
      </w:tr>
    </w:tbl>
    <w:p w:rsidR="002D56AA" w:rsidRPr="007A43E6" w:rsidRDefault="002D56AA" w:rsidP="002D56AA">
      <w:pPr>
        <w:rPr>
          <w:strike/>
          <w:color w:val="0000FF"/>
          <w:u w:val="single"/>
        </w:rPr>
      </w:pPr>
    </w:p>
    <w:p w:rsidR="00C44F53" w:rsidRDefault="00C44F53" w:rsidP="00C44F53">
      <w:pPr>
        <w:pStyle w:val="2"/>
        <w:numPr>
          <w:ilvl w:val="1"/>
          <w:numId w:val="5"/>
        </w:numPr>
      </w:pPr>
      <w:bookmarkStart w:id="7747" w:name="_Ref487110637"/>
      <w:r>
        <w:t>GET_SENSOR_STATUS</w:t>
      </w:r>
      <w:bookmarkEnd w:id="7747"/>
    </w:p>
    <w:p w:rsidR="00C44F53" w:rsidRDefault="00C44F53" w:rsidP="00C44F53">
      <w:pPr>
        <w:ind w:firstLine="420"/>
        <w:rPr>
          <w:ins w:id="7748" w:author="Zhang, Carol (MSHA)" w:date="2019-08-23T09:26:00Z"/>
        </w:rPr>
      </w:pPr>
      <w:r>
        <w:rPr>
          <w:rFonts w:hint="eastAsia"/>
        </w:rPr>
        <w:t>读传感器状态</w:t>
      </w:r>
      <w:ins w:id="7749" w:author="Zhang, Carol (MSHA)" w:date="2019-08-23T09:26:00Z">
        <w:r w:rsidR="000F4C5C">
          <w:rPr>
            <w:rFonts w:hint="eastAsia"/>
          </w:rPr>
          <w:t>。</w:t>
        </w:r>
      </w:ins>
    </w:p>
    <w:p w:rsidR="000F4C5C" w:rsidRDefault="000F4C5C" w:rsidP="00C44F53">
      <w:pPr>
        <w:ind w:firstLine="420"/>
      </w:pPr>
      <w:ins w:id="7750" w:author="Zhang, Carol (MSHA)" w:date="2019-08-23T09:26:00Z">
        <w:r>
          <w:t>G</w:t>
        </w:r>
        <w:r w:rsidRPr="00D202AD">
          <w:t xml:space="preserve">et </w:t>
        </w:r>
        <w:r>
          <w:t>the sen</w:t>
        </w:r>
      </w:ins>
      <w:ins w:id="7751" w:author="Zhang, Carol (MSHA)" w:date="2019-08-23T09:28:00Z">
        <w:r>
          <w:t>sor status.</w:t>
        </w:r>
      </w:ins>
    </w:p>
    <w:p w:rsidR="00C44F53" w:rsidRDefault="00C44F53" w:rsidP="00C44F5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44F53" w:rsidRDefault="00C44F53" w:rsidP="00C44F53">
      <w:pPr>
        <w:pStyle w:val="a7"/>
        <w:ind w:left="840" w:firstLineChars="0" w:firstLine="0"/>
        <w:rPr>
          <w:ins w:id="7752" w:author="Zhang, Carol (MSHA)" w:date="2019-08-23T09:28:00Z"/>
        </w:rPr>
      </w:pPr>
      <w:r>
        <w:rPr>
          <w:rFonts w:hint="eastAsia"/>
        </w:rPr>
        <w:t>向泵端发送自定义字段</w:t>
      </w:r>
      <w:r>
        <w:rPr>
          <w:rFonts w:hint="eastAsia"/>
        </w:rPr>
        <w:t>,</w:t>
      </w:r>
      <w:r>
        <w:rPr>
          <w:rFonts w:hint="eastAsia"/>
        </w:rPr>
        <w:t>包含要读取的传感器的掩码。</w:t>
      </w:r>
    </w:p>
    <w:p w:rsidR="000F4C5C" w:rsidRDefault="000F4C5C" w:rsidP="00C44F53">
      <w:pPr>
        <w:pStyle w:val="a7"/>
        <w:ind w:left="840" w:firstLineChars="0" w:firstLine="0"/>
      </w:pPr>
      <w:ins w:id="7753" w:author="Zhang, Carol (MSHA)" w:date="2019-08-23T09:28:00Z">
        <w:r>
          <w:t>Send a command with a custom field,</w:t>
        </w:r>
      </w:ins>
      <w:ins w:id="7754" w:author="Zhang, Carol (MSHA)" w:date="2019-08-23T09:29:00Z">
        <w:r>
          <w:t xml:space="preserve"> including the sensor mask</w:t>
        </w:r>
      </w:ins>
      <w:ins w:id="7755" w:author="Zhang, Carol (MSHA)" w:date="2019-08-23T09:30:00Z">
        <w:r>
          <w:t xml:space="preserve"> </w:t>
        </w:r>
      </w:ins>
      <w:ins w:id="7756" w:author="Zhang, Carol (MSHA)" w:date="2019-08-23T09:29:00Z">
        <w:r>
          <w:t>(each bit stands for a sensor)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C44F53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17295A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0F4C5C" w:rsidP="006A6C10">
            <w:pPr>
              <w:jc w:val="center"/>
              <w:rPr>
                <w:b/>
              </w:rPr>
            </w:pPr>
            <w:ins w:id="7757" w:author="Zhang, Carol (MSHA)" w:date="2019-08-23T09:2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44F53" w:rsidRPr="00A32854">
              <w:rPr>
                <w:rFonts w:hint="eastAsia"/>
                <w:b/>
              </w:rPr>
              <w:t>0</w:t>
            </w:r>
            <w:r w:rsidR="00C44F53" w:rsidRPr="00A32854">
              <w:rPr>
                <w:b/>
              </w:rPr>
              <w:t>x0001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0F4C5C" w:rsidP="006A6C10">
            <w:pPr>
              <w:jc w:val="center"/>
              <w:rPr>
                <w:b/>
              </w:rPr>
            </w:pPr>
            <w:ins w:id="7758" w:author="Zhang, Carol (MSHA)" w:date="2019-08-23T09:2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759" w:author="Zhang, Carol (MSHA)" w:date="2019-08-23T09:29:00Z">
              <w:r w:rsidR="00C44F53" w:rsidDel="000F4C5C">
                <w:rPr>
                  <w:rFonts w:hint="eastAsia"/>
                  <w:b/>
                </w:rPr>
                <w:delText>数据长度</w:delText>
              </w:r>
              <w:r w:rsidR="00C44F53" w:rsidDel="000F4C5C">
                <w:rPr>
                  <w:rFonts w:hint="eastAsia"/>
                  <w:b/>
                </w:rPr>
                <w:delText>=</w:delText>
              </w:r>
            </w:del>
            <w:r w:rsidR="00C44F53">
              <w:rPr>
                <w:b/>
              </w:rPr>
              <w:t>0x000</w:t>
            </w:r>
            <w:r w:rsidR="00C44F53">
              <w:rPr>
                <w:rFonts w:hint="eastAsia"/>
                <w:b/>
              </w:rPr>
              <w:t>4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C44F53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 w:rsidRPr="008E4FA8">
              <w:rPr>
                <w:color w:val="0000FF"/>
                <w:u w:val="single"/>
              </w:rPr>
              <w:instrText xml:space="preserve"> REF _Ref490743501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7760" w:author="Zhang, Carol (MSHA)" w:date="2019-12-11T16:14:00Z">
              <w:r w:rsidR="00B2321A" w:rsidRPr="00B2321A">
                <w:rPr>
                  <w:color w:val="0000FF"/>
                  <w:u w:val="single"/>
                  <w:rPrChange w:id="7761" w:author="Zhang, Carol (MSHA)" w:date="2019-12-11T16:14:00Z">
                    <w:rPr/>
                  </w:rPrChange>
                </w:rPr>
                <w:t>Sensor Mask</w:t>
              </w:r>
            </w:ins>
            <w:del w:id="77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Sensor Mask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 w:rsidRPr="00EB2292">
              <w:rPr>
                <w:rFonts w:hint="eastAsia"/>
                <w:b/>
              </w:rPr>
              <w:t>(</w:t>
            </w:r>
            <w:r w:rsidRPr="00EB2292">
              <w:rPr>
                <w:b/>
              </w:rPr>
              <w:t>4byte</w:t>
            </w:r>
            <w:r w:rsidRPr="00EB2292">
              <w:rPr>
                <w:rFonts w:hint="eastAsia"/>
                <w:b/>
              </w:rPr>
              <w:t>)</w:t>
            </w:r>
          </w:p>
        </w:tc>
      </w:tr>
    </w:tbl>
    <w:p w:rsidR="00C44F53" w:rsidRPr="005848FC" w:rsidRDefault="00C44F53" w:rsidP="00C44F53">
      <w:pPr>
        <w:pStyle w:val="a7"/>
        <w:ind w:left="840" w:firstLineChars="0" w:firstLine="0"/>
      </w:pPr>
    </w:p>
    <w:p w:rsidR="00C44F53" w:rsidRDefault="00C44F53" w:rsidP="00C44F5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44F53" w:rsidRDefault="00C44F53" w:rsidP="00C44F53">
      <w:pPr>
        <w:pStyle w:val="a7"/>
        <w:ind w:left="840" w:firstLineChars="0" w:firstLine="0"/>
        <w:rPr>
          <w:ins w:id="7763" w:author="Zhang, Carol (MSHA)" w:date="2019-08-23T09:46:00Z"/>
        </w:rPr>
      </w:pPr>
      <w:r>
        <w:rPr>
          <w:rFonts w:hint="eastAsia"/>
        </w:rPr>
        <w:t>正常返回：泵端返回自定义字段</w:t>
      </w:r>
      <w:r>
        <w:rPr>
          <w:rFonts w:hint="eastAsia"/>
        </w:rPr>
        <w:t>, sensor mask</w:t>
      </w:r>
      <w:r>
        <w:rPr>
          <w:rFonts w:hint="eastAsia"/>
        </w:rPr>
        <w:t>包含一个或多个传感器</w:t>
      </w:r>
      <w:r>
        <w:rPr>
          <w:rFonts w:hint="eastAsia"/>
        </w:rPr>
        <w:t>,</w:t>
      </w:r>
      <w:ins w:id="7764" w:author="Zhang, Carol (MSHA)" w:date="2019-08-26T14:28:00Z">
        <w:r w:rsidR="002657EB">
          <w:t xml:space="preserve"> </w:t>
        </w:r>
      </w:ins>
      <w:r>
        <w:rPr>
          <w:rFonts w:hint="eastAsia"/>
        </w:rPr>
        <w:t>sensor status</w:t>
      </w:r>
      <w:r>
        <w:rPr>
          <w:rFonts w:hint="eastAsia"/>
        </w:rPr>
        <w:t>为</w:t>
      </w:r>
      <w:r>
        <w:rPr>
          <w:rFonts w:hint="eastAsia"/>
        </w:rPr>
        <w:t>sensor mask</w:t>
      </w:r>
      <w:r>
        <w:rPr>
          <w:rFonts w:hint="eastAsia"/>
        </w:rPr>
        <w:t>对应的传感器的状态</w:t>
      </w:r>
      <w:del w:id="7765" w:author="Zhang, Carol (MSHA)" w:date="2019-08-23T09:46:00Z">
        <w:r w:rsidDel="00F042A1">
          <w:rPr>
            <w:rFonts w:hint="eastAsia"/>
          </w:rPr>
          <w:delText>：</w:delText>
        </w:r>
      </w:del>
      <w:ins w:id="7766" w:author="Zhang, Carol (MSHA)" w:date="2019-08-23T09:46:00Z">
        <w:r w:rsidR="00F042A1">
          <w:rPr>
            <w:rFonts w:hint="eastAsia"/>
          </w:rPr>
          <w:t>。</w:t>
        </w:r>
      </w:ins>
    </w:p>
    <w:p w:rsidR="00F042A1" w:rsidRPr="007C5C83" w:rsidRDefault="00F042A1" w:rsidP="00F042A1">
      <w:pPr>
        <w:pStyle w:val="a7"/>
        <w:ind w:left="840" w:firstLineChars="0" w:firstLine="0"/>
        <w:rPr>
          <w:ins w:id="7767" w:author="Zhang, Carol (MSHA)" w:date="2019-08-23T09:46:00Z"/>
        </w:rPr>
      </w:pPr>
      <w:ins w:id="7768" w:author="Zhang, Carol (MSHA)" w:date="2019-08-23T09:46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sensor mask</w:t>
        </w:r>
      </w:ins>
      <w:ins w:id="7769" w:author="Zhang, Carol (MSHA)" w:date="2019-08-23T11:01:00Z">
        <w:r w:rsidR="00713B39">
          <w:t xml:space="preserve"> </w:t>
        </w:r>
      </w:ins>
      <w:ins w:id="7770" w:author="Zhang, Carol (MSHA)" w:date="2019-08-23T09:48:00Z">
        <w:r>
          <w:t>(each bit stands for a sensor)</w:t>
        </w:r>
      </w:ins>
      <w:ins w:id="7771" w:author="Zhang, Carol (MSHA)" w:date="2019-08-23T09:46:00Z">
        <w:r>
          <w:t xml:space="preserve"> and sensor status</w:t>
        </w:r>
      </w:ins>
      <w:ins w:id="7772" w:author="Zhang, Carol (MSHA)" w:date="2019-08-23T09:48:00Z">
        <w:r>
          <w:t xml:space="preserve">(each bit stands for the corresponding sensor </w:t>
        </w:r>
        <w:r>
          <w:lastRenderedPageBreak/>
          <w:t>status)</w:t>
        </w:r>
      </w:ins>
      <w:ins w:id="7773" w:author="Zhang, Carol (MSHA)" w:date="2019-08-23T09:46:00Z">
        <w:r>
          <w:t>.</w:t>
        </w:r>
      </w:ins>
      <w:ins w:id="7774" w:author="Zhang, Carol (MSHA)" w:date="2019-08-23T09:47:00Z">
        <w:r>
          <w:t xml:space="preserve"> </w:t>
        </w:r>
      </w:ins>
    </w:p>
    <w:p w:rsidR="00F042A1" w:rsidRDefault="00F042A1" w:rsidP="00C44F53">
      <w:pPr>
        <w:pStyle w:val="a7"/>
        <w:ind w:left="840" w:firstLineChars="0" w:firstLine="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C44F53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17295A" w:rsidRDefault="00C44F5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44F53" w:rsidRPr="00513A48" w:rsidRDefault="00C44F5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713B39" w:rsidP="006A6C10">
            <w:pPr>
              <w:jc w:val="center"/>
              <w:rPr>
                <w:b/>
              </w:rPr>
            </w:pPr>
            <w:ins w:id="7775" w:author="Zhang, Carol (MSHA)" w:date="2019-08-23T11:01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44F53" w:rsidRPr="00A32854">
              <w:rPr>
                <w:rFonts w:hint="eastAsia"/>
                <w:b/>
              </w:rPr>
              <w:t>0</w:t>
            </w:r>
            <w:r w:rsidR="00C44F53" w:rsidRPr="00A32854">
              <w:rPr>
                <w:b/>
              </w:rPr>
              <w:t>x0001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713B39" w:rsidP="006A6C10">
            <w:pPr>
              <w:jc w:val="center"/>
              <w:rPr>
                <w:b/>
              </w:rPr>
            </w:pPr>
            <w:ins w:id="7776" w:author="Zhang, Carol (MSHA)" w:date="2019-08-23T11:01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777" w:author="Zhang, Carol (MSHA)" w:date="2019-08-23T11:01:00Z">
              <w:r w:rsidR="00C44F53" w:rsidDel="00713B39">
                <w:rPr>
                  <w:rFonts w:hint="eastAsia"/>
                  <w:b/>
                </w:rPr>
                <w:delText>数据长度</w:delText>
              </w:r>
              <w:r w:rsidR="00C44F53" w:rsidDel="00713B39">
                <w:rPr>
                  <w:rFonts w:hint="eastAsia"/>
                  <w:b/>
                </w:rPr>
                <w:delText>=</w:delText>
              </w:r>
            </w:del>
            <w:r w:rsidR="00C44F53">
              <w:rPr>
                <w:b/>
              </w:rPr>
              <w:t>0x0008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Default="00C44F53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 w:rsidRPr="008E4FA8">
              <w:rPr>
                <w:color w:val="0000FF"/>
                <w:u w:val="single"/>
              </w:rPr>
              <w:instrText xml:space="preserve"> REF _Ref490743501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7778" w:author="Zhang, Carol (MSHA)" w:date="2019-12-11T16:14:00Z">
              <w:r w:rsidR="00B2321A" w:rsidRPr="00B2321A">
                <w:rPr>
                  <w:color w:val="0000FF"/>
                  <w:u w:val="single"/>
                  <w:rPrChange w:id="7779" w:author="Zhang, Carol (MSHA)" w:date="2019-12-11T16:14:00Z">
                    <w:rPr/>
                  </w:rPrChange>
                </w:rPr>
                <w:t>Sensor Mask</w:t>
              </w:r>
            </w:ins>
            <w:del w:id="77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Sensor Mask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 w:rsidRPr="00EB2292">
              <w:rPr>
                <w:rFonts w:hint="eastAsia"/>
                <w:b/>
              </w:rPr>
              <w:t>(</w:t>
            </w:r>
            <w:r w:rsidRPr="00EB2292">
              <w:rPr>
                <w:b/>
              </w:rPr>
              <w:t>4byte</w:t>
            </w:r>
            <w:r w:rsidRPr="00EB2292">
              <w:rPr>
                <w:rFonts w:hint="eastAsia"/>
                <w:b/>
              </w:rPr>
              <w:t>)</w:t>
            </w:r>
          </w:p>
        </w:tc>
      </w:tr>
      <w:tr w:rsidR="00C44F53" w:rsidTr="006A6C10">
        <w:tc>
          <w:tcPr>
            <w:tcW w:w="7792" w:type="dxa"/>
            <w:gridSpan w:val="16"/>
          </w:tcPr>
          <w:p w:rsidR="00C44F53" w:rsidRPr="00427315" w:rsidRDefault="00C44F53" w:rsidP="006A6C10">
            <w:pPr>
              <w:jc w:val="center"/>
              <w:rPr>
                <w:color w:val="0000FF"/>
                <w:u w:val="single"/>
              </w:rPr>
            </w:pPr>
            <w:r w:rsidRPr="00427315">
              <w:rPr>
                <w:color w:val="0000FF"/>
                <w:u w:val="single"/>
              </w:rPr>
              <w:fldChar w:fldCharType="begin"/>
            </w:r>
            <w:r w:rsidRPr="00427315">
              <w:rPr>
                <w:color w:val="0000FF"/>
                <w:u w:val="single"/>
              </w:rPr>
              <w:instrText xml:space="preserve"> REF _Ref487101643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427315">
              <w:rPr>
                <w:color w:val="0000FF"/>
                <w:u w:val="single"/>
              </w:rPr>
            </w:r>
            <w:r w:rsidRPr="00427315">
              <w:rPr>
                <w:color w:val="0000FF"/>
                <w:u w:val="single"/>
              </w:rPr>
              <w:fldChar w:fldCharType="separate"/>
            </w:r>
            <w:ins w:id="7781" w:author="Zhang, Carol (MSHA)" w:date="2019-12-11T16:14:00Z">
              <w:r w:rsidR="00B2321A" w:rsidRPr="00B2321A">
                <w:rPr>
                  <w:color w:val="0000FF"/>
                  <w:u w:val="single"/>
                  <w:rPrChange w:id="7782" w:author="Zhang, Carol (MSHA)" w:date="2019-12-11T16:14:00Z">
                    <w:rPr/>
                  </w:rPrChange>
                </w:rPr>
                <w:t>Sensor Status</w:t>
              </w:r>
            </w:ins>
            <w:del w:id="77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Sensor Status</w:delText>
              </w:r>
            </w:del>
            <w:r w:rsidRPr="00427315">
              <w:rPr>
                <w:color w:val="0000FF"/>
                <w:u w:val="single"/>
              </w:rPr>
              <w:fldChar w:fldCharType="end"/>
            </w:r>
            <w:r w:rsidRPr="00EB2292">
              <w:rPr>
                <w:rFonts w:hint="eastAsia"/>
                <w:b/>
              </w:rPr>
              <w:t>(</w:t>
            </w:r>
            <w:r w:rsidRPr="00EB2292">
              <w:rPr>
                <w:b/>
              </w:rPr>
              <w:t>4byte</w:t>
            </w:r>
            <w:r w:rsidRPr="00EB2292">
              <w:rPr>
                <w:rFonts w:hint="eastAsia"/>
                <w:b/>
              </w:rPr>
              <w:t>)</w:t>
            </w:r>
          </w:p>
        </w:tc>
      </w:tr>
    </w:tbl>
    <w:p w:rsidR="00C44F53" w:rsidDel="00713B39" w:rsidRDefault="00C44F53" w:rsidP="00C44F53">
      <w:pPr>
        <w:rPr>
          <w:del w:id="7784" w:author="Zhang, Carol (MSHA)" w:date="2019-08-23T11:01:00Z"/>
        </w:rPr>
      </w:pPr>
    </w:p>
    <w:p w:rsidR="002D56AA" w:rsidRDefault="002D56AA" w:rsidP="002D56AA"/>
    <w:p w:rsidR="00C04DD1" w:rsidRDefault="00C04DD1" w:rsidP="00C04DD1">
      <w:pPr>
        <w:pStyle w:val="2"/>
        <w:numPr>
          <w:ilvl w:val="1"/>
          <w:numId w:val="5"/>
        </w:numPr>
      </w:pPr>
      <w:bookmarkStart w:id="7785" w:name="_Ref487467144"/>
      <w:r>
        <w:t>G</w:t>
      </w:r>
      <w:r w:rsidRPr="00CF716F">
        <w:t>ET_INFUSION_</w:t>
      </w:r>
      <w:r>
        <w:t>MODE</w:t>
      </w:r>
      <w:bookmarkEnd w:id="7785"/>
    </w:p>
    <w:p w:rsidR="00C23538" w:rsidRDefault="00C04DD1" w:rsidP="00C04DD1">
      <w:pPr>
        <w:ind w:firstLine="420"/>
        <w:rPr>
          <w:ins w:id="7786" w:author="Zhang, Carol (MSHA)" w:date="2019-08-23T11:03:00Z"/>
        </w:rPr>
      </w:pPr>
      <w:r>
        <w:rPr>
          <w:rFonts w:ascii="宋体" w:hAnsi="宋体" w:hint="eastAsia"/>
        </w:rPr>
        <w:t>设置输注模式</w:t>
      </w:r>
      <w:ins w:id="7787" w:author="Zhang, Carol (MSHA)" w:date="2019-08-23T11:03:00Z">
        <w:r w:rsidR="00C23538">
          <w:rPr>
            <w:rFonts w:hint="eastAsia"/>
          </w:rPr>
          <w:t>。</w:t>
        </w:r>
      </w:ins>
    </w:p>
    <w:p w:rsidR="00C04DD1" w:rsidRDefault="00C23538" w:rsidP="00C04DD1">
      <w:pPr>
        <w:ind w:firstLine="420"/>
      </w:pPr>
      <w:ins w:id="7788" w:author="Zhang, Carol (MSHA)" w:date="2019-08-23T11:03:00Z">
        <w:r>
          <w:rPr>
            <w:rFonts w:hint="eastAsia"/>
          </w:rPr>
          <w:t>Get the infusion mode.</w:t>
        </w:r>
      </w:ins>
      <w:del w:id="7789" w:author="Zhang, Carol (MSHA)" w:date="2019-08-23T11:03:00Z">
        <w:r w:rsidR="00C04DD1" w:rsidDel="00C23538">
          <w:rPr>
            <w:rFonts w:hint="eastAsia"/>
          </w:rPr>
          <w:delText>：</w:delText>
        </w:r>
      </w:del>
    </w:p>
    <w:p w:rsidR="00C04DD1" w:rsidRDefault="00C04DD1" w:rsidP="00C04DD1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C04DD1" w:rsidRDefault="00C04DD1" w:rsidP="00C04DD1">
      <w:pPr>
        <w:pStyle w:val="a7"/>
        <w:ind w:left="840" w:firstLineChars="0" w:firstLine="0"/>
        <w:rPr>
          <w:ins w:id="7790" w:author="Zhang, Carol (MSHA)" w:date="2019-08-23T11:0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23538" w:rsidRDefault="00C23538" w:rsidP="00C04DD1">
      <w:pPr>
        <w:pStyle w:val="a7"/>
        <w:ind w:left="840" w:firstLineChars="0" w:firstLine="0"/>
      </w:pPr>
      <w:ins w:id="7791" w:author="Zhang, Carol (MSHA)" w:date="2019-08-23T11:0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04DD1" w:rsidRDefault="00C04DD1" w:rsidP="00C04DD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657EB" w:rsidRDefault="00C04DD1">
      <w:pPr>
        <w:pStyle w:val="a7"/>
        <w:ind w:left="840" w:firstLineChars="0" w:firstLine="0"/>
        <w:rPr>
          <w:ins w:id="7792" w:author="Zhang, Carol (MSHA)" w:date="2019-08-26T14:29:00Z"/>
        </w:rPr>
      </w:pPr>
      <w:r>
        <w:rPr>
          <w:rFonts w:hint="eastAsia"/>
        </w:rPr>
        <w:t>正常返回：泵端返回自定义字段</w:t>
      </w:r>
      <w:del w:id="7793" w:author="Zhang, Carol (MSHA)" w:date="2019-08-23T11:03:00Z">
        <w:r w:rsidDel="00C23538">
          <w:rPr>
            <w:rFonts w:hint="eastAsia"/>
          </w:rPr>
          <w:delText>如下</w:delText>
        </w:r>
      </w:del>
      <w:ins w:id="7794" w:author="Zhang, Carol (MSHA)" w:date="2019-08-23T11:03:00Z">
        <w:r w:rsidR="00C23538">
          <w:rPr>
            <w:rFonts w:hint="eastAsia"/>
          </w:rPr>
          <w:t xml:space="preserve">, </w:t>
        </w:r>
        <w:r w:rsidR="00C23538">
          <w:rPr>
            <w:rFonts w:hint="eastAsia"/>
          </w:rPr>
          <w:t>包含</w:t>
        </w:r>
      </w:ins>
      <w:ins w:id="7795" w:author="Zhang, Carol (MSHA)" w:date="2019-08-26T14:29:00Z">
        <w:r w:rsidR="002657EB">
          <w:rPr>
            <w:rFonts w:hint="eastAsia"/>
          </w:rPr>
          <w:t>输注模式。</w:t>
        </w:r>
      </w:ins>
    </w:p>
    <w:p w:rsidR="00C04DD1" w:rsidRDefault="002657EB">
      <w:pPr>
        <w:pStyle w:val="a7"/>
        <w:ind w:left="840" w:firstLineChars="0" w:firstLine="0"/>
      </w:pPr>
      <w:ins w:id="7796" w:author="Zhang, Carol (MSHA)" w:date="2019-08-26T14:29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  <w:r>
          <w:rPr>
            <w:rFonts w:hint="eastAsia"/>
          </w:rPr>
          <w:t>infusion</w:t>
        </w:r>
        <w:r>
          <w:t xml:space="preserve"> mode.</w:t>
        </w:r>
      </w:ins>
      <w:del w:id="7797" w:author="Zhang, Carol (MSHA)" w:date="2019-08-26T14:29:00Z">
        <w:r w:rsidR="00C04DD1" w:rsidDel="002657EB">
          <w:rPr>
            <w:rFonts w:hint="eastAsia"/>
          </w:rPr>
          <w:delText>：</w:delText>
        </w:r>
      </w:del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C04DD1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17295A" w:rsidRDefault="00C04DD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4DD1" w:rsidRPr="00513A48" w:rsidRDefault="00C04DD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04DD1" w:rsidTr="006A6C10">
        <w:trPr>
          <w:jc w:val="center"/>
        </w:trPr>
        <w:tc>
          <w:tcPr>
            <w:tcW w:w="7992" w:type="dxa"/>
            <w:gridSpan w:val="17"/>
          </w:tcPr>
          <w:p w:rsidR="00C04DD1" w:rsidRDefault="00C23538" w:rsidP="006A6C10">
            <w:pPr>
              <w:jc w:val="center"/>
              <w:rPr>
                <w:b/>
              </w:rPr>
            </w:pPr>
            <w:ins w:id="7798" w:author="Zhang, Carol (MSHA)" w:date="2019-08-23T11:0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04DD1">
              <w:rPr>
                <w:rFonts w:hint="eastAsia"/>
                <w:b/>
              </w:rPr>
              <w:t>0x00</w:t>
            </w:r>
            <w:r w:rsidR="00C04DD1">
              <w:rPr>
                <w:b/>
              </w:rPr>
              <w:t>01</w:t>
            </w:r>
          </w:p>
        </w:tc>
      </w:tr>
      <w:tr w:rsidR="00C04DD1" w:rsidTr="006A6C10">
        <w:trPr>
          <w:jc w:val="center"/>
        </w:trPr>
        <w:tc>
          <w:tcPr>
            <w:tcW w:w="7992" w:type="dxa"/>
            <w:gridSpan w:val="17"/>
          </w:tcPr>
          <w:p w:rsidR="00C04DD1" w:rsidRDefault="00C23538" w:rsidP="006A6C10">
            <w:pPr>
              <w:jc w:val="center"/>
              <w:rPr>
                <w:b/>
              </w:rPr>
            </w:pPr>
            <w:ins w:id="7799" w:author="Zhang, Carol (MSHA)" w:date="2019-08-23T11:0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C04DD1">
              <w:rPr>
                <w:rFonts w:hint="eastAsia"/>
                <w:b/>
              </w:rPr>
              <w:t>0x00</w:t>
            </w:r>
            <w:r w:rsidR="00C04DD1">
              <w:rPr>
                <w:b/>
              </w:rPr>
              <w:t>01</w:t>
            </w:r>
          </w:p>
        </w:tc>
      </w:tr>
      <w:tr w:rsidR="00C04DD1" w:rsidTr="006A6C10">
        <w:trPr>
          <w:gridAfter w:val="8"/>
          <w:wAfter w:w="4164" w:type="dxa"/>
          <w:trHeight w:val="127"/>
          <w:jc w:val="center"/>
        </w:trPr>
        <w:tc>
          <w:tcPr>
            <w:tcW w:w="3828" w:type="dxa"/>
            <w:gridSpan w:val="9"/>
          </w:tcPr>
          <w:p w:rsidR="00C04DD1" w:rsidRPr="0083720F" w:rsidRDefault="00C04DD1" w:rsidP="006A6C10">
            <w:pPr>
              <w:jc w:val="center"/>
              <w:rPr>
                <w:color w:val="0000FF"/>
              </w:rPr>
            </w:pPr>
            <w:r w:rsidRPr="0083720F">
              <w:rPr>
                <w:color w:val="0000FF"/>
                <w:u w:val="single"/>
              </w:rPr>
              <w:fldChar w:fldCharType="begin"/>
            </w:r>
            <w:r w:rsidRPr="0083720F">
              <w:rPr>
                <w:color w:val="0000FF"/>
              </w:rPr>
              <w:instrText xml:space="preserve"> REF _Ref485214698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83720F">
              <w:rPr>
                <w:color w:val="0000FF"/>
                <w:u w:val="single"/>
              </w:rPr>
            </w:r>
            <w:r w:rsidRPr="0083720F">
              <w:rPr>
                <w:color w:val="0000FF"/>
                <w:u w:val="single"/>
              </w:rPr>
              <w:fldChar w:fldCharType="separate"/>
            </w:r>
            <w:ins w:id="7800" w:author="Zhang, Carol (MSHA)" w:date="2019-12-11T16:14:00Z">
              <w:r w:rsidR="00B2321A" w:rsidRPr="00B2321A">
                <w:rPr>
                  <w:color w:val="0000FF"/>
                  <w:u w:val="single"/>
                  <w:rPrChange w:id="7801" w:author="Zhang, Carol (MSHA)" w:date="2019-12-11T16:14:00Z">
                    <w:rPr/>
                  </w:rPrChange>
                </w:rPr>
                <w:t>Infusion Mode</w:t>
              </w:r>
            </w:ins>
            <w:del w:id="780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Infusion Mode</w:delText>
              </w:r>
            </w:del>
            <w:r w:rsidRPr="0083720F">
              <w:rPr>
                <w:color w:val="0000FF"/>
                <w:u w:val="single"/>
              </w:rPr>
              <w:fldChar w:fldCharType="end"/>
            </w:r>
          </w:p>
        </w:tc>
      </w:tr>
    </w:tbl>
    <w:p w:rsidR="00C04DD1" w:rsidRPr="002657EB" w:rsidDel="002657EB" w:rsidRDefault="00C04DD1">
      <w:pPr>
        <w:rPr>
          <w:del w:id="7803" w:author="Zhang, Carol (MSHA)" w:date="2019-08-26T14:29:00Z"/>
          <w:color w:val="0000FF"/>
          <w:u w:val="single"/>
          <w:rPrChange w:id="7804" w:author="Zhang, Carol (MSHA)" w:date="2019-08-26T14:29:00Z">
            <w:rPr>
              <w:del w:id="7805" w:author="Zhang, Carol (MSHA)" w:date="2019-08-26T14:29:00Z"/>
            </w:rPr>
          </w:rPrChange>
        </w:rPr>
        <w:pPrChange w:id="7806" w:author="Zhang, Carol (MSHA)" w:date="2019-08-26T14:29:00Z">
          <w:pPr>
            <w:pStyle w:val="a7"/>
            <w:ind w:left="1260" w:firstLineChars="0" w:firstLine="0"/>
          </w:pPr>
        </w:pPrChange>
      </w:pPr>
    </w:p>
    <w:p w:rsidR="00C44F53" w:rsidRDefault="00C44F53" w:rsidP="002D56AA"/>
    <w:p w:rsidR="00493DE7" w:rsidRDefault="00493DE7" w:rsidP="00493DE7">
      <w:pPr>
        <w:pStyle w:val="2"/>
        <w:numPr>
          <w:ilvl w:val="1"/>
          <w:numId w:val="5"/>
        </w:numPr>
      </w:pPr>
      <w:bookmarkStart w:id="7807" w:name="_Ref487467179"/>
      <w:r>
        <w:t>GET_BRAND</w:t>
      </w:r>
      <w:bookmarkEnd w:id="7807"/>
    </w:p>
    <w:p w:rsidR="00493DE7" w:rsidRDefault="00493DE7" w:rsidP="00493DE7">
      <w:pPr>
        <w:ind w:firstLine="420"/>
        <w:rPr>
          <w:ins w:id="7808" w:author="Zhang, Carol (MSHA)" w:date="2019-08-26T14:30:00Z"/>
        </w:rPr>
      </w:pPr>
      <w:r>
        <w:rPr>
          <w:rFonts w:hint="eastAsia"/>
        </w:rPr>
        <w:t>读注射器</w:t>
      </w:r>
      <w:r w:rsidR="000667D0">
        <w:rPr>
          <w:rFonts w:hint="eastAsia"/>
        </w:rPr>
        <w:t>或输液管路</w:t>
      </w:r>
      <w:r>
        <w:rPr>
          <w:rFonts w:hint="eastAsia"/>
        </w:rPr>
        <w:t>品牌</w:t>
      </w:r>
      <w:ins w:id="7809" w:author="Zhang, Carol (MSHA)" w:date="2019-08-26T14:30:00Z">
        <w:r w:rsidR="002657EB">
          <w:rPr>
            <w:rFonts w:hint="eastAsia"/>
          </w:rPr>
          <w:t>。</w:t>
        </w:r>
      </w:ins>
    </w:p>
    <w:p w:rsidR="002657EB" w:rsidRDefault="002657EB" w:rsidP="00493DE7">
      <w:pPr>
        <w:ind w:firstLine="420"/>
      </w:pPr>
      <w:ins w:id="7810" w:author="Zhang, Carol (MSHA)" w:date="2019-08-26T14:30:00Z">
        <w:r>
          <w:t>Get the syringe or tube brand.</w:t>
        </w:r>
      </w:ins>
    </w:p>
    <w:p w:rsidR="00493DE7" w:rsidRDefault="00493DE7" w:rsidP="00493DE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93DE7" w:rsidRDefault="00493DE7" w:rsidP="00493DE7">
      <w:pPr>
        <w:pStyle w:val="a7"/>
        <w:ind w:left="840" w:firstLineChars="0" w:firstLine="0"/>
        <w:rPr>
          <w:ins w:id="7811" w:author="Zhang, Carol (MSHA)" w:date="2019-08-26T14:30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2657EB" w:rsidRDefault="002657EB" w:rsidP="00493DE7">
      <w:pPr>
        <w:pStyle w:val="a7"/>
        <w:ind w:left="840" w:firstLineChars="0" w:firstLine="0"/>
      </w:pPr>
      <w:ins w:id="7812" w:author="Zhang, Carol (MSHA)" w:date="2019-08-26T14:30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493DE7" w:rsidRDefault="00493DE7" w:rsidP="00493DE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93DE7" w:rsidRDefault="00493DE7" w:rsidP="00493DE7">
      <w:pPr>
        <w:pStyle w:val="a7"/>
        <w:ind w:left="840" w:firstLineChars="0" w:firstLine="0"/>
        <w:rPr>
          <w:ins w:id="7813" w:author="Zhang, Carol (MSHA)" w:date="2019-08-26T14:31:00Z"/>
        </w:rPr>
      </w:pPr>
      <w:r>
        <w:rPr>
          <w:rFonts w:hint="eastAsia"/>
        </w:rPr>
        <w:t>正常返回：泵端返回自定义字段</w:t>
      </w:r>
      <w:del w:id="7814" w:author="Zhang, Carol (MSHA)" w:date="2019-08-26T14:30:00Z">
        <w:r w:rsidDel="002657EB">
          <w:rPr>
            <w:rFonts w:hint="eastAsia"/>
          </w:rPr>
          <w:delText>如下：</w:delText>
        </w:r>
      </w:del>
      <w:ins w:id="7815" w:author="Zhang, Carol (MSHA)" w:date="2019-08-26T14:30:00Z">
        <w:r w:rsidR="002657EB">
          <w:rPr>
            <w:rFonts w:hint="eastAsia"/>
          </w:rPr>
          <w:t>，包含注射器</w:t>
        </w:r>
        <w:r w:rsidR="002657EB">
          <w:rPr>
            <w:rFonts w:hint="eastAsia"/>
          </w:rPr>
          <w:t>/</w:t>
        </w:r>
        <w:r w:rsidR="002657EB">
          <w:rPr>
            <w:rFonts w:hint="eastAsia"/>
          </w:rPr>
          <w:t>输液管路品牌</w:t>
        </w:r>
      </w:ins>
      <w:ins w:id="7816" w:author="Zhang, Carol (MSHA)" w:date="2019-08-26T14:31:00Z">
        <w:r w:rsidR="002657EB">
          <w:rPr>
            <w:rFonts w:hint="eastAsia"/>
          </w:rPr>
          <w:t>。</w:t>
        </w:r>
      </w:ins>
    </w:p>
    <w:p w:rsidR="002657EB" w:rsidRDefault="002657EB" w:rsidP="00493DE7">
      <w:pPr>
        <w:pStyle w:val="a7"/>
        <w:ind w:left="840" w:firstLineChars="0" w:firstLine="0"/>
      </w:pPr>
      <w:ins w:id="7817" w:author="Zhang, Carol (MSHA)" w:date="2019-08-26T14:31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syringe or tube brand.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493DE7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17295A" w:rsidRDefault="00493DE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93DE7" w:rsidRPr="00513A48" w:rsidRDefault="00493DE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93DE7" w:rsidTr="006A6C10">
        <w:trPr>
          <w:jc w:val="center"/>
        </w:trPr>
        <w:tc>
          <w:tcPr>
            <w:tcW w:w="7992" w:type="dxa"/>
            <w:gridSpan w:val="17"/>
          </w:tcPr>
          <w:p w:rsidR="00493DE7" w:rsidRDefault="002657EB" w:rsidP="006A6C10">
            <w:pPr>
              <w:jc w:val="center"/>
              <w:rPr>
                <w:b/>
              </w:rPr>
            </w:pPr>
            <w:ins w:id="7818" w:author="Zhang, Carol (MSHA)" w:date="2019-08-26T14:31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493DE7">
              <w:rPr>
                <w:rFonts w:hint="eastAsia"/>
                <w:b/>
              </w:rPr>
              <w:t>0x00</w:t>
            </w:r>
            <w:r w:rsidR="00493DE7">
              <w:rPr>
                <w:b/>
              </w:rPr>
              <w:t>01</w:t>
            </w:r>
          </w:p>
        </w:tc>
      </w:tr>
      <w:tr w:rsidR="00493DE7" w:rsidTr="006A6C10">
        <w:trPr>
          <w:jc w:val="center"/>
        </w:trPr>
        <w:tc>
          <w:tcPr>
            <w:tcW w:w="7992" w:type="dxa"/>
            <w:gridSpan w:val="17"/>
          </w:tcPr>
          <w:p w:rsidR="00493DE7" w:rsidRDefault="002657EB" w:rsidP="006A6C10">
            <w:pPr>
              <w:jc w:val="center"/>
              <w:rPr>
                <w:b/>
              </w:rPr>
            </w:pPr>
            <w:ins w:id="7819" w:author="Zhang, Carol (MSHA)" w:date="2019-08-26T14:31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493DE7">
              <w:rPr>
                <w:rFonts w:hint="eastAsia"/>
                <w:b/>
              </w:rPr>
              <w:t>0x00</w:t>
            </w:r>
            <w:r w:rsidR="00493DE7">
              <w:rPr>
                <w:b/>
              </w:rPr>
              <w:t>01</w:t>
            </w:r>
          </w:p>
        </w:tc>
      </w:tr>
      <w:tr w:rsidR="00493DE7" w:rsidRPr="00FC61D1" w:rsidTr="006A6C10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493DE7" w:rsidRPr="00CB643E" w:rsidRDefault="00493DE7" w:rsidP="006A6C10">
            <w:pPr>
              <w:jc w:val="center"/>
              <w:rPr>
                <w:color w:val="0000FF"/>
                <w:u w:val="single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7820" w:author="Zhang, Carol (MSHA)" w:date="2019-12-11T16:14:00Z">
              <w:r w:rsidR="00B2321A" w:rsidRPr="00B2321A">
                <w:rPr>
                  <w:color w:val="0000FF"/>
                  <w:u w:val="single"/>
                  <w:rPrChange w:id="7821" w:author="Zhang, Carol (MSHA)" w:date="2019-12-11T16:14:00Z">
                    <w:rPr/>
                  </w:rPrChange>
                </w:rPr>
                <w:t>Brand</w:t>
              </w:r>
            </w:ins>
            <w:del w:id="78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C44F53" w:rsidRDefault="00C44F53" w:rsidP="002D56AA"/>
    <w:p w:rsidR="00C44F53" w:rsidRDefault="00C44F53" w:rsidP="002D56AA"/>
    <w:p w:rsidR="00C40733" w:rsidRDefault="00C40733" w:rsidP="00C40733">
      <w:pPr>
        <w:pStyle w:val="2"/>
        <w:numPr>
          <w:ilvl w:val="1"/>
          <w:numId w:val="5"/>
        </w:numPr>
      </w:pPr>
      <w:bookmarkStart w:id="7823" w:name="_Ref487467220"/>
      <w:r>
        <w:lastRenderedPageBreak/>
        <w:t>GET_DOSE_UINT</w:t>
      </w:r>
      <w:bookmarkEnd w:id="7823"/>
    </w:p>
    <w:p w:rsidR="00C40733" w:rsidRDefault="00C40733" w:rsidP="00C40733">
      <w:pPr>
        <w:ind w:firstLine="420"/>
        <w:rPr>
          <w:ins w:id="7824" w:author="Zhang, Carol (MSHA)" w:date="2019-08-26T14:31:00Z"/>
        </w:rPr>
      </w:pPr>
      <w:r>
        <w:rPr>
          <w:rFonts w:hint="eastAsia"/>
        </w:rPr>
        <w:t>读</w:t>
      </w:r>
      <w:r w:rsidRPr="001E5E43">
        <w:rPr>
          <w:rFonts w:hint="eastAsia"/>
        </w:rPr>
        <w:t>剂量单位</w:t>
      </w:r>
      <w:ins w:id="7825" w:author="Zhang, Carol (MSHA)" w:date="2019-08-26T14:31:00Z">
        <w:r w:rsidR="002657EB">
          <w:rPr>
            <w:rFonts w:hint="eastAsia"/>
          </w:rPr>
          <w:t>。</w:t>
        </w:r>
      </w:ins>
    </w:p>
    <w:p w:rsidR="002657EB" w:rsidRDefault="002657EB" w:rsidP="00C40733">
      <w:pPr>
        <w:ind w:firstLine="420"/>
      </w:pPr>
      <w:ins w:id="7826" w:author="Zhang, Carol (MSHA)" w:date="2019-08-26T14:31:00Z">
        <w:r>
          <w:rPr>
            <w:rFonts w:hint="eastAsia"/>
          </w:rPr>
          <w:t>Get the dose unit.</w:t>
        </w:r>
      </w:ins>
    </w:p>
    <w:p w:rsidR="00C40733" w:rsidRDefault="00C40733" w:rsidP="00C4073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657EB" w:rsidRDefault="00C40733" w:rsidP="002657EB">
      <w:pPr>
        <w:pStyle w:val="a7"/>
        <w:ind w:left="840" w:firstLineChars="0" w:firstLine="0"/>
        <w:rPr>
          <w:ins w:id="7827" w:author="Zhang, Carol (MSHA)" w:date="2019-08-26T14:31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40733" w:rsidRPr="001C7716" w:rsidRDefault="002657EB" w:rsidP="00C40733">
      <w:pPr>
        <w:pStyle w:val="a7"/>
        <w:ind w:left="840" w:firstLineChars="0" w:firstLine="0"/>
      </w:pPr>
      <w:ins w:id="7828" w:author="Zhang, Carol (MSHA)" w:date="2019-08-26T14:31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40733" w:rsidRDefault="00C40733" w:rsidP="00C4073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657EB" w:rsidRDefault="00C40733" w:rsidP="002657EB">
      <w:pPr>
        <w:pStyle w:val="a7"/>
        <w:ind w:left="840" w:firstLineChars="0" w:firstLine="0"/>
        <w:rPr>
          <w:ins w:id="7829" w:author="Zhang, Carol (MSHA)" w:date="2019-08-26T14:32:00Z"/>
        </w:rPr>
      </w:pPr>
      <w:r>
        <w:rPr>
          <w:rFonts w:hint="eastAsia"/>
        </w:rPr>
        <w:t>正常返回：</w:t>
      </w:r>
      <w:ins w:id="7830" w:author="Zhang, Carol (MSHA)" w:date="2019-08-26T14:32:00Z">
        <w:r w:rsidR="002657EB">
          <w:rPr>
            <w:rFonts w:hint="eastAsia"/>
          </w:rPr>
          <w:t>泵端返回自定义字段，包含剂量单位。</w:t>
        </w:r>
      </w:ins>
      <w:del w:id="7831" w:author="Zhang, Carol (MSHA)" w:date="2019-08-26T14:32:00Z">
        <w:r w:rsidDel="002657EB">
          <w:rPr>
            <w:rFonts w:hint="eastAsia"/>
          </w:rPr>
          <w:delText>自定义字段</w:delText>
        </w:r>
      </w:del>
    </w:p>
    <w:p w:rsidR="00C40733" w:rsidRDefault="002657EB" w:rsidP="00C40733">
      <w:pPr>
        <w:pStyle w:val="a7"/>
        <w:ind w:left="840" w:firstLineChars="0" w:firstLine="0"/>
      </w:pPr>
      <w:ins w:id="7832" w:author="Zhang, Carol (MSHA)" w:date="2019-08-26T14:32:00Z">
        <w:r>
          <w:t>Normal return: The pump returns a custom field</w:t>
        </w:r>
        <w:r w:rsidR="005165E5">
          <w:rPr>
            <w:rFonts w:hint="eastAsia"/>
          </w:rPr>
          <w:t xml:space="preserve">, </w:t>
        </w:r>
        <w:r>
          <w:rPr>
            <w:rFonts w:hint="eastAsia"/>
          </w:rPr>
          <w:t>including</w:t>
        </w:r>
        <w:r>
          <w:t xml:space="preserve"> the dose unit.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C40733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17295A" w:rsidRDefault="00C4073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40733" w:rsidRPr="00513A48" w:rsidRDefault="00C4073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40733" w:rsidTr="006A6C10">
        <w:trPr>
          <w:jc w:val="center"/>
        </w:trPr>
        <w:tc>
          <w:tcPr>
            <w:tcW w:w="7992" w:type="dxa"/>
            <w:gridSpan w:val="17"/>
          </w:tcPr>
          <w:p w:rsidR="00C40733" w:rsidRDefault="002657EB" w:rsidP="006A6C10">
            <w:pPr>
              <w:jc w:val="center"/>
              <w:rPr>
                <w:b/>
              </w:rPr>
            </w:pPr>
            <w:ins w:id="7833" w:author="Zhang, Carol (MSHA)" w:date="2019-08-26T14:3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40733">
              <w:rPr>
                <w:rFonts w:hint="eastAsia"/>
                <w:b/>
              </w:rPr>
              <w:t>0x00</w:t>
            </w:r>
            <w:r w:rsidR="00C40733">
              <w:rPr>
                <w:b/>
              </w:rPr>
              <w:t>01</w:t>
            </w:r>
          </w:p>
        </w:tc>
      </w:tr>
      <w:tr w:rsidR="00C40733" w:rsidTr="006A6C10">
        <w:trPr>
          <w:jc w:val="center"/>
        </w:trPr>
        <w:tc>
          <w:tcPr>
            <w:tcW w:w="7992" w:type="dxa"/>
            <w:gridSpan w:val="17"/>
          </w:tcPr>
          <w:p w:rsidR="00C40733" w:rsidRDefault="002657EB" w:rsidP="006A6C10">
            <w:pPr>
              <w:jc w:val="center"/>
              <w:rPr>
                <w:b/>
              </w:rPr>
            </w:pPr>
            <w:ins w:id="7834" w:author="Zhang, Carol (MSHA)" w:date="2019-08-26T14:32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C40733">
              <w:rPr>
                <w:rFonts w:hint="eastAsia"/>
                <w:b/>
              </w:rPr>
              <w:t>0x00</w:t>
            </w:r>
            <w:r w:rsidR="00C40733">
              <w:rPr>
                <w:b/>
              </w:rPr>
              <w:t>01</w:t>
            </w:r>
          </w:p>
        </w:tc>
      </w:tr>
      <w:tr w:rsidR="00C40733" w:rsidTr="006A6C10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C40733" w:rsidRPr="00E70E77" w:rsidRDefault="00C40733" w:rsidP="006A6C10">
            <w:pPr>
              <w:jc w:val="center"/>
              <w:rPr>
                <w:rStyle w:val="a9"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7835" w:author="Zhang, Carol (MSHA)" w:date="2019-12-11T16:14:00Z">
              <w:r w:rsidR="00B2321A" w:rsidRPr="00B2321A">
                <w:rPr>
                  <w:color w:val="0000FF"/>
                  <w:u w:val="single"/>
                  <w:rPrChange w:id="7836" w:author="Zhang, Carol (MSHA)" w:date="2019-12-11T16:14:00Z">
                    <w:rPr/>
                  </w:rPrChange>
                </w:rPr>
                <w:t>Dose Unit</w:t>
              </w:r>
            </w:ins>
            <w:del w:id="78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</w:tr>
    </w:tbl>
    <w:p w:rsidR="00C40733" w:rsidRPr="007D5323" w:rsidRDefault="00C40733" w:rsidP="00C40733">
      <w:pPr>
        <w:pStyle w:val="a7"/>
        <w:ind w:left="1260" w:firstLineChars="0" w:firstLine="0"/>
        <w:rPr>
          <w:color w:val="0000FF"/>
          <w:u w:val="single"/>
        </w:rPr>
      </w:pPr>
    </w:p>
    <w:p w:rsidR="00A32218" w:rsidRDefault="00A32218" w:rsidP="00A32218">
      <w:pPr>
        <w:pStyle w:val="2"/>
        <w:numPr>
          <w:ilvl w:val="1"/>
          <w:numId w:val="5"/>
        </w:numPr>
      </w:pPr>
      <w:bookmarkStart w:id="7838" w:name="_Ref488245017"/>
      <w:r>
        <w:t>G</w:t>
      </w:r>
      <w:r w:rsidRPr="00AD33B6">
        <w:t>ET_</w:t>
      </w:r>
      <w:r>
        <w:t>CURRENT_DRUG</w:t>
      </w:r>
      <w:bookmarkEnd w:id="7838"/>
    </w:p>
    <w:p w:rsidR="00A32218" w:rsidRDefault="00A32218" w:rsidP="00A32218">
      <w:pPr>
        <w:ind w:firstLine="420"/>
        <w:rPr>
          <w:ins w:id="7839" w:author="Zhang, Carol (MSHA)" w:date="2019-08-26T14:37:00Z"/>
        </w:rPr>
      </w:pPr>
      <w:r>
        <w:rPr>
          <w:rFonts w:hint="eastAsia"/>
        </w:rPr>
        <w:t>查询当前药名，在药名开关打开的情况下，输注界面显示当前正在输注的药名。</w:t>
      </w:r>
      <w:del w:id="7840" w:author="Zhang, Carol (MSHA)" w:date="2019-08-26T14:37:00Z">
        <w:r w:rsidDel="00E9657D">
          <w:rPr>
            <w:rFonts w:hint="eastAsia"/>
          </w:rPr>
          <w:delText>命令包含字段如下：</w:delText>
        </w:r>
      </w:del>
    </w:p>
    <w:p w:rsidR="00E9657D" w:rsidRDefault="00E9657D" w:rsidP="00A32218">
      <w:pPr>
        <w:ind w:firstLine="420"/>
      </w:pPr>
      <w:ins w:id="7841" w:author="Zhang, Carol (MSHA)" w:date="2019-08-26T14:37:00Z">
        <w:r>
          <w:rPr>
            <w:rFonts w:hint="eastAsia"/>
          </w:rPr>
          <w:t xml:space="preserve">Get the current drug. When the drug library switch is on, the infusion </w:t>
        </w:r>
        <w:r>
          <w:t>screen will show the drug</w:t>
        </w:r>
      </w:ins>
      <w:ins w:id="7842" w:author="Zhang, Carol (MSHA)" w:date="2019-08-26T14:38:00Z">
        <w:r w:rsidR="005165E5">
          <w:t xml:space="preserve"> name</w:t>
        </w:r>
      </w:ins>
      <w:ins w:id="7843" w:author="Zhang, Carol (MSHA)" w:date="2019-08-26T14:37:00Z">
        <w:r>
          <w:t>.</w:t>
        </w:r>
      </w:ins>
    </w:p>
    <w:p w:rsidR="00A32218" w:rsidRDefault="00A32218" w:rsidP="00A3221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32218" w:rsidRDefault="00A32218" w:rsidP="00A32218">
      <w:pPr>
        <w:pStyle w:val="a7"/>
        <w:ind w:left="840" w:firstLineChars="0" w:firstLine="0"/>
        <w:rPr>
          <w:ins w:id="7844" w:author="Zhang, Carol (MSHA)" w:date="2019-08-26T14:38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5165E5" w:rsidRPr="007564EC" w:rsidRDefault="005165E5" w:rsidP="00A32218">
      <w:pPr>
        <w:pStyle w:val="a7"/>
        <w:ind w:left="840" w:firstLineChars="0" w:firstLine="0"/>
      </w:pPr>
      <w:ins w:id="7845" w:author="Zhang, Carol (MSHA)" w:date="2019-08-26T14:38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A32218" w:rsidRPr="00737AB2" w:rsidRDefault="00A32218" w:rsidP="00A3221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32218" w:rsidRDefault="00A32218" w:rsidP="00A32218">
      <w:pPr>
        <w:pStyle w:val="a7"/>
        <w:ind w:left="840" w:firstLineChars="0" w:firstLine="0"/>
        <w:rPr>
          <w:ins w:id="7846" w:author="Zhang, Carol (MSHA)" w:date="2019-08-26T14:38:00Z"/>
        </w:rPr>
      </w:pPr>
      <w:r>
        <w:rPr>
          <w:rFonts w:hint="eastAsia"/>
        </w:rPr>
        <w:t>正常返回：泵端返回一个包含自定义字段的数据包，</w:t>
      </w:r>
      <w:del w:id="7847" w:author="Zhang, Carol (MSHA)" w:date="2019-08-26T14:38:00Z">
        <w:r w:rsidDel="005165E5">
          <w:rPr>
            <w:rFonts w:hint="eastAsia"/>
          </w:rPr>
          <w:delText>内容为</w:delText>
        </w:r>
      </w:del>
      <w:ins w:id="7848" w:author="Zhang, Carol (MSHA)" w:date="2019-08-26T14:38:00Z">
        <w:r w:rsidR="005165E5">
          <w:rPr>
            <w:rFonts w:hint="eastAsia"/>
          </w:rPr>
          <w:t>包含</w:t>
        </w:r>
      </w:ins>
      <w:r>
        <w:rPr>
          <w:rFonts w:hint="eastAsia"/>
        </w:rPr>
        <w:t>药名索引</w:t>
      </w:r>
      <w:ins w:id="7849" w:author="Zhang, Carol (MSHA)" w:date="2019-08-26T14:39:00Z">
        <w:r w:rsidR="005165E5">
          <w:rPr>
            <w:rFonts w:hint="eastAsia"/>
          </w:rPr>
          <w:t>(usho</w:t>
        </w:r>
      </w:ins>
      <w:ins w:id="7850" w:author="Zhang, Carol (MSHA)" w:date="2019-08-26T14:44:00Z">
        <w:r w:rsidR="005165E5">
          <w:t>rt</w:t>
        </w:r>
        <w:r w:rsidR="005165E5">
          <w:rPr>
            <w:rFonts w:hint="eastAsia"/>
          </w:rPr>
          <w:t>型数据</w:t>
        </w:r>
        <w:r w:rsidR="005165E5">
          <w:rPr>
            <w:rFonts w:hint="eastAsia"/>
          </w:rPr>
          <w:t>)</w:t>
        </w:r>
      </w:ins>
      <w:r>
        <w:rPr>
          <w:rFonts w:hint="eastAsia"/>
        </w:rPr>
        <w:t>。</w:t>
      </w:r>
    </w:p>
    <w:p w:rsidR="005165E5" w:rsidRPr="00301BD7" w:rsidRDefault="005165E5" w:rsidP="00A32218">
      <w:pPr>
        <w:pStyle w:val="a7"/>
        <w:ind w:left="840" w:firstLineChars="0" w:firstLine="0"/>
      </w:pPr>
      <w:ins w:id="7851" w:author="Zhang, Carol (MSHA)" w:date="2019-08-26T14:38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drug index</w:t>
        </w:r>
      </w:ins>
      <w:ins w:id="7852" w:author="Zhang, Carol (MSHA)" w:date="2019-08-26T16:28:00Z">
        <w:r w:rsidR="00B654A4">
          <w:rPr>
            <w:rFonts w:hint="eastAsia"/>
          </w:rPr>
          <w:t xml:space="preserve"> </w:t>
        </w:r>
      </w:ins>
      <w:ins w:id="7853" w:author="Zhang, Carol (MSHA)" w:date="2019-08-26T14:45:00Z">
        <w:r>
          <w:t>(ushort type)</w:t>
        </w:r>
      </w:ins>
      <w:ins w:id="7854" w:author="Zhang, Carol (MSHA)" w:date="2019-08-26T14:38:00Z">
        <w:r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32218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17295A" w:rsidRDefault="00A322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32218" w:rsidRPr="00513A48" w:rsidRDefault="00A322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32218" w:rsidTr="006A6C10">
        <w:tc>
          <w:tcPr>
            <w:tcW w:w="7792" w:type="dxa"/>
            <w:gridSpan w:val="17"/>
          </w:tcPr>
          <w:p w:rsidR="00A32218" w:rsidRDefault="005165E5" w:rsidP="006A6C10">
            <w:pPr>
              <w:jc w:val="center"/>
              <w:rPr>
                <w:b/>
              </w:rPr>
            </w:pPr>
            <w:ins w:id="7855" w:author="Zhang, Carol (MSHA)" w:date="2019-08-26T14:3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A32218" w:rsidRPr="00A32854">
              <w:rPr>
                <w:rFonts w:hint="eastAsia"/>
                <w:b/>
              </w:rPr>
              <w:t>0</w:t>
            </w:r>
            <w:r w:rsidR="00A32218" w:rsidRPr="00A32854">
              <w:rPr>
                <w:b/>
              </w:rPr>
              <w:t>x0001</w:t>
            </w:r>
          </w:p>
        </w:tc>
      </w:tr>
      <w:tr w:rsidR="00A32218" w:rsidTr="006A6C10">
        <w:tc>
          <w:tcPr>
            <w:tcW w:w="7792" w:type="dxa"/>
            <w:gridSpan w:val="17"/>
          </w:tcPr>
          <w:p w:rsidR="00A32218" w:rsidRDefault="005165E5" w:rsidP="006A6C10">
            <w:pPr>
              <w:jc w:val="center"/>
              <w:rPr>
                <w:b/>
              </w:rPr>
            </w:pPr>
            <w:ins w:id="7856" w:author="Zhang, Carol (MSHA)" w:date="2019-08-26T14:3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857" w:author="Zhang, Carol (MSHA)" w:date="2019-08-26T14:39:00Z">
              <w:r w:rsidR="00A32218" w:rsidDel="005165E5">
                <w:rPr>
                  <w:rFonts w:hint="eastAsia"/>
                  <w:b/>
                </w:rPr>
                <w:delText>数据长度</w:delText>
              </w:r>
              <w:r w:rsidR="00A32218" w:rsidDel="005165E5">
                <w:rPr>
                  <w:rFonts w:hint="eastAsia"/>
                  <w:b/>
                </w:rPr>
                <w:delText>=</w:delText>
              </w:r>
            </w:del>
            <w:r w:rsidR="001D408F" w:rsidRPr="00A32854">
              <w:rPr>
                <w:rFonts w:hint="eastAsia"/>
                <w:b/>
              </w:rPr>
              <w:t>0</w:t>
            </w:r>
            <w:r w:rsidR="001D408F" w:rsidRPr="00A32854">
              <w:rPr>
                <w:b/>
              </w:rPr>
              <w:t>x000</w:t>
            </w:r>
            <w:r w:rsidR="00A32218">
              <w:rPr>
                <w:b/>
              </w:rPr>
              <w:t>2</w:t>
            </w:r>
          </w:p>
        </w:tc>
      </w:tr>
      <w:tr w:rsidR="00A32218" w:rsidTr="006A6C10">
        <w:tc>
          <w:tcPr>
            <w:tcW w:w="3896" w:type="dxa"/>
            <w:gridSpan w:val="9"/>
          </w:tcPr>
          <w:p w:rsidR="00A32218" w:rsidRDefault="00A32218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A32218" w:rsidRDefault="00A32218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</w:tbl>
    <w:p w:rsidR="00A32218" w:rsidDel="005165E5" w:rsidRDefault="00A32218" w:rsidP="00A32218">
      <w:pPr>
        <w:ind w:left="420" w:firstLine="420"/>
        <w:rPr>
          <w:del w:id="7858" w:author="Zhang, Carol (MSHA)" w:date="2019-08-26T14:45:00Z"/>
          <w:color w:val="0000FF"/>
          <w:u w:val="single"/>
        </w:rPr>
      </w:pPr>
    </w:p>
    <w:p w:rsidR="00C44F53" w:rsidRDefault="00C44F53" w:rsidP="002D56AA"/>
    <w:p w:rsidR="00FA609B" w:rsidRDefault="00FA609B" w:rsidP="00FA609B">
      <w:pPr>
        <w:pStyle w:val="2"/>
        <w:numPr>
          <w:ilvl w:val="1"/>
          <w:numId w:val="5"/>
        </w:numPr>
      </w:pPr>
      <w:bookmarkStart w:id="7859" w:name="_Ref488245038"/>
      <w:r>
        <w:t>G</w:t>
      </w:r>
      <w:r w:rsidRPr="00AD33B6">
        <w:t>ET_</w:t>
      </w:r>
      <w:r>
        <w:t>INFUSION_PARAMETER</w:t>
      </w:r>
      <w:bookmarkEnd w:id="7859"/>
    </w:p>
    <w:p w:rsidR="00FA609B" w:rsidRDefault="00FA609B" w:rsidP="00FA609B">
      <w:pPr>
        <w:ind w:firstLine="420"/>
        <w:rPr>
          <w:ins w:id="7860" w:author="Zhang, Carol (MSHA)" w:date="2019-08-26T15:31:00Z"/>
        </w:rPr>
      </w:pPr>
      <w:r>
        <w:rPr>
          <w:rFonts w:hint="eastAsia"/>
        </w:rPr>
        <w:t>查询泵端</w:t>
      </w:r>
      <w:r w:rsidR="007004BC">
        <w:rPr>
          <w:rFonts w:hint="eastAsia"/>
        </w:rPr>
        <w:t>不同</w:t>
      </w:r>
      <w:r>
        <w:rPr>
          <w:rFonts w:hint="eastAsia"/>
        </w:rPr>
        <w:t>输注模式</w:t>
      </w:r>
      <w:r w:rsidR="006D2C6C">
        <w:rPr>
          <w:rFonts w:hint="eastAsia"/>
        </w:rPr>
        <w:t>的</w:t>
      </w:r>
      <w:r>
        <w:rPr>
          <w:rFonts w:hint="eastAsia"/>
        </w:rPr>
        <w:t>参数</w:t>
      </w:r>
      <w:del w:id="7861" w:author="Zhang, Carol (MSHA)" w:date="2019-08-26T15:31:00Z">
        <w:r w:rsidDel="00A8028C">
          <w:rPr>
            <w:rFonts w:hint="eastAsia"/>
          </w:rPr>
          <w:delText>，命令包含字段如下：</w:delText>
        </w:r>
      </w:del>
      <w:ins w:id="7862" w:author="Zhang, Carol (MSHA)" w:date="2019-08-26T15:31:00Z">
        <w:r w:rsidR="00A8028C">
          <w:rPr>
            <w:rFonts w:hint="eastAsia"/>
          </w:rPr>
          <w:t>。</w:t>
        </w:r>
      </w:ins>
    </w:p>
    <w:p w:rsidR="00A8028C" w:rsidRDefault="00A8028C" w:rsidP="00FA609B">
      <w:pPr>
        <w:ind w:firstLine="420"/>
      </w:pPr>
      <w:ins w:id="7863" w:author="Zhang, Carol (MSHA)" w:date="2019-08-26T15:31:00Z">
        <w:r>
          <w:rPr>
            <w:rFonts w:hint="eastAsia"/>
          </w:rPr>
          <w:t>Get the infusion parameters under each infusion mode.</w:t>
        </w:r>
      </w:ins>
    </w:p>
    <w:p w:rsidR="00FA609B" w:rsidRDefault="00FA609B" w:rsidP="00FA609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8028C" w:rsidRDefault="00FA609B" w:rsidP="00A8028C">
      <w:pPr>
        <w:pStyle w:val="a7"/>
        <w:ind w:left="840" w:firstLineChars="0" w:firstLine="0"/>
        <w:rPr>
          <w:ins w:id="7864" w:author="Zhang, Carol (MSHA)" w:date="2019-08-26T15:37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A8028C" w:rsidRPr="007564EC" w:rsidRDefault="00A8028C" w:rsidP="00FA609B">
      <w:pPr>
        <w:pStyle w:val="a7"/>
        <w:ind w:left="840" w:firstLineChars="0" w:firstLine="0"/>
      </w:pPr>
      <w:ins w:id="7865" w:author="Zhang, Carol (MSHA)" w:date="2019-08-26T15:37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FA609B" w:rsidRPr="00737AB2" w:rsidRDefault="00FA609B" w:rsidP="00FA609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A609B" w:rsidRDefault="00FA609B" w:rsidP="00FA609B">
      <w:pPr>
        <w:pStyle w:val="a7"/>
        <w:ind w:left="840" w:firstLineChars="0" w:firstLine="0"/>
        <w:rPr>
          <w:ins w:id="7866" w:author="Zhang, Carol (MSHA)" w:date="2019-08-26T15:38:00Z"/>
        </w:rPr>
      </w:pPr>
      <w:r>
        <w:rPr>
          <w:rFonts w:hint="eastAsia"/>
        </w:rPr>
        <w:t>正常返回：根据不同输注模式，</w:t>
      </w:r>
      <w:r>
        <w:t>返回</w:t>
      </w:r>
      <w:r>
        <w:rPr>
          <w:rFonts w:hint="eastAsia"/>
        </w:rPr>
        <w:t>的数据不同，如下所示。</w:t>
      </w:r>
    </w:p>
    <w:p w:rsidR="00A8028C" w:rsidRDefault="00A8028C" w:rsidP="00FA609B">
      <w:pPr>
        <w:pStyle w:val="a7"/>
        <w:ind w:left="840" w:firstLineChars="0" w:firstLine="0"/>
      </w:pPr>
      <w:ins w:id="7867" w:author="Zhang, Carol (MSHA)" w:date="2019-08-26T15:38:00Z">
        <w:r>
          <w:lastRenderedPageBreak/>
          <w:t xml:space="preserve">Normal return: For different infusion mode, the data </w:t>
        </w:r>
      </w:ins>
      <w:ins w:id="7868" w:author="Zhang, Carol (MSHA)" w:date="2019-08-26T15:39:00Z">
        <w:r>
          <w:t xml:space="preserve">returned is different, </w:t>
        </w:r>
        <w:r w:rsidRPr="00A8028C">
          <w:rPr>
            <w:rPrChange w:id="7869" w:author="Zhang, Carol (MSHA)" w:date="2019-08-26T15:40:00Z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rPrChange>
          </w:rPr>
          <w:t>the </w:t>
        </w:r>
        <w:r w:rsidRPr="00A8028C">
          <w:rPr>
            <w:rPrChange w:id="7870" w:author="Zhang, Carol (MSHA)" w:date="2019-08-26T15:40:00Z">
              <w:rPr>
                <w:rStyle w:val="ae"/>
                <w:rFonts w:ascii="Arial" w:hAnsi="Arial" w:cs="Arial"/>
                <w:i w:val="0"/>
                <w:iCs w:val="0"/>
                <w:color w:val="CC0000"/>
                <w:sz w:val="20"/>
                <w:szCs w:val="20"/>
                <w:shd w:val="clear" w:color="auto" w:fill="FFFFFF"/>
              </w:rPr>
            </w:rPrChange>
          </w:rPr>
          <w:t>details</w:t>
        </w:r>
        <w:r w:rsidRPr="00A8028C">
          <w:rPr>
            <w:rPrChange w:id="7871" w:author="Zhang, Carol (MSHA)" w:date="2019-08-26T15:40:00Z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rPrChange>
          </w:rPr>
          <w:t> </w:t>
        </w:r>
        <w:r w:rsidRPr="00A8028C">
          <w:rPr>
            <w:rPrChange w:id="7872" w:author="Zhang, Carol (MSHA)" w:date="2019-08-26T15:40:00Z">
              <w:rPr>
                <w:rStyle w:val="ae"/>
                <w:rFonts w:ascii="Arial" w:hAnsi="Arial" w:cs="Arial"/>
                <w:i w:val="0"/>
                <w:iCs w:val="0"/>
                <w:color w:val="CC0000"/>
                <w:sz w:val="20"/>
                <w:szCs w:val="20"/>
                <w:shd w:val="clear" w:color="auto" w:fill="FFFFFF"/>
              </w:rPr>
            </w:rPrChange>
          </w:rPr>
          <w:t>are</w:t>
        </w:r>
        <w:r w:rsidRPr="00A8028C">
          <w:rPr>
            <w:rPrChange w:id="7873" w:author="Zhang, Carol (MSHA)" w:date="2019-08-26T15:40:00Z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rPrChange>
          </w:rPr>
          <w:t> as </w:t>
        </w:r>
        <w:r w:rsidRPr="00A8028C">
          <w:rPr>
            <w:rPrChange w:id="7874" w:author="Zhang, Carol (MSHA)" w:date="2019-08-26T15:40:00Z">
              <w:rPr>
                <w:rStyle w:val="ae"/>
                <w:rFonts w:ascii="Arial" w:hAnsi="Arial" w:cs="Arial"/>
                <w:i w:val="0"/>
                <w:iCs w:val="0"/>
                <w:color w:val="CC0000"/>
                <w:sz w:val="20"/>
                <w:szCs w:val="20"/>
                <w:shd w:val="clear" w:color="auto" w:fill="FFFFFF"/>
              </w:rPr>
            </w:rPrChange>
          </w:rPr>
          <w:t>follows</w:t>
        </w:r>
      </w:ins>
      <w:ins w:id="7875" w:author="Zhang, Carol (MSHA)" w:date="2019-08-26T15:38:00Z">
        <w:r>
          <w:t>.</w:t>
        </w:r>
      </w:ins>
    </w:p>
    <w:p w:rsidR="00FA609B" w:rsidRPr="00153B83" w:rsidRDefault="00FA609B" w:rsidP="00FA609B">
      <w:pPr>
        <w:pStyle w:val="a7"/>
        <w:numPr>
          <w:ilvl w:val="0"/>
          <w:numId w:val="53"/>
        </w:numPr>
        <w:ind w:firstLineChars="0"/>
        <w:rPr>
          <w:b/>
        </w:rPr>
      </w:pPr>
      <w:r>
        <w:rPr>
          <w:rFonts w:hint="eastAsia"/>
          <w:b/>
        </w:rPr>
        <w:t>速率</w:t>
      </w:r>
      <w:r w:rsidRPr="002762E0">
        <w:rPr>
          <w:rFonts w:hint="eastAsia"/>
          <w:b/>
        </w:rPr>
        <w:t>模式</w:t>
      </w:r>
      <w:ins w:id="7876" w:author="Zhang, Carol (MSHA)" w:date="2019-08-26T15:40:00Z">
        <w:r w:rsidR="00A8028C">
          <w:rPr>
            <w:rFonts w:hint="eastAsia"/>
            <w:b/>
          </w:rPr>
          <w:t xml:space="preserve"> Rate Mode</w:t>
        </w:r>
      </w:ins>
    </w:p>
    <w:p w:rsidR="00FA609B" w:rsidRDefault="00FA609B" w:rsidP="00FA609B">
      <w:pPr>
        <w:ind w:left="840"/>
        <w:rPr>
          <w:ins w:id="7877" w:author="Zhang, Carol (MSHA)" w:date="2019-08-26T15:40:00Z"/>
        </w:rPr>
      </w:pPr>
      <w:r>
        <w:rPr>
          <w:rFonts w:hint="eastAsia"/>
        </w:rPr>
        <w:t>该模式下</w:t>
      </w:r>
      <w:r w:rsidR="006D2C6C">
        <w:rPr>
          <w:rFonts w:hint="eastAsia"/>
        </w:rPr>
        <w:t>包含</w:t>
      </w:r>
      <w:ins w:id="7878" w:author="Zhang, Carol (MSHA)" w:date="2019-08-26T15:40:00Z">
        <w:r w:rsidR="00A8028C">
          <w:rPr>
            <w:rFonts w:hint="eastAsia"/>
          </w:rPr>
          <w:t>速率</w:t>
        </w:r>
      </w:ins>
      <w:ins w:id="7879" w:author="Zhang, Carol (MSHA)" w:date="2019-08-26T15:46:00Z">
        <w:r w:rsidR="008013BD">
          <w:rPr>
            <w:rFonts w:hint="eastAsia"/>
          </w:rPr>
          <w:t>(</w:t>
        </w:r>
        <w:r w:rsidR="008013BD">
          <w:t>float</w:t>
        </w:r>
        <w:r w:rsidR="008013BD">
          <w:rPr>
            <w:rFonts w:hint="eastAsia"/>
          </w:rPr>
          <w:t>型数据，通过</w:t>
        </w:r>
      </w:ins>
      <w:ins w:id="7880" w:author="Zhang, Carol (MSHA)" w:date="2019-08-26T15:53:00Z">
        <w:r w:rsidR="008013BD">
          <w:rPr>
            <w:rFonts w:hint="eastAsia"/>
          </w:rPr>
          <w:t>整数</w:t>
        </w:r>
      </w:ins>
      <w:ins w:id="7881" w:author="Zhang, Carol (MSHA)" w:date="2019-08-26T15:54:00Z">
        <w:r w:rsidR="00A77F75">
          <w:rPr>
            <w:rFonts w:hint="eastAsia"/>
          </w:rPr>
          <w:t>和</w:t>
        </w:r>
      </w:ins>
      <w:ins w:id="7882" w:author="Zhang, Carol (MSHA)" w:date="2019-08-26T15:46:00Z">
        <w:r w:rsidR="008013BD">
          <w:rPr>
            <w:rFonts w:hint="eastAsia"/>
          </w:rPr>
          <w:t>放大倍数获得</w:t>
        </w:r>
        <w:r w:rsidR="008013BD">
          <w:rPr>
            <w:rFonts w:hint="eastAsia"/>
          </w:rPr>
          <w:t>)</w:t>
        </w:r>
      </w:ins>
      <w:del w:id="7883" w:author="Zhang, Carol (MSHA)" w:date="2019-08-26T15:40:00Z">
        <w:r w:rsidDel="00A8028C">
          <w:rPr>
            <w:rFonts w:hint="eastAsia"/>
          </w:rPr>
          <w:delText>时间</w:delText>
        </w:r>
      </w:del>
      <w:r>
        <w:rPr>
          <w:rFonts w:hint="eastAsia"/>
        </w:rPr>
        <w:t>和</w:t>
      </w:r>
      <w:r>
        <w:rPr>
          <w:rFonts w:hint="eastAsia"/>
        </w:rPr>
        <w:t>VTBI</w:t>
      </w:r>
      <w:ins w:id="7884" w:author="Zhang, Carol (MSHA)" w:date="2019-08-26T15:47:00Z">
        <w:r w:rsidR="008013BD">
          <w:rPr>
            <w:rFonts w:hint="eastAsia"/>
          </w:rPr>
          <w:t>(</w:t>
        </w:r>
        <w:r w:rsidR="008013BD">
          <w:t>float</w:t>
        </w:r>
        <w:r w:rsidR="008013BD">
          <w:rPr>
            <w:rFonts w:hint="eastAsia"/>
          </w:rPr>
          <w:t>型数据，通过</w:t>
        </w:r>
      </w:ins>
      <w:ins w:id="7885" w:author="Zhang, Carol (MSHA)" w:date="2019-08-26T15:54:00Z">
        <w:r w:rsidR="00A77F75">
          <w:rPr>
            <w:rFonts w:hint="eastAsia"/>
          </w:rPr>
          <w:t>整数和</w:t>
        </w:r>
      </w:ins>
      <w:ins w:id="7886" w:author="Zhang, Carol (MSHA)" w:date="2019-08-26T15:47:00Z">
        <w:r w:rsidR="008013BD">
          <w:rPr>
            <w:rFonts w:hint="eastAsia"/>
          </w:rPr>
          <w:t>放大倍数获得</w:t>
        </w:r>
        <w:r w:rsidR="008013BD">
          <w:rPr>
            <w:rFonts w:hint="eastAsia"/>
          </w:rPr>
          <w:t>)</w:t>
        </w:r>
      </w:ins>
      <w:r>
        <w:rPr>
          <w:rFonts w:hint="eastAsia"/>
        </w:rPr>
        <w:t>，命令包含字段如下：</w:t>
      </w:r>
    </w:p>
    <w:p w:rsidR="00A8028C" w:rsidRDefault="00A8028C" w:rsidP="00FA609B">
      <w:pPr>
        <w:ind w:left="840"/>
      </w:pPr>
      <w:ins w:id="7887" w:author="Zhang, Carol (MSHA)" w:date="2019-08-26T15:40:00Z">
        <w:r>
          <w:rPr>
            <w:rFonts w:hint="eastAsia"/>
          </w:rPr>
          <w:t>Under</w:t>
        </w:r>
      </w:ins>
      <w:ins w:id="7888" w:author="Zhang, Carol (MSHA)" w:date="2019-08-26T15:48:00Z">
        <w:r w:rsidR="008013BD">
          <w:t xml:space="preserve"> the</w:t>
        </w:r>
      </w:ins>
      <w:ins w:id="7889" w:author="Zhang, Carol (MSHA)" w:date="2019-08-26T15:40:00Z">
        <w:r>
          <w:rPr>
            <w:rFonts w:hint="eastAsia"/>
          </w:rPr>
          <w:t xml:space="preserve"> Rate Mode, there are Rate</w:t>
        </w:r>
      </w:ins>
      <w:ins w:id="7890" w:author="Zhang, Carol (MSHA)" w:date="2019-08-26T15:47:00Z">
        <w:r w:rsidR="008013BD">
          <w:rPr>
            <w:rFonts w:hint="eastAsia"/>
          </w:rPr>
          <w:t xml:space="preserve"> </w:t>
        </w:r>
      </w:ins>
      <w:ins w:id="7891" w:author="Zhang, Carol (MSHA)" w:date="2019-08-26T15:41:00Z">
        <w:r>
          <w:t>(float</w:t>
        </w:r>
      </w:ins>
      <w:ins w:id="7892" w:author="Zhang, Carol (MSHA)" w:date="2019-08-26T15:45:00Z">
        <w:r w:rsidR="008013BD">
          <w:t xml:space="preserve"> </w:t>
        </w:r>
      </w:ins>
      <w:ins w:id="7893" w:author="Zhang, Carol (MSHA)" w:date="2019-08-26T15:44:00Z">
        <w:r w:rsidR="008013BD">
          <w:t>type</w:t>
        </w:r>
      </w:ins>
      <w:ins w:id="7894" w:author="Zhang, Carol (MSHA)" w:date="2019-08-26T15:41:00Z">
        <w:r>
          <w:t xml:space="preserve">, </w:t>
        </w:r>
      </w:ins>
      <w:ins w:id="7895" w:author="Zhang, Carol (MSHA)" w:date="2019-08-26T15:45:00Z">
        <w:r w:rsidR="008013BD">
          <w:t xml:space="preserve">through </w:t>
        </w:r>
      </w:ins>
      <w:ins w:id="7896" w:author="Zhang, Carol (MSHA)" w:date="2019-08-26T15:53:00Z">
        <w:r w:rsidR="008013BD">
          <w:t xml:space="preserve">the integer value and </w:t>
        </w:r>
      </w:ins>
      <w:ins w:id="7897" w:author="Zhang, Carol (MSHA)" w:date="2019-08-26T15:45:00Z">
        <w:r w:rsidR="008013BD">
          <w:t xml:space="preserve">the </w:t>
        </w:r>
      </w:ins>
      <w:ins w:id="7898" w:author="Zhang, Carol (MSHA)" w:date="2019-08-26T15:41:00Z">
        <w:r>
          <w:t xml:space="preserve">scale </w:t>
        </w:r>
      </w:ins>
      <w:ins w:id="7899" w:author="Zhang, Carol (MSHA)" w:date="2019-08-26T15:44:00Z">
        <w:r w:rsidR="008013BD">
          <w:t>value</w:t>
        </w:r>
      </w:ins>
      <w:ins w:id="7900" w:author="Zhang, Carol (MSHA)" w:date="2019-08-26T15:45:00Z">
        <w:r w:rsidR="008013BD">
          <w:t>)</w:t>
        </w:r>
      </w:ins>
      <w:ins w:id="7901" w:author="Zhang, Carol (MSHA)" w:date="2019-08-26T15:41:00Z">
        <w:r>
          <w:t xml:space="preserve"> </w:t>
        </w:r>
      </w:ins>
      <w:ins w:id="7902" w:author="Zhang, Carol (MSHA)" w:date="2019-08-26T15:40:00Z">
        <w:r>
          <w:rPr>
            <w:rFonts w:hint="eastAsia"/>
          </w:rPr>
          <w:t>and VTBI</w:t>
        </w:r>
      </w:ins>
      <w:ins w:id="7903" w:author="Zhang, Carol (MSHA)" w:date="2019-08-26T15:47:00Z">
        <w:r w:rsidR="008013BD">
          <w:rPr>
            <w:rFonts w:hint="eastAsia"/>
          </w:rPr>
          <w:t xml:space="preserve"> </w:t>
        </w:r>
        <w:r w:rsidR="008013BD">
          <w:t xml:space="preserve">(float type, </w:t>
        </w:r>
      </w:ins>
      <w:ins w:id="7904" w:author="Zhang, Carol (MSHA)" w:date="2019-08-26T15:54:00Z">
        <w:r w:rsidR="00A77F75">
          <w:t xml:space="preserve">through the integer value and </w:t>
        </w:r>
      </w:ins>
      <w:ins w:id="7905" w:author="Zhang, Carol (MSHA)" w:date="2019-08-26T15:47:00Z">
        <w:r w:rsidR="008013BD">
          <w:t>the scale value)</w:t>
        </w:r>
        <w:r w:rsidR="008013BD">
          <w:rPr>
            <w:rFonts w:hint="eastAsia"/>
          </w:rPr>
          <w:t>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FA609B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17295A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06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01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07" w:author="Zhang, Carol (MSHA)" w:date="2019-08-26T15:4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908" w:author="Zhang, Carol (MSHA)" w:date="2019-08-26T15:49:00Z">
              <w:r w:rsidR="001D408F" w:rsidDel="008013BD">
                <w:rPr>
                  <w:rFonts w:hint="eastAsia"/>
                  <w:b/>
                </w:rPr>
                <w:delText>数据长度</w:delText>
              </w:r>
              <w:r w:rsidR="001D408F" w:rsidDel="008013BD">
                <w:rPr>
                  <w:rFonts w:hint="eastAsia"/>
                  <w:b/>
                </w:rPr>
                <w:delText>=</w:delText>
              </w:r>
            </w:del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0B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7909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7910" w:author="Zhang, Carol (MSHA)" w:date="2019-12-11T16:14:00Z">
                    <w:rPr/>
                  </w:rPrChange>
                </w:rPr>
                <w:t>Infusion Mode</w:t>
              </w:r>
            </w:ins>
            <w:del w:id="7911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速率模式</w:t>
            </w:r>
            <w:ins w:id="7912" w:author="Zhang, Carol (MSHA)" w:date="2019-08-26T16:02:00Z">
              <w:r w:rsidR="00A77F75">
                <w:rPr>
                  <w:rFonts w:hint="eastAsia"/>
                  <w:b/>
                  <w:bCs/>
                  <w:color w:val="0000FF"/>
                  <w:u w:val="single"/>
                </w:rPr>
                <w:t xml:space="preserve"> RateMode</w:t>
              </w:r>
            </w:ins>
          </w:p>
        </w:tc>
        <w:tc>
          <w:tcPr>
            <w:tcW w:w="3996" w:type="dxa"/>
            <w:gridSpan w:val="8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13" w:author="Zhang, Carol (MSHA)" w:date="2019-12-11T16:14:00Z">
              <w:r w:rsidR="00B2321A" w:rsidRPr="00B2321A">
                <w:rPr>
                  <w:color w:val="0000FF"/>
                  <w:u w:val="single"/>
                  <w:rPrChange w:id="7914" w:author="Zhang, Carol (MSHA)" w:date="2019-12-11T16:14:00Z">
                    <w:rPr/>
                  </w:rPrChange>
                </w:rPr>
                <w:t>Scale Value</w:t>
              </w:r>
            </w:ins>
            <w:del w:id="79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7B0A26" w:rsidRDefault="006D2C6C" w:rsidP="006D2C6C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16" w:author="Zhang, Carol (MSHA)" w:date="2019-12-11T16:14:00Z">
              <w:r w:rsidR="00B2321A" w:rsidRPr="00B2321A">
                <w:rPr>
                  <w:color w:val="0000FF"/>
                  <w:u w:val="single"/>
                  <w:rPrChange w:id="7917" w:author="Zhang, Carol (MSHA)" w:date="2019-12-11T16:14:00Z">
                    <w:rPr/>
                  </w:rPrChange>
                </w:rPr>
                <w:t>Scale Value</w:t>
              </w:r>
            </w:ins>
            <w:del w:id="791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6D2C6C" w:rsidRPr="007B0A26" w:rsidRDefault="006D2C6C" w:rsidP="006D2C6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Default="006D2C6C" w:rsidP="006D2C6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6D2C6C" w:rsidRPr="00C85507" w:rsidRDefault="006D2C6C" w:rsidP="006D2C6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6D2C6C" w:rsidTr="006A6C10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6D2C6C" w:rsidRPr="00C85507" w:rsidRDefault="006D2C6C" w:rsidP="006D2C6C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FA609B" w:rsidRPr="008F069D" w:rsidRDefault="00FA609B" w:rsidP="00FA609B"/>
    <w:p w:rsidR="00FA609B" w:rsidRPr="002762E0" w:rsidRDefault="00FA609B" w:rsidP="00FA609B">
      <w:pPr>
        <w:pStyle w:val="a7"/>
        <w:numPr>
          <w:ilvl w:val="0"/>
          <w:numId w:val="53"/>
        </w:numPr>
        <w:ind w:firstLineChars="0"/>
        <w:rPr>
          <w:b/>
        </w:rPr>
      </w:pPr>
      <w:r w:rsidRPr="002762E0">
        <w:rPr>
          <w:rFonts w:hint="eastAsia"/>
          <w:b/>
        </w:rPr>
        <w:t>多速率模式</w:t>
      </w:r>
    </w:p>
    <w:p w:rsidR="00FA609B" w:rsidRDefault="00FA609B" w:rsidP="00FA609B">
      <w:pPr>
        <w:ind w:left="840"/>
        <w:rPr>
          <w:ins w:id="7919" w:author="Zhang, Carol (MSHA)" w:date="2019-08-26T15:47:00Z"/>
        </w:rPr>
      </w:pPr>
      <w:r>
        <w:rPr>
          <w:rFonts w:hint="eastAsia"/>
        </w:rPr>
        <w:t>该模式下</w:t>
      </w:r>
      <w:r w:rsidR="006D2C6C">
        <w:rPr>
          <w:rFonts w:hint="eastAsia"/>
        </w:rPr>
        <w:t>包含</w:t>
      </w:r>
      <w:r>
        <w:rPr>
          <w:rFonts w:hint="eastAsia"/>
        </w:rPr>
        <w:t>3</w:t>
      </w:r>
      <w:r>
        <w:rPr>
          <w:rFonts w:hint="eastAsia"/>
        </w:rPr>
        <w:t>种不同的速率</w:t>
      </w:r>
      <w:ins w:id="7920" w:author="Zhang, Carol (MSHA)" w:date="2019-08-26T15:54:00Z">
        <w:r w:rsidR="00A77F75">
          <w:rPr>
            <w:rFonts w:hint="eastAsia"/>
          </w:rPr>
          <w:t>(</w:t>
        </w:r>
        <w:r w:rsidR="00A77F75">
          <w:t>float</w:t>
        </w:r>
        <w:r w:rsidR="00A77F75">
          <w:rPr>
            <w:rFonts w:hint="eastAsia"/>
          </w:rPr>
          <w:t>型数据，</w:t>
        </w:r>
      </w:ins>
      <w:ins w:id="7921" w:author="Zhang, Carol (MSHA)" w:date="2019-08-26T16:17:00Z">
        <w:r w:rsidR="007F5B86">
          <w:rPr>
            <w:rFonts w:hint="eastAsia"/>
          </w:rPr>
          <w:t>单位</w:t>
        </w:r>
        <w:r w:rsidR="007F5B86">
          <w:rPr>
            <w:rFonts w:hint="eastAsia"/>
          </w:rPr>
          <w:t>:mL/h</w:t>
        </w:r>
        <w:r w:rsidR="007F5B86">
          <w:t xml:space="preserve">, </w:t>
        </w:r>
      </w:ins>
      <w:ins w:id="7922" w:author="Zhang, Carol (MSHA)" w:date="2019-08-26T15:54:00Z">
        <w:r w:rsidR="00A77F75">
          <w:rPr>
            <w:rFonts w:hint="eastAsia"/>
          </w:rPr>
          <w:t>通过整数和放大倍数获得</w:t>
        </w:r>
      </w:ins>
      <w:ins w:id="7923" w:author="Zhang, Carol (MSHA)" w:date="2019-08-26T16:16:00Z">
        <w:r w:rsidR="007F5B86">
          <w:rPr>
            <w:rFonts w:hint="eastAsia"/>
          </w:rPr>
          <w:t>,</w:t>
        </w:r>
      </w:ins>
      <w:ins w:id="7924" w:author="Zhang, Carol (MSHA)" w:date="2019-08-26T15:54:00Z">
        <w:r w:rsidR="00A77F75">
          <w:rPr>
            <w:rFonts w:hint="eastAsia"/>
          </w:rPr>
          <w:t>)</w:t>
        </w:r>
      </w:ins>
      <w:ins w:id="7925" w:author="Zhang, Carol (MSHA)" w:date="2019-08-26T15:48:00Z">
        <w:r w:rsidR="008013BD">
          <w:rPr>
            <w:rFonts w:hint="eastAsia"/>
          </w:rPr>
          <w:t>和时间</w:t>
        </w:r>
      </w:ins>
      <w:r>
        <w:rPr>
          <w:rFonts w:hint="eastAsia"/>
        </w:rPr>
        <w:t>，命令包含字段如下：</w:t>
      </w:r>
    </w:p>
    <w:p w:rsidR="008013BD" w:rsidRDefault="008013BD" w:rsidP="00FA609B">
      <w:pPr>
        <w:ind w:left="840"/>
      </w:pPr>
      <w:ins w:id="7926" w:author="Zhang, Carol (MSHA)" w:date="2019-08-26T15:47:00Z">
        <w:r>
          <w:rPr>
            <w:rFonts w:hint="eastAsia"/>
          </w:rPr>
          <w:t xml:space="preserve">Under </w:t>
        </w:r>
        <w:r>
          <w:t>the Multi-</w:t>
        </w:r>
        <w:r>
          <w:rPr>
            <w:rFonts w:hint="eastAsia"/>
          </w:rPr>
          <w:t xml:space="preserve">Rate Mode, there are </w:t>
        </w:r>
      </w:ins>
      <w:ins w:id="7927" w:author="Zhang, Carol (MSHA)" w:date="2019-08-26T15:48:00Z">
        <w:r>
          <w:t xml:space="preserve">3 groups of </w:t>
        </w:r>
      </w:ins>
      <w:ins w:id="7928" w:author="Zhang, Carol (MSHA)" w:date="2019-08-26T15:47:00Z">
        <w:r>
          <w:rPr>
            <w:rFonts w:hint="eastAsia"/>
          </w:rPr>
          <w:t xml:space="preserve">Rate </w:t>
        </w:r>
        <w:r>
          <w:t xml:space="preserve">(float type, </w:t>
        </w:r>
      </w:ins>
      <w:ins w:id="7929" w:author="Zhang, Carol (MSHA)" w:date="2019-08-26T16:16:00Z">
        <w:r w:rsidR="007F5B86">
          <w:t>unit:</w:t>
        </w:r>
      </w:ins>
      <w:ins w:id="7930" w:author="Zhang, Carol (MSHA)" w:date="2019-08-26T16:17:00Z">
        <w:r w:rsidR="007F5B86">
          <w:t xml:space="preserve"> </w:t>
        </w:r>
      </w:ins>
      <w:ins w:id="7931" w:author="Zhang, Carol (MSHA)" w:date="2019-08-26T16:16:00Z">
        <w:r w:rsidR="007F5B86">
          <w:t xml:space="preserve">mL/h, </w:t>
        </w:r>
      </w:ins>
      <w:ins w:id="7932" w:author="Zhang, Carol (MSHA)" w:date="2019-08-26T15:54:00Z">
        <w:r>
          <w:t xml:space="preserve">through the integer value and </w:t>
        </w:r>
      </w:ins>
      <w:ins w:id="7933" w:author="Zhang, Carol (MSHA)" w:date="2019-08-26T15:47:00Z">
        <w:r>
          <w:t xml:space="preserve">the scale value) </w:t>
        </w:r>
        <w:r>
          <w:rPr>
            <w:rFonts w:hint="eastAsia"/>
          </w:rPr>
          <w:t xml:space="preserve">and </w:t>
        </w:r>
      </w:ins>
      <w:ins w:id="7934" w:author="Zhang, Carol (MSHA)" w:date="2019-08-26T15:48:00Z">
        <w:r>
          <w:t>time</w:t>
        </w:r>
      </w:ins>
      <w:ins w:id="7935" w:author="Zhang, Carol (MSHA)" w:date="2019-08-26T15:47:00Z">
        <w:r>
          <w:rPr>
            <w:rFonts w:hint="eastAsia"/>
          </w:rPr>
          <w:t xml:space="preserve"> </w:t>
        </w:r>
        <w:r>
          <w:t>(</w:t>
        </w:r>
      </w:ins>
      <w:ins w:id="7936" w:author="Zhang, Carol (MSHA)" w:date="2019-08-26T15:48:00Z">
        <w:r>
          <w:t>hour</w:t>
        </w:r>
      </w:ins>
      <w:ins w:id="7937" w:author="Zhang, Carol (MSHA)" w:date="2019-08-26T16:18:00Z">
        <w:r w:rsidR="007F5B86">
          <w:t>s</w:t>
        </w:r>
      </w:ins>
      <w:ins w:id="7938" w:author="Zhang, Carol (MSHA)" w:date="2019-08-26T15:48:00Z">
        <w:r>
          <w:t xml:space="preserve"> and minutes</w:t>
        </w:r>
      </w:ins>
      <w:ins w:id="7939" w:author="Zhang, Carol (MSHA)" w:date="2019-08-26T15:47:00Z">
        <w:r>
          <w:t>)</w:t>
        </w:r>
        <w:r>
          <w:rPr>
            <w:rFonts w:hint="eastAsia"/>
          </w:rPr>
          <w:t>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FA609B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17295A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40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01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41" w:author="Zhang, Carol (MSHA)" w:date="2019-08-26T15:4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942" w:author="Zhang, Carol (MSHA)" w:date="2019-08-26T15:49:00Z">
              <w:r w:rsidR="001D408F" w:rsidDel="008013BD">
                <w:rPr>
                  <w:rFonts w:hint="eastAsia"/>
                  <w:b/>
                </w:rPr>
                <w:delText>数据长度</w:delText>
              </w:r>
              <w:r w:rsidR="001D408F" w:rsidDel="008013BD">
                <w:rPr>
                  <w:rFonts w:hint="eastAsia"/>
                  <w:b/>
                </w:rPr>
                <w:delText>=</w:delText>
              </w:r>
            </w:del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16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7943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7944" w:author="Zhang, Carol (MSHA)" w:date="2019-12-11T16:14:00Z">
                    <w:rPr/>
                  </w:rPrChange>
                </w:rPr>
                <w:t>Infusion Mode</w:t>
              </w:r>
            </w:ins>
            <w:del w:id="7945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  <w:ins w:id="7946" w:author="Zhang, Carol (MSHA)" w:date="2019-08-26T16:02:00Z">
              <w:r w:rsidR="00A77F75">
                <w:rPr>
                  <w:rFonts w:hint="eastAsia"/>
                  <w:b/>
                  <w:bCs/>
                  <w:color w:val="0000FF"/>
                  <w:u w:val="single"/>
                </w:rPr>
                <w:t xml:space="preserve"> Multi-RateMode</w:t>
              </w:r>
            </w:ins>
          </w:p>
        </w:tc>
        <w:tc>
          <w:tcPr>
            <w:tcW w:w="3996" w:type="dxa"/>
            <w:gridSpan w:val="8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47" w:author="Zhang, Carol (MSHA)" w:date="2019-12-11T16:14:00Z">
              <w:r w:rsidR="00B2321A" w:rsidRPr="00B2321A">
                <w:rPr>
                  <w:color w:val="0000FF"/>
                  <w:u w:val="single"/>
                  <w:rPrChange w:id="7948" w:author="Zhang, Carol (MSHA)" w:date="2019-12-11T16:14:00Z">
                    <w:rPr/>
                  </w:rPrChange>
                </w:rPr>
                <w:t>Scale Value</w:t>
              </w:r>
            </w:ins>
            <w:del w:id="794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 w:rsidR="006D2C6C">
              <w:rPr>
                <w:b/>
              </w:rPr>
              <w:t>1</w:t>
            </w:r>
          </w:p>
        </w:tc>
        <w:tc>
          <w:tcPr>
            <w:tcW w:w="3996" w:type="dxa"/>
            <w:gridSpan w:val="8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 w:rsidR="006D2C6C">
              <w:rPr>
                <w:b/>
              </w:rPr>
              <w:t>1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50" w:author="Zhang, Carol (MSHA)" w:date="2019-12-11T16:14:00Z">
              <w:r w:rsidR="00B2321A" w:rsidRPr="00B2321A">
                <w:rPr>
                  <w:color w:val="0000FF"/>
                  <w:u w:val="single"/>
                  <w:rPrChange w:id="7951" w:author="Zhang, Carol (MSHA)" w:date="2019-12-11T16:14:00Z">
                    <w:rPr/>
                  </w:rPrChange>
                </w:rPr>
                <w:t>Scale Value</w:t>
              </w:r>
            </w:ins>
            <w:del w:id="79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6D2C6C" w:rsidTr="00461B88">
        <w:trPr>
          <w:trHeight w:val="341"/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3)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>
              <w:rPr>
                <w:b/>
              </w:rPr>
              <w:t>2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 w:rsidR="006D2C6C">
              <w:rPr>
                <w:b/>
              </w:rPr>
              <w:t>2</w:t>
            </w:r>
          </w:p>
        </w:tc>
        <w:tc>
          <w:tcPr>
            <w:tcW w:w="3996" w:type="dxa"/>
            <w:gridSpan w:val="8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53" w:author="Zhang, Carol (MSHA)" w:date="2019-12-11T16:14:00Z">
              <w:r w:rsidR="00B2321A" w:rsidRPr="00B2321A">
                <w:rPr>
                  <w:color w:val="0000FF"/>
                  <w:u w:val="single"/>
                  <w:rPrChange w:id="7954" w:author="Zhang, Carol (MSHA)" w:date="2019-12-11T16:14:00Z">
                    <w:rPr/>
                  </w:rPrChange>
                </w:rPr>
                <w:t>Scale Value</w:t>
              </w:r>
            </w:ins>
            <w:del w:id="795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E70E77" w:rsidRDefault="006D2C6C" w:rsidP="006D2C6C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6D2C6C" w:rsidRDefault="006D2C6C" w:rsidP="006D2C6C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6D2C6C" w:rsidTr="006A6C10">
        <w:trPr>
          <w:jc w:val="center"/>
        </w:trPr>
        <w:tc>
          <w:tcPr>
            <w:tcW w:w="3996" w:type="dxa"/>
            <w:gridSpan w:val="9"/>
          </w:tcPr>
          <w:p w:rsidR="006D2C6C" w:rsidRPr="007B0A26" w:rsidRDefault="006D2C6C" w:rsidP="006D2C6C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>
              <w:rPr>
                <w:b/>
              </w:rPr>
              <w:t>3</w:t>
            </w:r>
          </w:p>
        </w:tc>
        <w:tc>
          <w:tcPr>
            <w:tcW w:w="3996" w:type="dxa"/>
            <w:gridSpan w:val="8"/>
          </w:tcPr>
          <w:p w:rsidR="006D2C6C" w:rsidRPr="007B0A26" w:rsidRDefault="006D2C6C" w:rsidP="006D2C6C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>
              <w:rPr>
                <w:b/>
              </w:rPr>
              <w:t>3</w:t>
            </w:r>
          </w:p>
        </w:tc>
      </w:tr>
    </w:tbl>
    <w:p w:rsidR="00FA609B" w:rsidRPr="009E713A" w:rsidRDefault="00FA609B" w:rsidP="00FA609B">
      <w:pPr>
        <w:rPr>
          <w:b/>
        </w:rPr>
      </w:pPr>
    </w:p>
    <w:p w:rsidR="00FA609B" w:rsidRPr="00FC621B" w:rsidRDefault="00FA609B" w:rsidP="00FA609B">
      <w:pPr>
        <w:pStyle w:val="a7"/>
        <w:numPr>
          <w:ilvl w:val="0"/>
          <w:numId w:val="53"/>
        </w:numPr>
        <w:ind w:firstLineChars="0"/>
        <w:rPr>
          <w:b/>
        </w:rPr>
      </w:pPr>
      <w:r w:rsidRPr="002762E0">
        <w:rPr>
          <w:rFonts w:hint="eastAsia"/>
          <w:b/>
        </w:rPr>
        <w:t>时间模式</w:t>
      </w:r>
    </w:p>
    <w:p w:rsidR="00FA609B" w:rsidRDefault="00FA609B" w:rsidP="00FA609B">
      <w:pPr>
        <w:ind w:left="840"/>
        <w:rPr>
          <w:ins w:id="7956" w:author="Zhang, Carol (MSHA)" w:date="2019-08-26T15:48:00Z"/>
        </w:rPr>
      </w:pPr>
      <w:r>
        <w:rPr>
          <w:rFonts w:hint="eastAsia"/>
        </w:rPr>
        <w:t>该模式下</w:t>
      </w:r>
      <w:r w:rsidR="006D2C6C">
        <w:rPr>
          <w:rFonts w:hint="eastAsia"/>
        </w:rPr>
        <w:t>包含</w:t>
      </w:r>
      <w:r>
        <w:rPr>
          <w:rFonts w:hint="eastAsia"/>
        </w:rPr>
        <w:t>时间和</w:t>
      </w:r>
      <w:r>
        <w:rPr>
          <w:rFonts w:hint="eastAsia"/>
        </w:rPr>
        <w:t>VTBI</w:t>
      </w:r>
      <w:r>
        <w:rPr>
          <w:rFonts w:hint="eastAsia"/>
        </w:rPr>
        <w:t>参数</w:t>
      </w:r>
      <w:ins w:id="7957" w:author="Zhang, Carol (MSHA)" w:date="2019-08-26T15:54:00Z">
        <w:r w:rsidR="00A77F75">
          <w:rPr>
            <w:rFonts w:hint="eastAsia"/>
          </w:rPr>
          <w:t>(</w:t>
        </w:r>
        <w:r w:rsidR="00A77F75">
          <w:t>float</w:t>
        </w:r>
        <w:r w:rsidR="00A77F75">
          <w:rPr>
            <w:rFonts w:hint="eastAsia"/>
          </w:rPr>
          <w:t>型数据，通过整数和放大倍数获得</w:t>
        </w:r>
        <w:r w:rsidR="00A77F75">
          <w:rPr>
            <w:rFonts w:hint="eastAsia"/>
          </w:rPr>
          <w:t>)</w:t>
        </w:r>
      </w:ins>
      <w:r>
        <w:rPr>
          <w:rFonts w:hint="eastAsia"/>
        </w:rPr>
        <w:t>，命令包含字段如下：</w:t>
      </w:r>
    </w:p>
    <w:p w:rsidR="008013BD" w:rsidRDefault="008013BD" w:rsidP="00FA609B">
      <w:pPr>
        <w:ind w:left="840"/>
      </w:pPr>
      <w:ins w:id="7958" w:author="Zhang, Carol (MSHA)" w:date="2019-08-26T15:48:00Z">
        <w:r>
          <w:rPr>
            <w:rFonts w:hint="eastAsia"/>
          </w:rPr>
          <w:t>Under the Time Mode, there are Time and VTBI</w:t>
        </w:r>
      </w:ins>
      <w:ins w:id="7959" w:author="Zhang, Carol (MSHA)" w:date="2019-08-26T16:17:00Z">
        <w:r w:rsidR="007F5B86">
          <w:t xml:space="preserve"> </w:t>
        </w:r>
      </w:ins>
      <w:ins w:id="7960" w:author="Zhang, Carol (MSHA)" w:date="2019-08-26T15:55:00Z">
        <w:r w:rsidR="00A77F75">
          <w:t>(float type, through the integer value and the scale value)</w:t>
        </w:r>
      </w:ins>
      <w:ins w:id="7961" w:author="Zhang, Carol (MSHA)" w:date="2019-08-26T15:48:00Z">
        <w:r>
          <w:rPr>
            <w:rFonts w:hint="eastAsia"/>
          </w:rPr>
          <w:t>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FA609B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lastRenderedPageBreak/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17295A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62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01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7963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7964" w:author="Zhang, Carol (MSHA)" w:date="2019-08-26T15:50:00Z">
              <w:r w:rsidR="001D408F" w:rsidDel="008013BD">
                <w:rPr>
                  <w:rFonts w:hint="eastAsia"/>
                  <w:b/>
                </w:rPr>
                <w:delText>数据长度</w:delText>
              </w:r>
              <w:r w:rsidR="001D408F" w:rsidDel="008013BD">
                <w:rPr>
                  <w:rFonts w:hint="eastAsia"/>
                  <w:b/>
                </w:rPr>
                <w:delText>=</w:delText>
              </w:r>
            </w:del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08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7965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7966" w:author="Zhang, Carol (MSHA)" w:date="2019-12-11T16:14:00Z">
                    <w:rPr/>
                  </w:rPrChange>
                </w:rPr>
                <w:t>Infusion Mode</w:t>
              </w:r>
            </w:ins>
            <w:del w:id="7967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时间模式</w:t>
            </w:r>
            <w:ins w:id="7968" w:author="Zhang, Carol (MSHA)" w:date="2019-08-26T16:03:00Z">
              <w:r w:rsidR="00A77F75">
                <w:rPr>
                  <w:rFonts w:hint="eastAsia"/>
                  <w:b/>
                  <w:bCs/>
                  <w:color w:val="0000FF"/>
                  <w:u w:val="single"/>
                </w:rPr>
                <w:t xml:space="preserve"> TimeMode</w:t>
              </w:r>
            </w:ins>
          </w:p>
        </w:tc>
        <w:tc>
          <w:tcPr>
            <w:tcW w:w="3996" w:type="dxa"/>
            <w:gridSpan w:val="8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</w:p>
        </w:tc>
        <w:tc>
          <w:tcPr>
            <w:tcW w:w="3996" w:type="dxa"/>
            <w:gridSpan w:val="8"/>
          </w:tcPr>
          <w:p w:rsidR="00FA609B" w:rsidRPr="007B0A26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7969" w:author="Zhang, Carol (MSHA)" w:date="2019-12-11T16:14:00Z">
              <w:r w:rsidR="00B2321A" w:rsidRPr="00B2321A">
                <w:rPr>
                  <w:color w:val="0000FF"/>
                  <w:u w:val="single"/>
                  <w:rPrChange w:id="7970" w:author="Zhang, Carol (MSHA)" w:date="2019-12-11T16:14:00Z">
                    <w:rPr/>
                  </w:rPrChange>
                </w:rPr>
                <w:t>Scale Value</w:t>
              </w:r>
            </w:ins>
            <w:del w:id="79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B54500" w:rsidRPr="00C85507" w:rsidRDefault="00B54500" w:rsidP="00B5450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2)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C85507" w:rsidRDefault="00B54500" w:rsidP="00B5450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FA609B" w:rsidRPr="00FC25C9" w:rsidRDefault="00FA609B" w:rsidP="00FA609B">
      <w:pPr>
        <w:pStyle w:val="a7"/>
        <w:numPr>
          <w:ilvl w:val="0"/>
          <w:numId w:val="53"/>
        </w:numPr>
        <w:ind w:firstLineChars="0"/>
        <w:rPr>
          <w:b/>
        </w:rPr>
      </w:pPr>
      <w:r w:rsidRPr="002762E0">
        <w:rPr>
          <w:rFonts w:hint="eastAsia"/>
          <w:b/>
        </w:rPr>
        <w:t>体重模式</w:t>
      </w:r>
    </w:p>
    <w:p w:rsidR="00FA609B" w:rsidRDefault="00FA609B" w:rsidP="00FA609B">
      <w:pPr>
        <w:ind w:left="840"/>
        <w:rPr>
          <w:ins w:id="7972" w:author="Zhang, Carol (MSHA)" w:date="2019-08-26T15:50:00Z"/>
        </w:rPr>
      </w:pPr>
      <w:r>
        <w:rPr>
          <w:rFonts w:hint="eastAsia"/>
        </w:rPr>
        <w:t>该模式下包含</w:t>
      </w:r>
      <w:del w:id="7973" w:author="Zhang, Carol (MSHA)" w:date="2019-08-26T15:57:00Z">
        <w:r w:rsidRPr="00A41EB9" w:rsidDel="00A77F75">
          <w:rPr>
            <w:rFonts w:hint="eastAsia"/>
          </w:rPr>
          <w:delText>剂量、体重、药量、容量、限制量</w:delText>
        </w:r>
        <w:r w:rsidDel="00A77F75">
          <w:rPr>
            <w:rFonts w:hint="eastAsia"/>
          </w:rPr>
          <w:delText>，</w:delText>
        </w:r>
      </w:del>
      <w:ins w:id="7974" w:author="Zhang, Carol (MSHA)" w:date="2019-08-26T15:51:00Z">
        <w:r w:rsidR="008013BD" w:rsidRPr="00A41EB9">
          <w:rPr>
            <w:rFonts w:hint="eastAsia"/>
          </w:rPr>
          <w:t>剂量</w:t>
        </w:r>
        <w:r w:rsidR="008013BD">
          <w:rPr>
            <w:rFonts w:hint="eastAsia"/>
          </w:rPr>
          <w:t>（</w:t>
        </w:r>
        <w:r w:rsidR="008013BD">
          <w:rPr>
            <w:rFonts w:hint="eastAsia"/>
          </w:rPr>
          <w:t>float</w:t>
        </w:r>
        <w:r w:rsidR="008013BD">
          <w:rPr>
            <w:rFonts w:hint="eastAsia"/>
          </w:rPr>
          <w:t>型数据）</w:t>
        </w:r>
        <w:r w:rsidR="008013BD" w:rsidRPr="00A41EB9">
          <w:rPr>
            <w:rFonts w:hint="eastAsia"/>
          </w:rPr>
          <w:t>、</w:t>
        </w:r>
        <w:r w:rsidR="008013BD">
          <w:rPr>
            <w:rFonts w:hint="eastAsia"/>
          </w:rPr>
          <w:t>剂量单位</w:t>
        </w:r>
        <w:r w:rsidR="008013BD" w:rsidRPr="00A41EB9">
          <w:rPr>
            <w:rFonts w:hint="eastAsia"/>
          </w:rPr>
          <w:t>、体重</w:t>
        </w:r>
        <w:r w:rsidR="008013BD">
          <w:rPr>
            <w:rFonts w:hint="eastAsia"/>
          </w:rPr>
          <w:t>（</w:t>
        </w:r>
        <w:r w:rsidR="008013BD">
          <w:rPr>
            <w:rFonts w:hint="eastAsia"/>
          </w:rPr>
          <w:t>float</w:t>
        </w:r>
        <w:r w:rsidR="008013BD">
          <w:rPr>
            <w:rFonts w:hint="eastAsia"/>
          </w:rPr>
          <w:t>型数据</w:t>
        </w:r>
      </w:ins>
      <w:ins w:id="7975" w:author="Zhang, Carol (MSHA)" w:date="2019-08-26T15:55:00Z">
        <w:r w:rsidR="00A77F75">
          <w:rPr>
            <w:rFonts w:hint="eastAsia"/>
          </w:rPr>
          <w:t>，单位：</w:t>
        </w:r>
        <w:r w:rsidR="00A77F75">
          <w:rPr>
            <w:rFonts w:hint="eastAsia"/>
          </w:rPr>
          <w:t>kg</w:t>
        </w:r>
      </w:ins>
      <w:ins w:id="7976" w:author="Zhang, Carol (MSHA)" w:date="2019-08-26T15:51:00Z">
        <w:r w:rsidR="008013BD">
          <w:rPr>
            <w:rFonts w:hint="eastAsia"/>
          </w:rPr>
          <w:t>）</w:t>
        </w:r>
        <w:r w:rsidR="008013BD" w:rsidRPr="00A41EB9">
          <w:rPr>
            <w:rFonts w:hint="eastAsia"/>
          </w:rPr>
          <w:t>、药量</w:t>
        </w:r>
        <w:r w:rsidR="008013BD">
          <w:rPr>
            <w:rFonts w:hint="eastAsia"/>
          </w:rPr>
          <w:t>（</w:t>
        </w:r>
        <w:r w:rsidR="008013BD">
          <w:rPr>
            <w:rFonts w:hint="eastAsia"/>
          </w:rPr>
          <w:t>float</w:t>
        </w:r>
        <w:r w:rsidR="008013BD">
          <w:rPr>
            <w:rFonts w:hint="eastAsia"/>
          </w:rPr>
          <w:t>型数据</w:t>
        </w:r>
      </w:ins>
      <w:ins w:id="7977" w:author="Zhang, Carol (MSHA)" w:date="2019-08-26T15:53:00Z">
        <w:r w:rsidR="008013BD">
          <w:rPr>
            <w:rFonts w:hint="eastAsia"/>
          </w:rPr>
          <w:t>,</w:t>
        </w:r>
        <w:r w:rsidR="008013BD">
          <w:rPr>
            <w:rFonts w:hint="eastAsia"/>
          </w:rPr>
          <w:t>单位：</w:t>
        </w:r>
        <w:r w:rsidR="008013BD">
          <w:rPr>
            <w:rFonts w:hint="eastAsia"/>
          </w:rPr>
          <w:t>mg</w:t>
        </w:r>
      </w:ins>
      <w:ins w:id="7978" w:author="Zhang, Carol (MSHA)" w:date="2019-08-26T15:51:00Z">
        <w:r w:rsidR="008013BD">
          <w:rPr>
            <w:rFonts w:hint="eastAsia"/>
          </w:rPr>
          <w:t>）</w:t>
        </w:r>
        <w:r w:rsidR="008013BD" w:rsidRPr="00A41EB9">
          <w:rPr>
            <w:rFonts w:hint="eastAsia"/>
          </w:rPr>
          <w:t>、容量</w:t>
        </w:r>
        <w:r w:rsidR="008013BD">
          <w:rPr>
            <w:rFonts w:hint="eastAsia"/>
          </w:rPr>
          <w:t>（</w:t>
        </w:r>
        <w:r w:rsidR="008013BD">
          <w:rPr>
            <w:rFonts w:hint="eastAsia"/>
          </w:rPr>
          <w:t>float</w:t>
        </w:r>
        <w:r w:rsidR="008013BD">
          <w:rPr>
            <w:rFonts w:hint="eastAsia"/>
          </w:rPr>
          <w:t>型数据</w:t>
        </w:r>
      </w:ins>
      <w:ins w:id="7979" w:author="Zhang, Carol (MSHA)" w:date="2019-08-26T15:55:00Z">
        <w:r w:rsidR="00A77F75">
          <w:rPr>
            <w:rFonts w:hint="eastAsia"/>
          </w:rPr>
          <w:t>，单位：</w:t>
        </w:r>
      </w:ins>
      <w:ins w:id="7980" w:author="Zhang, Carol (MSHA)" w:date="2019-08-26T15:56:00Z">
        <w:r w:rsidR="00A77F75">
          <w:rPr>
            <w:rFonts w:hint="eastAsia"/>
          </w:rPr>
          <w:t>mL</w:t>
        </w:r>
      </w:ins>
      <w:ins w:id="7981" w:author="Zhang, Carol (MSHA)" w:date="2019-08-26T15:51:00Z">
        <w:r w:rsidR="008013BD">
          <w:rPr>
            <w:rFonts w:hint="eastAsia"/>
          </w:rPr>
          <w:t>）</w:t>
        </w:r>
        <w:r w:rsidR="008013BD" w:rsidRPr="00A41EB9">
          <w:rPr>
            <w:rFonts w:hint="eastAsia"/>
          </w:rPr>
          <w:t>、限制量</w:t>
        </w:r>
        <w:r w:rsidR="008013BD">
          <w:rPr>
            <w:rFonts w:hint="eastAsia"/>
          </w:rPr>
          <w:t>（</w:t>
        </w:r>
        <w:r w:rsidR="008013BD">
          <w:rPr>
            <w:rFonts w:hint="eastAsia"/>
          </w:rPr>
          <w:t>float</w:t>
        </w:r>
        <w:r w:rsidR="008013BD">
          <w:rPr>
            <w:rFonts w:hint="eastAsia"/>
          </w:rPr>
          <w:t>型数据</w:t>
        </w:r>
      </w:ins>
      <w:ins w:id="7982" w:author="Zhang, Carol (MSHA)" w:date="2019-08-26T15:56:00Z">
        <w:r w:rsidR="00A77F75">
          <w:rPr>
            <w:rFonts w:hint="eastAsia"/>
          </w:rPr>
          <w:t>，单位：</w:t>
        </w:r>
        <w:r w:rsidR="00A77F75">
          <w:rPr>
            <w:rFonts w:hint="eastAsia"/>
          </w:rPr>
          <w:t>mL</w:t>
        </w:r>
      </w:ins>
      <w:ins w:id="7983" w:author="Zhang, Carol (MSHA)" w:date="2019-08-26T15:51:00Z">
        <w:r w:rsidR="008013BD">
          <w:rPr>
            <w:rFonts w:hint="eastAsia"/>
          </w:rPr>
          <w:t>）</w:t>
        </w:r>
      </w:ins>
      <w:ins w:id="7984" w:author="Zhang, Carol (MSHA)" w:date="2019-08-26T15:56:00Z">
        <w:r w:rsidR="00A77F75">
          <w:rPr>
            <w:rFonts w:hint="eastAsia"/>
          </w:rPr>
          <w:t>。</w:t>
        </w:r>
        <w:r w:rsidR="00A77F75">
          <w:t>float</w:t>
        </w:r>
        <w:r w:rsidR="00A77F75">
          <w:rPr>
            <w:rFonts w:hint="eastAsia"/>
          </w:rPr>
          <w:t>型数据通过整数和放大倍数获得。</w:t>
        </w:r>
      </w:ins>
      <w:r>
        <w:rPr>
          <w:rFonts w:hint="eastAsia"/>
        </w:rPr>
        <w:t>命令包含字段如下：</w:t>
      </w:r>
    </w:p>
    <w:p w:rsidR="008013BD" w:rsidRDefault="008013BD" w:rsidP="00FA609B">
      <w:pPr>
        <w:ind w:left="840"/>
      </w:pPr>
      <w:ins w:id="7985" w:author="Zhang, Carol (MSHA)" w:date="2019-08-26T15:50:00Z">
        <w:r>
          <w:rPr>
            <w:rFonts w:hint="eastAsia"/>
          </w:rPr>
          <w:t>Under the Weight mode, there are Dose</w:t>
        </w:r>
      </w:ins>
      <w:ins w:id="7986" w:author="Zhang, Carol (MSHA)" w:date="2019-08-26T15:58:00Z">
        <w:r w:rsidR="00A77F75">
          <w:t xml:space="preserve"> </w:t>
        </w:r>
      </w:ins>
      <w:ins w:id="7987" w:author="Zhang, Carol (MSHA)" w:date="2019-08-26T15:57:00Z">
        <w:r w:rsidR="00A77F75">
          <w:t>(float type), Dose Unit</w:t>
        </w:r>
      </w:ins>
      <w:ins w:id="7988" w:author="Zhang, Carol (MSHA)" w:date="2019-08-26T15:50:00Z">
        <w:r>
          <w:rPr>
            <w:rFonts w:hint="eastAsia"/>
          </w:rPr>
          <w:t>, Weight</w:t>
        </w:r>
      </w:ins>
      <w:ins w:id="7989" w:author="Zhang, Carol (MSHA)" w:date="2019-08-26T16:00:00Z">
        <w:r w:rsidR="00A77F75">
          <w:t xml:space="preserve"> </w:t>
        </w:r>
      </w:ins>
      <w:ins w:id="7990" w:author="Zhang, Carol (MSHA)" w:date="2019-08-26T15:57:00Z">
        <w:r w:rsidR="00A77F75">
          <w:t>(float type, unit:</w:t>
        </w:r>
      </w:ins>
      <w:ins w:id="7991" w:author="Zhang, Carol (MSHA)" w:date="2019-08-26T15:58:00Z">
        <w:r w:rsidR="00A77F75">
          <w:t xml:space="preserve"> </w:t>
        </w:r>
      </w:ins>
      <w:ins w:id="7992" w:author="Zhang, Carol (MSHA)" w:date="2019-08-26T15:57:00Z">
        <w:r w:rsidR="00A77F75">
          <w:t>kg),</w:t>
        </w:r>
      </w:ins>
      <w:ins w:id="7993" w:author="Zhang, Carol (MSHA)" w:date="2019-08-26T15:58:00Z">
        <w:r w:rsidR="00A77F75">
          <w:t xml:space="preserve"> Drug Mass</w:t>
        </w:r>
      </w:ins>
      <w:ins w:id="7994" w:author="Zhang, Carol (MSHA)" w:date="2019-08-26T16:00:00Z">
        <w:r w:rsidR="00A77F75">
          <w:t xml:space="preserve"> </w:t>
        </w:r>
      </w:ins>
      <w:ins w:id="7995" w:author="Zhang, Carol (MSHA)" w:date="2019-08-26T15:58:00Z">
        <w:r w:rsidR="00A77F75">
          <w:t xml:space="preserve">(float type, unit: mg), </w:t>
        </w:r>
      </w:ins>
      <w:ins w:id="7996" w:author="Zhang, Carol (MSHA)" w:date="2019-08-26T16:00:00Z">
        <w:r w:rsidR="00A77F75">
          <w:t>Drug Volume</w:t>
        </w:r>
        <w:r w:rsidR="00A77F75" w:rsidRPr="00A77F75">
          <w:rPr>
            <w:rFonts w:hint="eastAsia"/>
          </w:rPr>
          <w:t xml:space="preserve"> </w:t>
        </w:r>
        <w:r w:rsidR="00A77F75">
          <w:t>(float type, unit: mL)</w:t>
        </w:r>
      </w:ins>
      <w:ins w:id="7997" w:author="Zhang, Carol (MSHA)" w:date="2019-08-26T16:01:00Z">
        <w:r w:rsidR="00A77F75">
          <w:t xml:space="preserve"> and VTBI</w:t>
        </w:r>
        <w:r w:rsidR="00A77F75" w:rsidRPr="00A77F75">
          <w:rPr>
            <w:rFonts w:hint="eastAsia"/>
          </w:rPr>
          <w:t xml:space="preserve"> </w:t>
        </w:r>
        <w:r w:rsidR="00A77F75">
          <w:t xml:space="preserve">(float type, unit: mL). The float data is </w:t>
        </w:r>
      </w:ins>
      <w:ins w:id="7998" w:author="Zhang, Carol (MSHA)" w:date="2019-08-26T16:02:00Z">
        <w:r w:rsidR="00A77F75">
          <w:t>calculated</w:t>
        </w:r>
      </w:ins>
      <w:ins w:id="7999" w:author="Zhang, Carol (MSHA)" w:date="2019-08-26T16:01:00Z">
        <w:r w:rsidR="00A77F75">
          <w:t xml:space="preserve"> </w:t>
        </w:r>
      </w:ins>
      <w:ins w:id="8000" w:author="Zhang, Carol (MSHA)" w:date="2019-08-26T16:02:00Z">
        <w:r w:rsidR="00A77F75">
          <w:t>from the integer value and the scale value.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FA609B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17295A" w:rsidRDefault="00FA609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FA609B" w:rsidRPr="00513A48" w:rsidRDefault="00FA609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8001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01</w:t>
            </w:r>
          </w:p>
        </w:tc>
      </w:tr>
      <w:tr w:rsidR="00FA609B" w:rsidTr="006A6C10">
        <w:trPr>
          <w:jc w:val="center"/>
        </w:trPr>
        <w:tc>
          <w:tcPr>
            <w:tcW w:w="7992" w:type="dxa"/>
            <w:gridSpan w:val="17"/>
          </w:tcPr>
          <w:p w:rsidR="00FA609B" w:rsidRDefault="008013BD" w:rsidP="006A6C10">
            <w:pPr>
              <w:jc w:val="center"/>
              <w:rPr>
                <w:b/>
              </w:rPr>
            </w:pPr>
            <w:ins w:id="8002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003" w:author="Zhang, Carol (MSHA)" w:date="2019-08-26T15:50:00Z">
              <w:r w:rsidR="001D408F" w:rsidDel="008013BD">
                <w:rPr>
                  <w:rFonts w:hint="eastAsia"/>
                  <w:b/>
                </w:rPr>
                <w:delText>数据长度</w:delText>
              </w:r>
              <w:r w:rsidR="001D408F" w:rsidDel="008013BD">
                <w:rPr>
                  <w:rFonts w:hint="eastAsia"/>
                  <w:b/>
                </w:rPr>
                <w:delText>=</w:delText>
              </w:r>
            </w:del>
            <w:r w:rsidR="00FA609B">
              <w:rPr>
                <w:rFonts w:hint="eastAsia"/>
                <w:b/>
              </w:rPr>
              <w:t>0x00</w:t>
            </w:r>
            <w:r w:rsidR="00FA609B">
              <w:rPr>
                <w:b/>
              </w:rPr>
              <w:t>1B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004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005" w:author="Zhang, Carol (MSHA)" w:date="2019-12-11T16:14:00Z">
                    <w:rPr/>
                  </w:rPrChange>
                </w:rPr>
                <w:t>Infusion Mode</w:t>
              </w:r>
            </w:ins>
            <w:del w:id="8006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  <w:ins w:id="8007" w:author="Zhang, Carol (MSHA)" w:date="2019-08-26T16:03:00Z">
              <w:r w:rsidR="00A77F75">
                <w:rPr>
                  <w:rFonts w:hint="eastAsia"/>
                  <w:b/>
                  <w:bCs/>
                  <w:color w:val="0000FF"/>
                  <w:u w:val="single"/>
                </w:rPr>
                <w:t xml:space="preserve"> Weight </w:t>
              </w:r>
              <w:r w:rsidR="00A77F75">
                <w:rPr>
                  <w:b/>
                  <w:bCs/>
                  <w:color w:val="0000FF"/>
                  <w:u w:val="single"/>
                </w:rPr>
                <w:t>Mode</w:t>
              </w:r>
            </w:ins>
          </w:p>
        </w:tc>
        <w:tc>
          <w:tcPr>
            <w:tcW w:w="3996" w:type="dxa"/>
            <w:gridSpan w:val="8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008" w:author="Zhang, Carol (MSHA)" w:date="2019-12-11T16:14:00Z">
              <w:r w:rsidR="00B2321A" w:rsidRPr="00B2321A">
                <w:rPr>
                  <w:color w:val="0000FF"/>
                  <w:u w:val="single"/>
                  <w:rPrChange w:id="8009" w:author="Zhang, Carol (MSHA)" w:date="2019-12-11T16:14:00Z">
                    <w:rPr/>
                  </w:rPrChange>
                </w:rPr>
                <w:t>Scale Value</w:t>
              </w:r>
            </w:ins>
            <w:del w:id="801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 w:rsidP="00B5450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 w:rsidP="00B5450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FA609B" w:rsidTr="006A6C10">
        <w:trPr>
          <w:jc w:val="center"/>
        </w:trPr>
        <w:tc>
          <w:tcPr>
            <w:tcW w:w="3996" w:type="dxa"/>
            <w:gridSpan w:val="9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8011" w:author="Zhang, Carol (MSHA)" w:date="2019-12-11T16:14:00Z">
              <w:r w:rsidR="00B2321A" w:rsidRPr="00B2321A">
                <w:rPr>
                  <w:color w:val="0000FF"/>
                  <w:u w:val="single"/>
                  <w:rPrChange w:id="8012" w:author="Zhang, Carol (MSHA)" w:date="2019-12-11T16:14:00Z">
                    <w:rPr/>
                  </w:rPrChange>
                </w:rPr>
                <w:t>Dose Unit</w:t>
              </w:r>
            </w:ins>
            <w:del w:id="801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FA609B" w:rsidRDefault="00FA609B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014" w:author="Zhang, Carol (MSHA)" w:date="2019-12-11T16:14:00Z">
              <w:r w:rsidR="00B2321A" w:rsidRPr="00B2321A">
                <w:rPr>
                  <w:color w:val="0000FF"/>
                  <w:u w:val="single"/>
                  <w:rPrChange w:id="8015" w:author="Zhang, Carol (MSHA)" w:date="2019-12-11T16:14:00Z">
                    <w:rPr/>
                  </w:rPrChange>
                </w:rPr>
                <w:t>Scale Value</w:t>
              </w:r>
            </w:ins>
            <w:del w:id="80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 w:rsidP="00B5450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Weight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 w:rsidP="00B5450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017" w:author="Zhang, Carol (MSHA)" w:date="2019-12-11T16:14:00Z">
              <w:r w:rsidR="00B2321A" w:rsidRPr="00B2321A">
                <w:rPr>
                  <w:color w:val="0000FF"/>
                  <w:u w:val="single"/>
                  <w:rPrChange w:id="8018" w:author="Zhang, Carol (MSHA)" w:date="2019-12-11T16:14:00Z">
                    <w:rPr/>
                  </w:rPrChange>
                </w:rPr>
                <w:t>Scale Value</w:t>
              </w:r>
            </w:ins>
            <w:del w:id="80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ins w:id="8020" w:author="Zhang, Carol (MSHA)" w:date="2019-08-26T15:58:00Z">
              <w:r w:rsidR="00A77F75">
                <w:rPr>
                  <w:b/>
                </w:rPr>
                <w:t xml:space="preserve">Mass </w:t>
              </w:r>
            </w:ins>
            <w:del w:id="8021" w:author="Zhang, Carol (MSHA)" w:date="2019-08-26T15:58:00Z">
              <w:r w:rsidDel="00A77F75">
                <w:rPr>
                  <w:b/>
                </w:rPr>
                <w:delText xml:space="preserve">Solution </w:delText>
              </w:r>
            </w:del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del w:id="8022" w:author="Zhang, Carol (MSHA)" w:date="2019-08-26T15:57:00Z">
              <w:r w:rsidDel="00A77F75">
                <w:rPr>
                  <w:b/>
                </w:rPr>
                <w:delText xml:space="preserve">Solution </w:delText>
              </w:r>
            </w:del>
            <w:ins w:id="8023" w:author="Zhang, Carol (MSHA)" w:date="2019-08-26T15:57:00Z">
              <w:r w:rsidR="00A77F75">
                <w:rPr>
                  <w:b/>
                </w:rPr>
                <w:t xml:space="preserve">Mass </w:t>
              </w:r>
            </w:ins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ins w:id="8024" w:author="Zhang, Carol (MSHA)" w:date="2019-08-26T15:58:00Z">
              <w:r w:rsidR="00A77F75">
                <w:rPr>
                  <w:b/>
                </w:rPr>
                <w:t xml:space="preserve">Mass </w:t>
              </w:r>
            </w:ins>
            <w:del w:id="8025" w:author="Zhang, Carol (MSHA)" w:date="2019-08-26T15:58:00Z">
              <w:r w:rsidDel="00A77F75">
                <w:rPr>
                  <w:b/>
                </w:rPr>
                <w:delText xml:space="preserve">Solution </w:delText>
              </w:r>
            </w:del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B54500" w:rsidP="00B5450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ins w:id="8026" w:author="Zhang, Carol (MSHA)" w:date="2019-08-26T15:58:00Z">
              <w:r w:rsidR="00A77F75">
                <w:rPr>
                  <w:b/>
                </w:rPr>
                <w:t xml:space="preserve">Mass </w:t>
              </w:r>
            </w:ins>
            <w:del w:id="8027" w:author="Zhang, Carol (MSHA)" w:date="2019-08-26T15:58:00Z">
              <w:r w:rsidDel="00A77F75">
                <w:rPr>
                  <w:b/>
                </w:rPr>
                <w:delText xml:space="preserve">Solution </w:delText>
              </w:r>
            </w:del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028" w:author="Zhang, Carol (MSHA)" w:date="2019-12-11T16:14:00Z">
              <w:r w:rsidR="00B2321A" w:rsidRPr="00B2321A">
                <w:rPr>
                  <w:color w:val="0000FF"/>
                  <w:u w:val="single"/>
                  <w:rPrChange w:id="8029" w:author="Zhang, Carol (MSHA)" w:date="2019-12-11T16:14:00Z">
                    <w:rPr/>
                  </w:rPrChange>
                </w:rPr>
                <w:t>Scale Value</w:t>
              </w:r>
            </w:ins>
            <w:del w:id="803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A77F75" w:rsidP="00B54500">
            <w:pPr>
              <w:jc w:val="center"/>
              <w:rPr>
                <w:rStyle w:val="a9"/>
              </w:rPr>
            </w:pPr>
            <w:ins w:id="8031" w:author="Zhang, Carol (MSHA)" w:date="2019-08-26T16:00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</w:ins>
            <w:r w:rsidR="00B54500">
              <w:rPr>
                <w:rFonts w:hint="eastAsia"/>
                <w:b/>
              </w:rPr>
              <w:t xml:space="preserve">Volume </w:t>
            </w:r>
            <w:r w:rsidR="00B54500">
              <w:rPr>
                <w:b/>
              </w:rPr>
              <w:t>(</w:t>
            </w:r>
            <w:r w:rsidR="00B54500">
              <w:rPr>
                <w:rFonts w:hint="eastAsia"/>
                <w:b/>
              </w:rPr>
              <w:t xml:space="preserve">byte </w:t>
            </w:r>
            <w:r w:rsidR="00B54500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B54500" w:rsidRDefault="00A77F75" w:rsidP="00B54500">
            <w:pPr>
              <w:jc w:val="center"/>
              <w:rPr>
                <w:b/>
              </w:rPr>
            </w:pPr>
            <w:ins w:id="8032" w:author="Zhang, Carol (MSHA)" w:date="2019-08-26T16:00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</w:ins>
            <w:r w:rsidR="00B54500">
              <w:rPr>
                <w:rFonts w:hint="eastAsia"/>
                <w:b/>
              </w:rPr>
              <w:t>Volume</w:t>
            </w:r>
            <w:r w:rsidR="00B54500">
              <w:rPr>
                <w:b/>
              </w:rPr>
              <w:t xml:space="preserve"> (</w:t>
            </w:r>
            <w:r w:rsidR="00B54500">
              <w:rPr>
                <w:rFonts w:hint="eastAsia"/>
                <w:b/>
              </w:rPr>
              <w:t xml:space="preserve">byte </w:t>
            </w:r>
            <w:r w:rsidR="00B54500">
              <w:rPr>
                <w:b/>
              </w:rPr>
              <w:t>2)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E70E77" w:rsidRDefault="00A77F75" w:rsidP="00B54500">
            <w:pPr>
              <w:jc w:val="center"/>
              <w:rPr>
                <w:rStyle w:val="a9"/>
                <w:b/>
              </w:rPr>
            </w:pPr>
            <w:ins w:id="8033" w:author="Zhang, Carol (MSHA)" w:date="2019-08-26T16:00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</w:ins>
            <w:r w:rsidR="00B54500">
              <w:rPr>
                <w:rFonts w:hint="eastAsia"/>
                <w:b/>
              </w:rPr>
              <w:t xml:space="preserve">Volume </w:t>
            </w:r>
            <w:r w:rsidR="00B54500">
              <w:rPr>
                <w:b/>
              </w:rPr>
              <w:t>(</w:t>
            </w:r>
            <w:r w:rsidR="00B54500">
              <w:rPr>
                <w:rFonts w:hint="eastAsia"/>
                <w:b/>
              </w:rPr>
              <w:t xml:space="preserve">byte </w:t>
            </w:r>
            <w:r w:rsidR="00B54500"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B54500" w:rsidRDefault="00A77F75" w:rsidP="00B54500">
            <w:pPr>
              <w:jc w:val="center"/>
              <w:rPr>
                <w:b/>
              </w:rPr>
            </w:pPr>
            <w:ins w:id="8034" w:author="Zhang, Carol (MSHA)" w:date="2019-08-26T16:00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</w:ins>
            <w:r w:rsidR="00B54500">
              <w:rPr>
                <w:rFonts w:hint="eastAsia"/>
                <w:b/>
              </w:rPr>
              <w:t>Volume</w:t>
            </w:r>
            <w:r w:rsidR="00B54500">
              <w:rPr>
                <w:b/>
              </w:rPr>
              <w:t xml:space="preserve"> (</w:t>
            </w:r>
            <w:r w:rsidR="00B54500">
              <w:rPr>
                <w:rFonts w:hint="eastAsia"/>
                <w:b/>
              </w:rPr>
              <w:t xml:space="preserve">byte </w:t>
            </w:r>
            <w:r w:rsidR="00B54500">
              <w:rPr>
                <w:b/>
              </w:rPr>
              <w:t>4)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035" w:author="Zhang, Carol (MSHA)" w:date="2019-12-11T16:14:00Z">
              <w:r w:rsidR="00B2321A" w:rsidRPr="00B2321A">
                <w:rPr>
                  <w:color w:val="0000FF"/>
                  <w:u w:val="single"/>
                  <w:rPrChange w:id="8036" w:author="Zhang, Carol (MSHA)" w:date="2019-12-11T16:14:00Z">
                    <w:rPr/>
                  </w:rPrChange>
                </w:rPr>
                <w:t>Scale Value</w:t>
              </w:r>
            </w:ins>
            <w:del w:id="80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Default="00B54500" w:rsidP="00B5450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B54500" w:rsidRPr="00C85507" w:rsidRDefault="00B54500" w:rsidP="00B5450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B54500" w:rsidTr="006A6C10">
        <w:trPr>
          <w:jc w:val="center"/>
        </w:trPr>
        <w:tc>
          <w:tcPr>
            <w:tcW w:w="3996" w:type="dxa"/>
            <w:gridSpan w:val="9"/>
          </w:tcPr>
          <w:p w:rsidR="00B54500" w:rsidRPr="00C85507" w:rsidRDefault="00B54500" w:rsidP="00B5450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B54500" w:rsidRDefault="00B54500" w:rsidP="00B54500">
            <w:pPr>
              <w:jc w:val="center"/>
            </w:pPr>
          </w:p>
        </w:tc>
      </w:tr>
    </w:tbl>
    <w:p w:rsidR="00FA609B" w:rsidRDefault="00FA609B" w:rsidP="00FA609B"/>
    <w:p w:rsidR="003E0BD2" w:rsidRPr="00153B83" w:rsidRDefault="00A77F75" w:rsidP="00461B88">
      <w:pPr>
        <w:pStyle w:val="a7"/>
        <w:numPr>
          <w:ilvl w:val="0"/>
          <w:numId w:val="53"/>
        </w:numPr>
        <w:ind w:firstLineChars="0"/>
        <w:rPr>
          <w:b/>
        </w:rPr>
      </w:pPr>
      <w:ins w:id="8038" w:author="Zhang, Carol (MSHA)" w:date="2019-08-26T16:03:00Z">
        <w:r>
          <w:rPr>
            <w:rFonts w:hint="eastAsia"/>
            <w:b/>
          </w:rPr>
          <w:t>LVP</w:t>
        </w:r>
      </w:ins>
      <w:r w:rsidR="003E0BD2">
        <w:rPr>
          <w:rFonts w:hint="eastAsia"/>
          <w:b/>
        </w:rPr>
        <w:t>基本</w:t>
      </w:r>
      <w:r w:rsidR="003E0BD2" w:rsidRPr="002762E0">
        <w:rPr>
          <w:rFonts w:hint="eastAsia"/>
          <w:b/>
        </w:rPr>
        <w:t>模式</w:t>
      </w:r>
    </w:p>
    <w:p w:rsidR="003E0BD2" w:rsidRDefault="003E0BD2" w:rsidP="003E0BD2">
      <w:pPr>
        <w:ind w:left="840"/>
        <w:rPr>
          <w:ins w:id="8039" w:author="Zhang, Carol (MSHA)" w:date="2019-08-26T16:03:00Z"/>
        </w:rPr>
      </w:pPr>
      <w:r>
        <w:rPr>
          <w:rFonts w:hint="eastAsia"/>
        </w:rPr>
        <w:t>该模式下包含速率（</w:t>
      </w:r>
      <w:r>
        <w:rPr>
          <w:rFonts w:hint="eastAsia"/>
        </w:rPr>
        <w:t>float</w:t>
      </w:r>
      <w:r w:rsidR="00C42B1A">
        <w:rPr>
          <w:rFonts w:hint="eastAsia"/>
        </w:rPr>
        <w:t>型数据</w:t>
      </w:r>
      <w:r w:rsidR="00E247F3">
        <w:rPr>
          <w:rFonts w:hint="eastAsia"/>
        </w:rPr>
        <w:t>，单位：</w:t>
      </w:r>
      <w:r w:rsidR="00E247F3">
        <w:rPr>
          <w:rFonts w:hint="eastAsia"/>
        </w:rPr>
        <w:t>mL/h</w:t>
      </w:r>
      <w:r>
        <w:rPr>
          <w:rFonts w:hint="eastAsia"/>
        </w:rPr>
        <w:t>）</w:t>
      </w:r>
      <w:r w:rsidR="00A55174">
        <w:rPr>
          <w:rFonts w:hint="eastAsia"/>
        </w:rPr>
        <w:t>、基本模式下的速率单位</w:t>
      </w:r>
      <w:r>
        <w:rPr>
          <w:rFonts w:hint="eastAsia"/>
        </w:rPr>
        <w:t>、</w:t>
      </w:r>
      <w:r w:rsidR="00A55174">
        <w:rPr>
          <w:rFonts w:hint="eastAsia"/>
        </w:rPr>
        <w:t>液体大小（</w:t>
      </w:r>
      <w:r w:rsidR="003F4CFE">
        <w:rPr>
          <w:rFonts w:hint="eastAsia"/>
        </w:rPr>
        <w:t>uint</w:t>
      </w:r>
      <w:r w:rsidR="003F4CFE">
        <w:rPr>
          <w:rFonts w:hint="eastAsia"/>
        </w:rPr>
        <w:t>型数据</w:t>
      </w:r>
      <w:r w:rsidR="00A55174">
        <w:rPr>
          <w:rFonts w:hint="eastAsia"/>
        </w:rPr>
        <w:t>，单位：滴</w:t>
      </w:r>
      <w:r w:rsidR="00A55174">
        <w:rPr>
          <w:rFonts w:hint="eastAsia"/>
        </w:rPr>
        <w:t>/mL</w:t>
      </w:r>
      <w:r w:rsidR="00A55174">
        <w:rPr>
          <w:rFonts w:hint="eastAsia"/>
        </w:rPr>
        <w:t>）、</w:t>
      </w:r>
      <w:r w:rsidR="00E247F3">
        <w:rPr>
          <w:rFonts w:hint="eastAsia"/>
        </w:rPr>
        <w:t>液体输注速率（</w:t>
      </w:r>
      <w:r w:rsidR="00E247F3">
        <w:t>uint</w:t>
      </w:r>
      <w:r w:rsidR="00E247F3">
        <w:rPr>
          <w:rFonts w:hint="eastAsia"/>
        </w:rPr>
        <w:t>型数据，单位为除</w:t>
      </w:r>
      <w:r w:rsidR="00E247F3">
        <w:rPr>
          <w:rFonts w:hint="eastAsia"/>
        </w:rPr>
        <w:t>mL/h</w:t>
      </w:r>
      <w:r w:rsidR="00E247F3">
        <w:rPr>
          <w:rFonts w:hint="eastAsia"/>
        </w:rPr>
        <w:t>外的速率单位）、</w:t>
      </w:r>
      <w:r w:rsidR="00DA7598">
        <w:rPr>
          <w:rFonts w:hint="eastAsia"/>
        </w:rPr>
        <w:t>输注时间</w:t>
      </w:r>
      <w:r w:rsidR="00C97799">
        <w:rPr>
          <w:rFonts w:hint="eastAsia"/>
        </w:rPr>
        <w:t>(</w:t>
      </w:r>
      <w:r w:rsidR="00D961CD">
        <w:rPr>
          <w:rFonts w:hint="eastAsia"/>
        </w:rPr>
        <w:t>uint</w:t>
      </w:r>
      <w:r w:rsidR="00C97799">
        <w:rPr>
          <w:rFonts w:hint="eastAsia"/>
        </w:rPr>
        <w:t>型数据，单位：秒</w:t>
      </w:r>
      <w:r w:rsidR="00C97799">
        <w:rPr>
          <w:rFonts w:hint="eastAsia"/>
        </w:rPr>
        <w:t>)</w:t>
      </w:r>
      <w:r w:rsidR="00DA7598">
        <w:rPr>
          <w:rFonts w:hint="eastAsia"/>
        </w:rPr>
        <w:t>、</w:t>
      </w:r>
      <w:r>
        <w:rPr>
          <w:rFonts w:hint="eastAsia"/>
        </w:rPr>
        <w:t>限制量</w:t>
      </w:r>
      <w:r w:rsidR="00C42B1A">
        <w:rPr>
          <w:rFonts w:hint="eastAsia"/>
        </w:rPr>
        <w:t>（</w:t>
      </w:r>
      <w:r w:rsidR="00C42B1A">
        <w:rPr>
          <w:rFonts w:hint="eastAsia"/>
        </w:rPr>
        <w:t>float</w:t>
      </w:r>
      <w:r w:rsidR="00C42B1A">
        <w:rPr>
          <w:rFonts w:hint="eastAsia"/>
        </w:rPr>
        <w:t>型数据</w:t>
      </w:r>
      <w:r w:rsidR="00C97799">
        <w:rPr>
          <w:rFonts w:hint="eastAsia"/>
        </w:rPr>
        <w:t>，单位：</w:t>
      </w:r>
      <w:r w:rsidR="00C97799">
        <w:rPr>
          <w:rFonts w:hint="eastAsia"/>
        </w:rPr>
        <w:t>m</w:t>
      </w:r>
      <w:r w:rsidR="00C97799">
        <w:t>L</w:t>
      </w:r>
      <w:r w:rsidR="00C42B1A">
        <w:rPr>
          <w:rFonts w:hint="eastAsia"/>
        </w:rPr>
        <w:t>）</w:t>
      </w:r>
      <w:r w:rsidR="00DC3203">
        <w:rPr>
          <w:rFonts w:hint="eastAsia"/>
        </w:rPr>
        <w:t>、</w:t>
      </w:r>
      <w:r w:rsidR="0003478C">
        <w:rPr>
          <w:rFonts w:hint="eastAsia"/>
        </w:rPr>
        <w:t>延时输注时间</w:t>
      </w:r>
      <w:r w:rsidR="00C97799">
        <w:rPr>
          <w:rFonts w:hint="eastAsia"/>
        </w:rPr>
        <w:t>(</w:t>
      </w:r>
      <w:r w:rsidR="00D961CD">
        <w:rPr>
          <w:rFonts w:hint="eastAsia"/>
        </w:rPr>
        <w:t>uint</w:t>
      </w:r>
      <w:r w:rsidR="00C97799">
        <w:rPr>
          <w:rFonts w:hint="eastAsia"/>
        </w:rPr>
        <w:t>型数据，单位：秒</w:t>
      </w:r>
      <w:r w:rsidR="00C97799">
        <w:rPr>
          <w:rFonts w:hint="eastAsia"/>
        </w:rPr>
        <w:t>)</w:t>
      </w:r>
      <w:r w:rsidR="00DC3203">
        <w:rPr>
          <w:rFonts w:hint="eastAsia"/>
        </w:rPr>
        <w:t>、药物库开关和药物</w:t>
      </w:r>
      <w:r w:rsidR="00DC3203">
        <w:rPr>
          <w:rFonts w:hint="eastAsia"/>
        </w:rPr>
        <w:t>Index(</w:t>
      </w:r>
      <w:r w:rsidR="00DC3203">
        <w:rPr>
          <w:rFonts w:hint="eastAsia"/>
        </w:rPr>
        <w:t>无符号整型数据</w:t>
      </w:r>
      <w:r w:rsidR="00DC3203">
        <w:rPr>
          <w:rFonts w:hint="eastAsia"/>
        </w:rPr>
        <w:t>)</w:t>
      </w:r>
      <w:r>
        <w:rPr>
          <w:rFonts w:hint="eastAsia"/>
        </w:rPr>
        <w:t>，命令包含字段如下：</w:t>
      </w:r>
    </w:p>
    <w:p w:rsidR="00A77F75" w:rsidRDefault="00A77F75" w:rsidP="003E0BD2">
      <w:pPr>
        <w:ind w:left="840"/>
      </w:pPr>
      <w:ins w:id="8040" w:author="Zhang, Carol (MSHA)" w:date="2019-08-26T16:03:00Z">
        <w:r>
          <w:rPr>
            <w:rFonts w:hint="eastAsia"/>
          </w:rPr>
          <w:t xml:space="preserve">Under the LVP Basic Mode, there are </w:t>
        </w:r>
      </w:ins>
      <w:ins w:id="8041" w:author="Zhang, Carol (MSHA)" w:date="2019-08-26T16:04:00Z">
        <w:r>
          <w:t>Rate</w:t>
        </w:r>
      </w:ins>
      <w:ins w:id="8042" w:author="Zhang, Carol (MSHA)" w:date="2019-08-26T16:06:00Z">
        <w:r w:rsidR="00C579F4">
          <w:rPr>
            <w:rFonts w:hint="eastAsia"/>
          </w:rPr>
          <w:t xml:space="preserve"> </w:t>
        </w:r>
      </w:ins>
      <w:ins w:id="8043" w:author="Zhang, Carol (MSHA)" w:date="2019-08-26T16:04:00Z">
        <w:r>
          <w:t xml:space="preserve">(float type), </w:t>
        </w:r>
        <w:r w:rsidR="00C579F4">
          <w:t xml:space="preserve">Rate Unit, </w:t>
        </w:r>
        <w:r>
          <w:t>Drop size(</w:t>
        </w:r>
        <w:r w:rsidR="00C579F4">
          <w:t xml:space="preserve">uint type, </w:t>
        </w:r>
      </w:ins>
      <w:ins w:id="8044" w:author="Zhang, Carol (MSHA)" w:date="2019-08-26T16:08:00Z">
        <w:r w:rsidR="00C579F4">
          <w:t xml:space="preserve"> </w:t>
        </w:r>
      </w:ins>
      <w:ins w:id="8045" w:author="Zhang, Carol (MSHA)" w:date="2019-08-26T16:04:00Z">
        <w:r w:rsidR="00C579F4">
          <w:t>unit:</w:t>
        </w:r>
      </w:ins>
      <w:ins w:id="8046" w:author="Zhang, Carol (MSHA)" w:date="2019-08-26T16:08:00Z">
        <w:r w:rsidR="00C579F4">
          <w:t xml:space="preserve"> </w:t>
        </w:r>
      </w:ins>
      <w:ins w:id="8047" w:author="Zhang, Carol (MSHA)" w:date="2019-08-26T16:04:00Z">
        <w:r w:rsidR="00C579F4">
          <w:t xml:space="preserve">drop/mL), Drop Rate(unit type, unit is the rate unit except mL/h), </w:t>
        </w:r>
      </w:ins>
      <w:ins w:id="8048" w:author="Zhang, Carol (MSHA)" w:date="2019-08-26T16:06:00Z">
        <w:r w:rsidR="00C579F4">
          <w:rPr>
            <w:rFonts w:hint="eastAsia"/>
          </w:rPr>
          <w:t>Infusion Time(unit type, unit:</w:t>
        </w:r>
      </w:ins>
      <w:ins w:id="8049" w:author="Zhang, Carol (MSHA)" w:date="2019-08-26T16:08:00Z">
        <w:r w:rsidR="00C579F4">
          <w:t xml:space="preserve"> </w:t>
        </w:r>
      </w:ins>
      <w:ins w:id="8050" w:author="Zhang, Carol (MSHA)" w:date="2019-08-26T16:06:00Z">
        <w:r w:rsidR="00C579F4">
          <w:rPr>
            <w:rFonts w:hint="eastAsia"/>
          </w:rPr>
          <w:t>seconds), VTBI (</w:t>
        </w:r>
        <w:r w:rsidR="00C579F4">
          <w:t>float type,</w:t>
        </w:r>
      </w:ins>
      <w:ins w:id="8051" w:author="Zhang, Carol (MSHA)" w:date="2019-08-26T16:08:00Z">
        <w:r w:rsidR="00C579F4">
          <w:t xml:space="preserve"> </w:t>
        </w:r>
      </w:ins>
      <w:ins w:id="8052" w:author="Zhang, Carol (MSHA)" w:date="2019-08-26T16:06:00Z">
        <w:r w:rsidR="00C579F4">
          <w:t>unit:</w:t>
        </w:r>
      </w:ins>
      <w:ins w:id="8053" w:author="Zhang, Carol (MSHA)" w:date="2019-08-26T16:08:00Z">
        <w:r w:rsidR="00C579F4">
          <w:t xml:space="preserve"> </w:t>
        </w:r>
      </w:ins>
      <w:ins w:id="8054" w:author="Zhang, Carol (MSHA)" w:date="2019-08-26T16:06:00Z">
        <w:r w:rsidR="00C579F4">
          <w:t>mL),Delay Start Time(uint type, unit</w:t>
        </w:r>
      </w:ins>
      <w:ins w:id="8055" w:author="Zhang, Carol (MSHA)" w:date="2019-08-26T16:07:00Z">
        <w:r w:rsidR="00C579F4">
          <w:t>:</w:t>
        </w:r>
      </w:ins>
      <w:ins w:id="8056" w:author="Zhang, Carol (MSHA)" w:date="2019-08-26T16:08:00Z">
        <w:r w:rsidR="00C579F4">
          <w:t xml:space="preserve"> </w:t>
        </w:r>
      </w:ins>
      <w:ins w:id="8057" w:author="Zhang, Carol (MSHA)" w:date="2019-08-26T16:07:00Z">
        <w:r w:rsidR="00C579F4">
          <w:t>seconds), the drug library switch status and the current drug index(</w:t>
        </w:r>
      </w:ins>
      <w:ins w:id="8058" w:author="Zhang, Carol (MSHA)" w:date="2019-08-26T16:08:00Z">
        <w:r w:rsidR="00C579F4">
          <w:t>uint type</w:t>
        </w:r>
        <w:r w:rsidR="00C579F4">
          <w:rPr>
            <w:rFonts w:hint="eastAsia"/>
          </w:rPr>
          <w:t>)</w:t>
        </w:r>
        <w:r w:rsidR="00C579F4">
          <w:t>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3E0BD2" w:rsidRPr="00513A48" w:rsidTr="003E0BD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17295A" w:rsidRDefault="003E0BD2" w:rsidP="003E0BD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E0BD2" w:rsidRPr="00513A48" w:rsidRDefault="003E0BD2" w:rsidP="003E0B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E0BD2" w:rsidTr="003E0BD2">
        <w:trPr>
          <w:jc w:val="center"/>
        </w:trPr>
        <w:tc>
          <w:tcPr>
            <w:tcW w:w="7992" w:type="dxa"/>
            <w:gridSpan w:val="17"/>
          </w:tcPr>
          <w:p w:rsidR="003E0BD2" w:rsidRDefault="008013BD" w:rsidP="003E0BD2">
            <w:pPr>
              <w:jc w:val="center"/>
              <w:rPr>
                <w:b/>
              </w:rPr>
            </w:pPr>
            <w:ins w:id="8059" w:author="Zhang, Carol (MSHA)" w:date="2019-08-26T15:49:00Z">
              <w:r>
                <w:lastRenderedPageBreak/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3E0BD2">
              <w:rPr>
                <w:rFonts w:hint="eastAsia"/>
                <w:b/>
              </w:rPr>
              <w:t>0x00</w:t>
            </w:r>
            <w:r w:rsidR="003E0BD2">
              <w:rPr>
                <w:b/>
              </w:rPr>
              <w:t>01</w:t>
            </w:r>
          </w:p>
        </w:tc>
      </w:tr>
      <w:tr w:rsidR="003E0BD2" w:rsidTr="003E0BD2">
        <w:trPr>
          <w:jc w:val="center"/>
        </w:trPr>
        <w:tc>
          <w:tcPr>
            <w:tcW w:w="7992" w:type="dxa"/>
            <w:gridSpan w:val="17"/>
          </w:tcPr>
          <w:p w:rsidR="003E0BD2" w:rsidRDefault="008013BD">
            <w:pPr>
              <w:jc w:val="center"/>
              <w:rPr>
                <w:b/>
              </w:rPr>
            </w:pPr>
            <w:ins w:id="8060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061" w:author="Zhang, Carol (MSHA)" w:date="2019-08-26T15:50:00Z">
              <w:r w:rsidR="003E0BD2" w:rsidDel="008013BD">
                <w:rPr>
                  <w:rFonts w:hint="eastAsia"/>
                  <w:b/>
                </w:rPr>
                <w:delText>数据长度</w:delText>
              </w:r>
              <w:r w:rsidR="003E0BD2" w:rsidDel="008013BD">
                <w:rPr>
                  <w:rFonts w:hint="eastAsia"/>
                  <w:b/>
                </w:rPr>
                <w:delText>=</w:delText>
              </w:r>
            </w:del>
            <w:r w:rsidR="003E0BD2">
              <w:rPr>
                <w:rFonts w:hint="eastAsia"/>
                <w:b/>
              </w:rPr>
              <w:t>0x00</w:t>
            </w:r>
            <w:r w:rsidR="00E247F3">
              <w:rPr>
                <w:b/>
              </w:rPr>
              <w:t>1</w:t>
            </w:r>
            <w:r w:rsidR="00E247F3">
              <w:rPr>
                <w:rFonts w:hint="eastAsia"/>
                <w:b/>
              </w:rPr>
              <w:t>F</w:t>
            </w:r>
          </w:p>
        </w:tc>
      </w:tr>
      <w:tr w:rsidR="003E0BD2" w:rsidTr="003E0BD2">
        <w:trPr>
          <w:jc w:val="center"/>
        </w:trPr>
        <w:tc>
          <w:tcPr>
            <w:tcW w:w="3996" w:type="dxa"/>
            <w:gridSpan w:val="9"/>
          </w:tcPr>
          <w:p w:rsidR="003E0BD2" w:rsidRDefault="003E0BD2" w:rsidP="003E0BD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062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063" w:author="Zhang, Carol (MSHA)" w:date="2019-12-11T16:14:00Z">
                    <w:rPr/>
                  </w:rPrChange>
                </w:rPr>
                <w:t>Infusion Mode</w:t>
              </w:r>
            </w:ins>
            <w:del w:id="8064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="008D6CBD">
              <w:rPr>
                <w:rFonts w:hint="eastAsia"/>
                <w:b/>
                <w:bCs/>
                <w:color w:val="0000FF"/>
                <w:u w:val="single"/>
              </w:rPr>
              <w:t>基本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模式</w:t>
            </w:r>
          </w:p>
        </w:tc>
        <w:tc>
          <w:tcPr>
            <w:tcW w:w="3996" w:type="dxa"/>
            <w:gridSpan w:val="8"/>
          </w:tcPr>
          <w:p w:rsidR="003E0BD2" w:rsidRDefault="00C42B1A" w:rsidP="003E0BD2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E0BD2" w:rsidTr="003E0BD2">
        <w:trPr>
          <w:jc w:val="center"/>
        </w:trPr>
        <w:tc>
          <w:tcPr>
            <w:tcW w:w="3996" w:type="dxa"/>
            <w:gridSpan w:val="9"/>
          </w:tcPr>
          <w:p w:rsidR="003E0BD2" w:rsidRPr="00E70E77" w:rsidRDefault="003E0BD2" w:rsidP="003E0BD2">
            <w:pPr>
              <w:jc w:val="center"/>
              <w:rPr>
                <w:rStyle w:val="a9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 w:rsidR="00C42B1A">
              <w:rPr>
                <w:rFonts w:hint="eastAsia"/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E0BD2" w:rsidRDefault="003E0BD2" w:rsidP="003E0BD2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 w:rsidR="00C42B1A">
              <w:rPr>
                <w:rFonts w:hint="eastAsia"/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3E0BD2" w:rsidTr="003E0BD2">
        <w:trPr>
          <w:jc w:val="center"/>
        </w:trPr>
        <w:tc>
          <w:tcPr>
            <w:tcW w:w="3996" w:type="dxa"/>
            <w:gridSpan w:val="9"/>
          </w:tcPr>
          <w:p w:rsidR="003E0BD2" w:rsidRPr="00E70E77" w:rsidRDefault="003E0BD2" w:rsidP="003E0BD2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 w:rsidR="00C42B1A"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E0BD2" w:rsidRDefault="00A55174">
            <w:pPr>
              <w:jc w:val="center"/>
              <w:rPr>
                <w:b/>
              </w:rPr>
            </w:pPr>
            <w:r w:rsidRPr="00A50F12">
              <w:rPr>
                <w:b/>
                <w:bCs/>
                <w:color w:val="0000FF"/>
                <w:u w:val="single"/>
              </w:rPr>
              <w:fldChar w:fldCharType="begin"/>
            </w:r>
            <w:r w:rsidRPr="00A50F12">
              <w:rPr>
                <w:b/>
                <w:bCs/>
                <w:color w:val="0000FF"/>
                <w:u w:val="single"/>
              </w:rPr>
              <w:instrText xml:space="preserve"> REF _Ref16250204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A50F12">
              <w:rPr>
                <w:b/>
                <w:bCs/>
                <w:color w:val="0000FF"/>
                <w:u w:val="single"/>
              </w:rPr>
            </w:r>
            <w:r w:rsidRPr="00A50F12">
              <w:rPr>
                <w:b/>
                <w:bCs/>
                <w:color w:val="0000FF"/>
                <w:u w:val="single"/>
              </w:rPr>
              <w:fldChar w:fldCharType="separate"/>
            </w:r>
            <w:ins w:id="8065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066" w:author="Zhang, Carol (MSHA)" w:date="2019-12-11T16:14:00Z">
                    <w:rPr/>
                  </w:rPrChange>
                </w:rPr>
                <w:t>Rate Unit</w:t>
              </w:r>
            </w:ins>
            <w:del w:id="8067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Rate Unit</w:delText>
              </w:r>
            </w:del>
            <w:r w:rsidRPr="00A50F12">
              <w:rPr>
                <w:b/>
                <w:bCs/>
                <w:color w:val="0000FF"/>
                <w:u w:val="single"/>
              </w:rPr>
              <w:fldChar w:fldCharType="end"/>
            </w:r>
          </w:p>
        </w:tc>
      </w:tr>
      <w:tr w:rsidR="00A55174" w:rsidTr="003E0BD2">
        <w:trPr>
          <w:jc w:val="center"/>
        </w:trPr>
        <w:tc>
          <w:tcPr>
            <w:tcW w:w="3996" w:type="dxa"/>
            <w:gridSpan w:val="9"/>
          </w:tcPr>
          <w:p w:rsidR="00A55174" w:rsidRDefault="00A55174">
            <w:pPr>
              <w:jc w:val="center"/>
              <w:rPr>
                <w:b/>
              </w:rPr>
            </w:pPr>
            <w:r>
              <w:rPr>
                <w:b/>
              </w:rPr>
              <w:t>Drop size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A55174" w:rsidRDefault="00A55174">
            <w:pPr>
              <w:jc w:val="center"/>
              <w:rPr>
                <w:b/>
              </w:rPr>
            </w:pPr>
            <w:r>
              <w:rPr>
                <w:b/>
              </w:rPr>
              <w:t>Drop size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A55174" w:rsidTr="003E0BD2">
        <w:trPr>
          <w:jc w:val="center"/>
        </w:trPr>
        <w:tc>
          <w:tcPr>
            <w:tcW w:w="3996" w:type="dxa"/>
            <w:gridSpan w:val="9"/>
          </w:tcPr>
          <w:p w:rsidR="00A55174" w:rsidRDefault="00A55174">
            <w:pPr>
              <w:jc w:val="center"/>
              <w:rPr>
                <w:b/>
              </w:rPr>
            </w:pPr>
            <w:r>
              <w:rPr>
                <w:b/>
              </w:rPr>
              <w:t>Drop size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A55174" w:rsidRDefault="00A55174">
            <w:pPr>
              <w:jc w:val="center"/>
              <w:rPr>
                <w:b/>
              </w:rPr>
            </w:pPr>
            <w:r>
              <w:rPr>
                <w:b/>
              </w:rPr>
              <w:t>Drop size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4)</w:t>
            </w:r>
          </w:p>
        </w:tc>
      </w:tr>
      <w:tr w:rsidR="00E247F3" w:rsidTr="003E0BD2">
        <w:trPr>
          <w:jc w:val="center"/>
        </w:trPr>
        <w:tc>
          <w:tcPr>
            <w:tcW w:w="3996" w:type="dxa"/>
            <w:gridSpan w:val="9"/>
          </w:tcPr>
          <w:p w:rsidR="00E247F3" w:rsidRDefault="00E247F3">
            <w:pPr>
              <w:jc w:val="center"/>
              <w:rPr>
                <w:b/>
              </w:rPr>
            </w:pPr>
            <w:r>
              <w:rPr>
                <w:b/>
              </w:rPr>
              <w:t>Drop r</w:t>
            </w:r>
            <w:r>
              <w:rPr>
                <w:rFonts w:hint="eastAsia"/>
                <w:b/>
              </w:rPr>
              <w:t>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E247F3" w:rsidRDefault="00E247F3" w:rsidP="00E247F3">
            <w:pPr>
              <w:jc w:val="center"/>
              <w:rPr>
                <w:b/>
              </w:rPr>
            </w:pPr>
            <w:r>
              <w:rPr>
                <w:b/>
              </w:rPr>
              <w:t>Drop r</w:t>
            </w:r>
            <w:r>
              <w:rPr>
                <w:rFonts w:hint="eastAsia"/>
                <w:b/>
              </w:rPr>
              <w:t>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E247F3" w:rsidTr="003E0BD2">
        <w:trPr>
          <w:jc w:val="center"/>
        </w:trPr>
        <w:tc>
          <w:tcPr>
            <w:tcW w:w="3996" w:type="dxa"/>
            <w:gridSpan w:val="9"/>
          </w:tcPr>
          <w:p w:rsidR="00E247F3" w:rsidRDefault="00E247F3" w:rsidP="00E247F3">
            <w:pPr>
              <w:jc w:val="center"/>
              <w:rPr>
                <w:b/>
              </w:rPr>
            </w:pP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E247F3" w:rsidRDefault="00E247F3" w:rsidP="00E247F3">
            <w:pPr>
              <w:jc w:val="center"/>
              <w:rPr>
                <w:b/>
              </w:rPr>
            </w:pPr>
            <w:r>
              <w:rPr>
                <w:b/>
              </w:rPr>
              <w:t>Drop r</w:t>
            </w:r>
            <w:r>
              <w:rPr>
                <w:rFonts w:hint="eastAsia"/>
                <w:b/>
              </w:rPr>
              <w:t>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4)</w:t>
            </w:r>
          </w:p>
        </w:tc>
      </w:tr>
      <w:tr w:rsidR="00A55174" w:rsidTr="003E0BD2">
        <w:trPr>
          <w:jc w:val="center"/>
        </w:trPr>
        <w:tc>
          <w:tcPr>
            <w:tcW w:w="3996" w:type="dxa"/>
            <w:gridSpan w:val="9"/>
          </w:tcPr>
          <w:p w:rsidR="00A55174" w:rsidRDefault="00A55174" w:rsidP="003E0BD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A55174" w:rsidRDefault="00A551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3E0BD2" w:rsidTr="003E0BD2">
        <w:trPr>
          <w:jc w:val="center"/>
        </w:trPr>
        <w:tc>
          <w:tcPr>
            <w:tcW w:w="3996" w:type="dxa"/>
            <w:gridSpan w:val="9"/>
          </w:tcPr>
          <w:p w:rsidR="003E0BD2" w:rsidRPr="007B0A26" w:rsidRDefault="00A551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3E0BD2" w:rsidRPr="007B0A26" w:rsidRDefault="00A551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C97799" w:rsidTr="003E0BD2">
        <w:trPr>
          <w:jc w:val="center"/>
        </w:trPr>
        <w:tc>
          <w:tcPr>
            <w:tcW w:w="3996" w:type="dxa"/>
            <w:gridSpan w:val="9"/>
          </w:tcPr>
          <w:p w:rsidR="00C97799" w:rsidRDefault="00A55174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C97799" w:rsidRDefault="00A55174" w:rsidP="00C97799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3E0BD2" w:rsidTr="003E0BD2">
        <w:trPr>
          <w:jc w:val="center"/>
        </w:trPr>
        <w:tc>
          <w:tcPr>
            <w:tcW w:w="3996" w:type="dxa"/>
            <w:gridSpan w:val="9"/>
          </w:tcPr>
          <w:p w:rsidR="003E0BD2" w:rsidRDefault="00A55174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3E0BD2" w:rsidRPr="00C85507" w:rsidRDefault="00A55174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C42B1A" w:rsidTr="008E54A5">
        <w:trPr>
          <w:jc w:val="center"/>
        </w:trPr>
        <w:tc>
          <w:tcPr>
            <w:tcW w:w="3996" w:type="dxa"/>
            <w:gridSpan w:val="9"/>
          </w:tcPr>
          <w:p w:rsidR="00C42B1A" w:rsidRPr="00C85507" w:rsidRDefault="00A55174">
            <w:pPr>
              <w:jc w:val="center"/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C42B1A" w:rsidRPr="00064269" w:rsidRDefault="00A551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A7598" w:rsidTr="008E54A5">
        <w:trPr>
          <w:jc w:val="center"/>
        </w:trPr>
        <w:tc>
          <w:tcPr>
            <w:tcW w:w="3996" w:type="dxa"/>
            <w:gridSpan w:val="9"/>
          </w:tcPr>
          <w:p w:rsidR="00DA7598" w:rsidRPr="00064269" w:rsidRDefault="00A55174" w:rsidP="00C42B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A7598" w:rsidRPr="00064269" w:rsidRDefault="00A551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877F80" w:rsidTr="008E54A5">
        <w:trPr>
          <w:jc w:val="center"/>
        </w:trPr>
        <w:tc>
          <w:tcPr>
            <w:tcW w:w="3996" w:type="dxa"/>
            <w:gridSpan w:val="9"/>
          </w:tcPr>
          <w:p w:rsidR="00877F80" w:rsidRDefault="00877F80" w:rsidP="00877F80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068" w:author="Zhang, Carol (MSHA)" w:date="2019-12-11T16:14:00Z">
              <w:r w:rsidR="00B2321A" w:rsidRPr="00B2321A">
                <w:rPr>
                  <w:color w:val="0000FF"/>
                  <w:u w:val="single"/>
                  <w:rPrChange w:id="8069" w:author="Zhang, Carol (MSHA)" w:date="2019-12-11T16:14:00Z">
                    <w:rPr/>
                  </w:rPrChange>
                </w:rPr>
                <w:t>Switch Status</w:t>
              </w:r>
            </w:ins>
            <w:del w:id="80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877F80" w:rsidRDefault="00877F80" w:rsidP="00877F80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877F80" w:rsidTr="008E54A5">
        <w:trPr>
          <w:jc w:val="center"/>
        </w:trPr>
        <w:tc>
          <w:tcPr>
            <w:tcW w:w="3996" w:type="dxa"/>
            <w:gridSpan w:val="9"/>
          </w:tcPr>
          <w:p w:rsidR="00877F80" w:rsidRDefault="00877F80" w:rsidP="00877F80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877F80" w:rsidRDefault="00877F80" w:rsidP="00877F80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877F80" w:rsidTr="008E54A5">
        <w:trPr>
          <w:jc w:val="center"/>
        </w:trPr>
        <w:tc>
          <w:tcPr>
            <w:tcW w:w="3996" w:type="dxa"/>
            <w:gridSpan w:val="9"/>
          </w:tcPr>
          <w:p w:rsidR="00877F80" w:rsidRDefault="00877F80" w:rsidP="00877F80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877F80" w:rsidRDefault="00877F80" w:rsidP="00877F80">
            <w:pPr>
              <w:jc w:val="center"/>
              <w:rPr>
                <w:b/>
              </w:rPr>
            </w:pPr>
          </w:p>
        </w:tc>
      </w:tr>
    </w:tbl>
    <w:p w:rsidR="00A55174" w:rsidRPr="00461B88" w:rsidRDefault="00A55174" w:rsidP="00461B88">
      <w:pPr>
        <w:rPr>
          <w:b/>
        </w:rPr>
      </w:pPr>
    </w:p>
    <w:p w:rsidR="0003478C" w:rsidRPr="00FC25C9" w:rsidRDefault="0003478C" w:rsidP="00461B88">
      <w:pPr>
        <w:pStyle w:val="a7"/>
        <w:numPr>
          <w:ilvl w:val="0"/>
          <w:numId w:val="53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体重模式</w:t>
      </w:r>
    </w:p>
    <w:p w:rsidR="0003478C" w:rsidRDefault="0003478C" w:rsidP="0003478C">
      <w:pPr>
        <w:ind w:left="840"/>
        <w:rPr>
          <w:ins w:id="8071" w:author="Zhang, Carol (MSHA)" w:date="2019-08-26T16:09:00Z"/>
        </w:rPr>
      </w:pPr>
      <w:r>
        <w:rPr>
          <w:rFonts w:hint="eastAsia"/>
        </w:rPr>
        <w:t>该模式下包含</w:t>
      </w:r>
      <w:r w:rsidRPr="00A41EB9">
        <w:rPr>
          <w:rFonts w:hint="eastAsia"/>
        </w:rPr>
        <w:t>剂量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 w:rsidR="001E7056">
        <w:rPr>
          <w:rFonts w:hint="eastAsia"/>
        </w:rPr>
        <w:t>剂量单位</w:t>
      </w:r>
      <w:r w:rsidR="001E7056" w:rsidRPr="00A41EB9">
        <w:rPr>
          <w:rFonts w:hint="eastAsia"/>
        </w:rPr>
        <w:t>、</w:t>
      </w:r>
      <w:r w:rsidRPr="00A41EB9">
        <w:rPr>
          <w:rFonts w:hint="eastAsia"/>
        </w:rPr>
        <w:t>体重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ins w:id="8072" w:author="Zhang, Carol (MSHA)" w:date="2019-08-30T08:47:00Z">
        <w:r w:rsidR="009B7484" w:rsidRPr="00A41EB9">
          <w:rPr>
            <w:rFonts w:hint="eastAsia"/>
          </w:rPr>
          <w:t>、</w:t>
        </w:r>
        <w:r w:rsidR="009B7484">
          <w:rPr>
            <w:rFonts w:hint="eastAsia"/>
          </w:rPr>
          <w:t>体重单位</w:t>
        </w:r>
      </w:ins>
      <w:r w:rsidRPr="00A41EB9">
        <w:rPr>
          <w:rFonts w:hint="eastAsia"/>
        </w:rPr>
        <w:t>、药量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 w:rsidR="001E7056">
        <w:rPr>
          <w:rFonts w:hint="eastAsia"/>
        </w:rPr>
        <w:t>药量单位</w:t>
      </w:r>
      <w:r w:rsidR="001E7056" w:rsidRPr="00A41EB9">
        <w:rPr>
          <w:rFonts w:hint="eastAsia"/>
        </w:rPr>
        <w:t>、</w:t>
      </w:r>
      <w:r w:rsidRPr="00A41EB9">
        <w:rPr>
          <w:rFonts w:hint="eastAsia"/>
        </w:rPr>
        <w:t>容量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073" w:author="Zhang, Carol (MSHA)" w:date="2019-08-26T16:10:00Z">
        <w:r w:rsidR="00C579F4">
          <w:rPr>
            <w:rFonts w:hint="eastAsia"/>
          </w:rPr>
          <w:t>,</w:t>
        </w:r>
        <w:r w:rsidR="00C579F4">
          <w:rPr>
            <w:rFonts w:hint="eastAsia"/>
          </w:rPr>
          <w:t>单位</w:t>
        </w:r>
        <w:r w:rsidR="00C579F4">
          <w:rPr>
            <w:rFonts w:hint="eastAsia"/>
          </w:rPr>
          <w:t>:mL</w:t>
        </w:r>
      </w:ins>
      <w:r>
        <w:rPr>
          <w:rFonts w:hint="eastAsia"/>
        </w:rPr>
        <w:t>）</w:t>
      </w:r>
      <w:r w:rsidRPr="00A41EB9">
        <w:rPr>
          <w:rFonts w:hint="eastAsia"/>
        </w:rPr>
        <w:t>、限制量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074" w:author="Zhang, Carol (MSHA)" w:date="2019-08-26T16:11:00Z">
        <w:r w:rsidR="00C579F4">
          <w:rPr>
            <w:rFonts w:hint="eastAsia"/>
          </w:rPr>
          <w:t>,</w:t>
        </w:r>
        <w:r w:rsidR="00C579F4">
          <w:rPr>
            <w:rFonts w:hint="eastAsia"/>
          </w:rPr>
          <w:t>单位：</w:t>
        </w:r>
        <w:r w:rsidR="00C579F4">
          <w:rPr>
            <w:rFonts w:hint="eastAsia"/>
          </w:rPr>
          <w:t>mL</w:t>
        </w:r>
      </w:ins>
      <w:r>
        <w:rPr>
          <w:rFonts w:hint="eastAsia"/>
        </w:rPr>
        <w:t>）</w:t>
      </w:r>
      <w:r w:rsidR="00DC3203">
        <w:rPr>
          <w:rFonts w:hint="eastAsia"/>
        </w:rPr>
        <w:t>、</w:t>
      </w:r>
      <w:r>
        <w:rPr>
          <w:rFonts w:hint="eastAsia"/>
        </w:rPr>
        <w:t>延时输注时间</w:t>
      </w:r>
      <w:ins w:id="8075" w:author="Zhang, Carol (MSHA)" w:date="2019-08-26T16:12:00Z">
        <w:r w:rsidR="00C579F4">
          <w:rPr>
            <w:rFonts w:hint="eastAsia"/>
          </w:rPr>
          <w:t xml:space="preserve"> </w:t>
        </w:r>
      </w:ins>
      <w:r w:rsidR="005E63AE">
        <w:rPr>
          <w:rFonts w:hint="eastAsia"/>
        </w:rPr>
        <w:t>(</w:t>
      </w:r>
      <w:r w:rsidR="00D961CD">
        <w:rPr>
          <w:rFonts w:hint="eastAsia"/>
        </w:rPr>
        <w:t>uint</w:t>
      </w:r>
      <w:r w:rsidR="005E63AE">
        <w:rPr>
          <w:rFonts w:hint="eastAsia"/>
        </w:rPr>
        <w:t>型数据，单位：秒</w:t>
      </w:r>
      <w:r w:rsidR="005E63AE">
        <w:rPr>
          <w:rFonts w:hint="eastAsia"/>
        </w:rPr>
        <w:t>)</w:t>
      </w:r>
      <w:r w:rsidR="00DC3203">
        <w:rPr>
          <w:rFonts w:hint="eastAsia"/>
        </w:rPr>
        <w:t>、药物库开关和药物</w:t>
      </w:r>
      <w:r w:rsidR="00DC3203">
        <w:rPr>
          <w:rFonts w:hint="eastAsia"/>
        </w:rPr>
        <w:t>Index(</w:t>
      </w:r>
      <w:r w:rsidR="00DC3203">
        <w:rPr>
          <w:rFonts w:hint="eastAsia"/>
        </w:rPr>
        <w:t>无符号整型数据</w:t>
      </w:r>
      <w:r w:rsidR="00DC3203">
        <w:rPr>
          <w:rFonts w:hint="eastAsia"/>
        </w:rPr>
        <w:t>)</w:t>
      </w:r>
      <w:r>
        <w:rPr>
          <w:rFonts w:hint="eastAsia"/>
        </w:rPr>
        <w:t>，命令包含字段如下：</w:t>
      </w:r>
    </w:p>
    <w:p w:rsidR="00C579F4" w:rsidRDefault="00C579F4" w:rsidP="0003478C">
      <w:pPr>
        <w:ind w:left="840"/>
      </w:pPr>
      <w:ins w:id="8076" w:author="Zhang, Carol (MSHA)" w:date="2019-08-26T16:09:00Z">
        <w:r>
          <w:rPr>
            <w:rFonts w:hint="eastAsia"/>
          </w:rPr>
          <w:t>Under the</w:t>
        </w:r>
      </w:ins>
      <w:ins w:id="8077" w:author="Zhang, Carol (MSHA)" w:date="2019-08-26T16:15:00Z">
        <w:r w:rsidR="007F5B86">
          <w:t xml:space="preserve"> LVP </w:t>
        </w:r>
      </w:ins>
      <w:ins w:id="8078" w:author="Zhang, Carol (MSHA)" w:date="2019-08-26T16:09:00Z">
        <w:r>
          <w:rPr>
            <w:rFonts w:hint="eastAsia"/>
          </w:rPr>
          <w:t>Weight mode, there are Dose</w:t>
        </w:r>
        <w:r>
          <w:t xml:space="preserve"> (float type), Dose Unit</w:t>
        </w:r>
        <w:r>
          <w:rPr>
            <w:rFonts w:hint="eastAsia"/>
          </w:rPr>
          <w:t>, Weight</w:t>
        </w:r>
        <w:r w:rsidR="009B7484">
          <w:t xml:space="preserve"> (float type</w:t>
        </w:r>
        <w:r>
          <w:t>),</w:t>
        </w:r>
      </w:ins>
      <w:ins w:id="8079" w:author="Zhang, Carol (MSHA)" w:date="2019-08-30T08:49:00Z">
        <w:r w:rsidR="009B7484">
          <w:t xml:space="preserve"> Weight Unit,</w:t>
        </w:r>
      </w:ins>
      <w:ins w:id="8080" w:author="Zhang, Carol (MSHA)" w:date="2019-08-26T16:09:00Z">
        <w:r>
          <w:t xml:space="preserve"> Drug Mass (float type)</w:t>
        </w:r>
        <w:r>
          <w:rPr>
            <w:rFonts w:hint="eastAsia"/>
          </w:rPr>
          <w:t>, Drug Mass Unit</w:t>
        </w:r>
        <w:r>
          <w:t>, Drug Volume</w:t>
        </w:r>
        <w:r w:rsidRPr="00A77F75">
          <w:rPr>
            <w:rFonts w:hint="eastAsia"/>
          </w:rPr>
          <w:t xml:space="preserve"> </w:t>
        </w:r>
        <w:r>
          <w:t>(float type, unit: mL)</w:t>
        </w:r>
      </w:ins>
      <w:ins w:id="8081" w:author="Zhang, Carol (MSHA)" w:date="2019-08-26T16:12:00Z">
        <w:r>
          <w:t>,</w:t>
        </w:r>
      </w:ins>
      <w:ins w:id="8082" w:author="Zhang, Carol (MSHA)" w:date="2019-08-26T16:09:00Z">
        <w:r>
          <w:t xml:space="preserve"> VTBI</w:t>
        </w:r>
        <w:r w:rsidRPr="00A77F75">
          <w:rPr>
            <w:rFonts w:hint="eastAsia"/>
          </w:rPr>
          <w:t xml:space="preserve"> </w:t>
        </w:r>
        <w:r>
          <w:t xml:space="preserve">(float type, unit: mL), </w:t>
        </w:r>
      </w:ins>
      <w:ins w:id="8083" w:author="Zhang, Carol (MSHA)" w:date="2019-08-26T16:12:00Z">
        <w:r>
          <w:t>Delay Start Time (uint type, unit: seconds), the drug library switch status and the current drug index (uint type</w:t>
        </w:r>
        <w:r>
          <w:rPr>
            <w:rFonts w:hint="eastAsia"/>
          </w:rPr>
          <w:t>)</w:t>
        </w:r>
        <w:r>
          <w:t>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3478C" w:rsidRPr="00513A48" w:rsidTr="008E54A5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17295A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 w:rsidP="008E54A5">
            <w:pPr>
              <w:jc w:val="center"/>
              <w:rPr>
                <w:b/>
              </w:rPr>
            </w:pPr>
            <w:ins w:id="8084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3478C">
              <w:rPr>
                <w:rFonts w:hint="eastAsia"/>
                <w:b/>
              </w:rPr>
              <w:t>0x00</w:t>
            </w:r>
            <w:r w:rsidR="0003478C">
              <w:rPr>
                <w:b/>
              </w:rPr>
              <w:t>01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>
            <w:pPr>
              <w:jc w:val="center"/>
              <w:rPr>
                <w:b/>
              </w:rPr>
            </w:pPr>
            <w:ins w:id="8085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086" w:author="Zhang, Carol (MSHA)" w:date="2019-08-26T15:50:00Z">
              <w:r w:rsidR="0003478C" w:rsidDel="008013BD">
                <w:rPr>
                  <w:rFonts w:hint="eastAsia"/>
                  <w:b/>
                </w:rPr>
                <w:delText>数据长度</w:delText>
              </w:r>
              <w:r w:rsidR="0003478C" w:rsidDel="008013BD">
                <w:rPr>
                  <w:rFonts w:hint="eastAsia"/>
                  <w:b/>
                </w:rPr>
                <w:delText>=</w:delText>
              </w:r>
            </w:del>
            <w:r w:rsidR="0003478C">
              <w:rPr>
                <w:rFonts w:hint="eastAsia"/>
                <w:b/>
              </w:rPr>
              <w:t>0x00</w:t>
            </w:r>
            <w:r w:rsidR="006B7C61">
              <w:rPr>
                <w:rFonts w:hint="eastAsia"/>
                <w:b/>
              </w:rPr>
              <w:t>2</w:t>
            </w:r>
            <w:ins w:id="8087" w:author="Zhang, Carol (MSHA)" w:date="2019-08-30T08:40:00Z">
              <w:r w:rsidR="00FE240B">
                <w:rPr>
                  <w:b/>
                </w:rPr>
                <w:t>1</w:t>
              </w:r>
            </w:ins>
            <w:del w:id="8088" w:author="Zhang, Carol (MSHA)" w:date="2019-08-30T08:40:00Z">
              <w:r w:rsidR="006B7C61" w:rsidDel="00FE240B">
                <w:rPr>
                  <w:rFonts w:hint="eastAsia"/>
                  <w:b/>
                </w:rPr>
                <w:delText>0</w:delText>
              </w:r>
            </w:del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03478C" w:rsidP="008E54A5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089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090" w:author="Zhang, Carol (MSHA)" w:date="2019-12-11T16:14:00Z">
                    <w:rPr/>
                  </w:rPrChange>
                </w:rPr>
                <w:t>Infusion Mode</w:t>
              </w:r>
            </w:ins>
            <w:del w:id="8091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8E54A5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8E54A5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8092" w:author="Zhang, Carol (MSHA)" w:date="2019-12-11T16:14:00Z">
              <w:r w:rsidR="00B2321A" w:rsidRPr="00B2321A">
                <w:rPr>
                  <w:color w:val="0000FF"/>
                  <w:u w:val="single"/>
                  <w:rPrChange w:id="8093" w:author="Zhang, Carol (MSHA)" w:date="2019-12-11T16:14:00Z">
                    <w:rPr/>
                  </w:rPrChange>
                </w:rPr>
                <w:t>Dose Unit</w:t>
              </w:r>
            </w:ins>
            <w:del w:id="80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03478C" w:rsidP="0003478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Weight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03478C" w:rsidRDefault="0003478C" w:rsidP="0003478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03478C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03478C" w:rsidRDefault="0003478C" w:rsidP="0003478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FE240B" w:rsidTr="008E54A5">
        <w:trPr>
          <w:jc w:val="center"/>
          <w:ins w:id="8095" w:author="Zhang, Carol (MSHA)" w:date="2019-08-30T08:40:00Z"/>
        </w:trPr>
        <w:tc>
          <w:tcPr>
            <w:tcW w:w="3996" w:type="dxa"/>
            <w:gridSpan w:val="9"/>
          </w:tcPr>
          <w:p w:rsidR="00FE240B" w:rsidRDefault="00FE240B" w:rsidP="0003478C">
            <w:pPr>
              <w:jc w:val="center"/>
              <w:rPr>
                <w:ins w:id="8096" w:author="Zhang, Carol (MSHA)" w:date="2019-08-30T08:40:00Z"/>
                <w:b/>
              </w:rPr>
            </w:pPr>
            <w:ins w:id="8097" w:author="Zhang, Carol (MSHA)" w:date="2019-08-30T08:40:00Z">
              <w:r w:rsidRPr="00FE240B">
                <w:rPr>
                  <w:color w:val="0000FF"/>
                  <w:u w:val="single"/>
                  <w:rPrChange w:id="8098" w:author="Zhang, Carol (MSHA)" w:date="2019-08-30T08:41:00Z">
                    <w:rPr>
                      <w:b/>
                    </w:rPr>
                  </w:rPrChange>
                </w:rPr>
                <w:fldChar w:fldCharType="begin"/>
              </w:r>
              <w:r w:rsidRPr="00FE240B">
                <w:rPr>
                  <w:color w:val="0000FF"/>
                  <w:u w:val="single"/>
                  <w:rPrChange w:id="8099" w:author="Zhang, Carol (MSHA)" w:date="2019-08-30T08:41:00Z">
                    <w:rPr>
                      <w:b/>
                    </w:rPr>
                  </w:rPrChange>
                </w:rPr>
                <w:instrText xml:space="preserve"> REF _Ref17994799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 w:rsidRPr="00FE240B">
              <w:rPr>
                <w:color w:val="0000FF"/>
                <w:u w:val="single"/>
                <w:rPrChange w:id="8100" w:author="Zhang, Carol (MSHA)" w:date="2019-08-30T08:41:00Z">
                  <w:rPr>
                    <w:color w:val="0000FF"/>
                    <w:u w:val="single"/>
                  </w:rPr>
                </w:rPrChange>
              </w:rPr>
            </w:r>
            <w:r w:rsidRPr="00FE240B">
              <w:rPr>
                <w:color w:val="0000FF"/>
                <w:u w:val="single"/>
                <w:rPrChange w:id="8101" w:author="Zhang, Carol (MSHA)" w:date="2019-08-30T08:41:00Z">
                  <w:rPr>
                    <w:b/>
                  </w:rPr>
                </w:rPrChange>
              </w:rPr>
              <w:fldChar w:fldCharType="separate"/>
            </w:r>
            <w:ins w:id="8102" w:author="Zhang, Carol (MSHA)" w:date="2019-12-11T16:14:00Z">
              <w:r w:rsidR="00B2321A" w:rsidRPr="00B2321A">
                <w:rPr>
                  <w:color w:val="0000FF"/>
                  <w:u w:val="single"/>
                  <w:rPrChange w:id="8103" w:author="Zhang, Carol (MSHA)" w:date="2019-12-11T16:14:00Z">
                    <w:rPr/>
                  </w:rPrChange>
                </w:rPr>
                <w:t>Weight Unit</w:t>
              </w:r>
            </w:ins>
            <w:ins w:id="8104" w:author="Zhang, Carol (MSHA)" w:date="2019-08-30T08:40:00Z">
              <w:r w:rsidRPr="00FE240B">
                <w:rPr>
                  <w:color w:val="0000FF"/>
                  <w:u w:val="single"/>
                  <w:rPrChange w:id="8105" w:author="Zhang, Carol (MSHA)" w:date="2019-08-30T08:41:00Z">
                    <w:rPr>
                      <w:b/>
                    </w:rPr>
                  </w:rPrChange>
                </w:rPr>
                <w:fldChar w:fldCharType="end"/>
              </w:r>
            </w:ins>
          </w:p>
        </w:tc>
        <w:tc>
          <w:tcPr>
            <w:tcW w:w="3996" w:type="dxa"/>
            <w:gridSpan w:val="8"/>
          </w:tcPr>
          <w:p w:rsidR="00FE240B" w:rsidRDefault="00FE240B" w:rsidP="0003478C">
            <w:pPr>
              <w:jc w:val="center"/>
              <w:rPr>
                <w:ins w:id="8106" w:author="Zhang, Carol (MSHA)" w:date="2019-08-30T08:40:00Z"/>
                <w:b/>
              </w:rPr>
            </w:pPr>
            <w:ins w:id="8107" w:author="Zhang, Carol (MSHA)" w:date="2019-08-30T08:41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FE240B" w:rsidP="0003478C">
            <w:pPr>
              <w:jc w:val="center"/>
              <w:rPr>
                <w:rStyle w:val="a9"/>
                <w:b/>
              </w:rPr>
            </w:pPr>
            <w:ins w:id="8108" w:author="Zhang, Carol (MSHA)" w:date="2019-08-30T08:41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2)</w:t>
              </w:r>
            </w:ins>
            <w:del w:id="8109" w:author="Zhang, Carol (MSHA)" w:date="2019-08-30T08:41:00Z">
              <w:r w:rsidR="0003478C" w:rsidDel="00FE240B">
                <w:rPr>
                  <w:rFonts w:hint="eastAsia"/>
                  <w:b/>
                </w:rPr>
                <w:delText>Drug</w:delText>
              </w:r>
              <w:r w:rsidR="0003478C" w:rsidDel="00FE240B">
                <w:rPr>
                  <w:b/>
                </w:rPr>
                <w:delText xml:space="preserve"> </w:delText>
              </w:r>
              <w:r w:rsidR="007621EB" w:rsidDel="00FE240B">
                <w:rPr>
                  <w:rFonts w:hint="eastAsia"/>
                  <w:b/>
                </w:rPr>
                <w:delText>Mass</w:delText>
              </w:r>
              <w:r w:rsidR="007621EB" w:rsidDel="00FE240B">
                <w:rPr>
                  <w:b/>
                </w:rPr>
                <w:delText xml:space="preserve"> </w:delText>
              </w:r>
              <w:r w:rsidR="0003478C" w:rsidDel="00FE240B">
                <w:rPr>
                  <w:b/>
                </w:rPr>
                <w:delText>(</w:delText>
              </w:r>
              <w:r w:rsidR="0003478C" w:rsidDel="00FE240B">
                <w:rPr>
                  <w:rFonts w:hint="eastAsia"/>
                  <w:b/>
                </w:rPr>
                <w:delText xml:space="preserve">byte </w:delText>
              </w:r>
              <w:r w:rsidR="0003478C" w:rsidDel="00FE240B">
                <w:rPr>
                  <w:b/>
                </w:rPr>
                <w:delText>1)</w:delText>
              </w:r>
            </w:del>
          </w:p>
        </w:tc>
        <w:tc>
          <w:tcPr>
            <w:tcW w:w="3996" w:type="dxa"/>
            <w:gridSpan w:val="8"/>
          </w:tcPr>
          <w:p w:rsidR="0003478C" w:rsidRDefault="00FE240B">
            <w:pPr>
              <w:jc w:val="center"/>
              <w:rPr>
                <w:b/>
              </w:rPr>
            </w:pPr>
            <w:ins w:id="8110" w:author="Zhang, Carol (MSHA)" w:date="2019-08-30T08:41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3)</w:t>
              </w:r>
            </w:ins>
            <w:del w:id="8111" w:author="Zhang, Carol (MSHA)" w:date="2019-08-30T08:41:00Z">
              <w:r w:rsidR="0003478C" w:rsidDel="00FE240B">
                <w:rPr>
                  <w:rFonts w:hint="eastAsia"/>
                  <w:b/>
                </w:rPr>
                <w:delText>Drug</w:delText>
              </w:r>
              <w:r w:rsidR="0003478C" w:rsidDel="00FE240B">
                <w:rPr>
                  <w:b/>
                </w:rPr>
                <w:delText xml:space="preserve"> </w:delText>
              </w:r>
              <w:r w:rsidR="007621EB" w:rsidDel="00FE240B">
                <w:rPr>
                  <w:rFonts w:hint="eastAsia"/>
                  <w:b/>
                </w:rPr>
                <w:delText>Mass</w:delText>
              </w:r>
              <w:r w:rsidR="0003478C" w:rsidDel="00FE240B">
                <w:rPr>
                  <w:b/>
                </w:rPr>
                <w:delText>(</w:delText>
              </w:r>
              <w:r w:rsidR="0003478C" w:rsidDel="00FE240B">
                <w:rPr>
                  <w:rFonts w:hint="eastAsia"/>
                  <w:b/>
                </w:rPr>
                <w:delText xml:space="preserve">byte </w:delText>
              </w:r>
              <w:r w:rsidR="0003478C" w:rsidDel="00FE240B">
                <w:rPr>
                  <w:b/>
                </w:rPr>
                <w:delText>2)</w:delText>
              </w:r>
            </w:del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03478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 w:rsidR="007621EB">
              <w:rPr>
                <w:rFonts w:hint="eastAsia"/>
                <w:b/>
              </w:rPr>
              <w:t>Mass</w:t>
            </w:r>
            <w:r w:rsidR="007621EB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8112" w:author="Zhang, Carol (MSHA)" w:date="2019-08-30T08:41:00Z">
              <w:r w:rsidDel="00FE240B">
                <w:rPr>
                  <w:b/>
                </w:rPr>
                <w:delText>3</w:delText>
              </w:r>
            </w:del>
            <w:ins w:id="8113" w:author="Zhang, Carol (MSHA)" w:date="2019-08-30T08:41:00Z">
              <w:r w:rsidR="00FE240B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FE240B" w:rsidP="0003478C">
            <w:pPr>
              <w:jc w:val="center"/>
              <w:rPr>
                <w:b/>
              </w:rPr>
            </w:pPr>
            <w:ins w:id="8114" w:author="Zhang, Carol (MSHA)" w:date="2019-08-30T08:41:00Z">
              <w:r w:rsidRPr="00461B88">
                <w:rPr>
                  <w:color w:val="0000FF"/>
                  <w:u w:val="single"/>
                </w:rPr>
                <w:fldChar w:fldCharType="begin"/>
              </w:r>
              <w:r w:rsidRPr="00461B88">
                <w:rPr>
                  <w:color w:val="0000FF"/>
                  <w:u w:val="single"/>
                </w:rPr>
                <w:instrText xml:space="preserve"> REF _Ref12365078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461B88">
              <w:rPr>
                <w:color w:val="0000FF"/>
                <w:u w:val="single"/>
              </w:rPr>
            </w:r>
            <w:ins w:id="8115" w:author="Zhang, Carol (MSHA)" w:date="2019-08-30T08:41:00Z">
              <w:r w:rsidRPr="00461B88">
                <w:rPr>
                  <w:color w:val="0000FF"/>
                  <w:u w:val="single"/>
                </w:rPr>
                <w:fldChar w:fldCharType="separate"/>
              </w:r>
            </w:ins>
            <w:ins w:id="8116" w:author="Zhang, Carol (MSHA)" w:date="2019-12-11T16:14:00Z">
              <w:r w:rsidR="00B2321A" w:rsidRPr="00B2321A">
                <w:rPr>
                  <w:color w:val="0000FF"/>
                  <w:u w:val="single"/>
                  <w:rPrChange w:id="8117" w:author="Zhang, Carol (MSHA)" w:date="2019-12-11T16:14:00Z">
                    <w:rPr/>
                  </w:rPrChange>
                </w:rPr>
                <w:t>Drug Mass Unit</w:t>
              </w:r>
            </w:ins>
            <w:ins w:id="8118" w:author="Zhang, Carol (MSHA)" w:date="2019-08-30T08:41:00Z">
              <w:r w:rsidRPr="00461B88">
                <w:rPr>
                  <w:color w:val="0000FF"/>
                  <w:u w:val="single"/>
                </w:rPr>
                <w:fldChar w:fldCharType="end"/>
              </w:r>
            </w:ins>
            <w:del w:id="8119" w:author="Zhang, Carol (MSHA)" w:date="2019-08-30T08:41:00Z">
              <w:r w:rsidR="0003478C" w:rsidDel="00FE240B">
                <w:rPr>
                  <w:rFonts w:hint="eastAsia"/>
                  <w:b/>
                </w:rPr>
                <w:delText>Drug</w:delText>
              </w:r>
              <w:r w:rsidR="0003478C" w:rsidDel="00FE240B">
                <w:rPr>
                  <w:b/>
                </w:rPr>
                <w:delText xml:space="preserve"> </w:delText>
              </w:r>
              <w:r w:rsidR="007621EB" w:rsidDel="00FE240B">
                <w:rPr>
                  <w:rFonts w:hint="eastAsia"/>
                  <w:b/>
                </w:rPr>
                <w:delText>Mass</w:delText>
              </w:r>
              <w:r w:rsidR="007621EB" w:rsidDel="00FE240B">
                <w:rPr>
                  <w:b/>
                </w:rPr>
                <w:delText xml:space="preserve"> </w:delText>
              </w:r>
              <w:r w:rsidR="0003478C" w:rsidDel="00FE240B">
                <w:rPr>
                  <w:b/>
                </w:rPr>
                <w:delText>(</w:delText>
              </w:r>
              <w:r w:rsidR="0003478C" w:rsidDel="00FE240B">
                <w:rPr>
                  <w:rFonts w:hint="eastAsia"/>
                  <w:b/>
                </w:rPr>
                <w:delText>byte 4</w:delText>
              </w:r>
              <w:r w:rsidR="0003478C" w:rsidDel="00FE240B">
                <w:rPr>
                  <w:b/>
                </w:rPr>
                <w:delText>)</w:delText>
              </w:r>
            </w:del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Default="00FE240B" w:rsidP="00070B6F">
            <w:pPr>
              <w:jc w:val="center"/>
              <w:rPr>
                <w:b/>
              </w:rPr>
            </w:pPr>
            <w:ins w:id="8120" w:author="Zhang, Carol (MSHA)" w:date="2019-08-30T08:41:00Z">
              <w:r>
                <w:rPr>
                  <w:rFonts w:hint="eastAsia"/>
                  <w:b/>
                </w:rPr>
                <w:t>Volume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121" w:author="Zhang, Carol (MSHA)" w:date="2019-08-30T08:41:00Z">
              <w:r w:rsidR="00070B6F" w:rsidRPr="00461B88" w:rsidDel="00FE240B">
                <w:rPr>
                  <w:color w:val="0000FF"/>
                  <w:u w:val="single"/>
                </w:rPr>
                <w:fldChar w:fldCharType="begin"/>
              </w:r>
              <w:r w:rsidR="00070B6F" w:rsidRPr="00461B88" w:rsidDel="00FE240B">
                <w:rPr>
                  <w:color w:val="0000FF"/>
                  <w:u w:val="single"/>
                </w:rPr>
                <w:delInstrText xml:space="preserve"> REF _Ref12365078 \h </w:delInstrText>
              </w:r>
              <w:r w:rsidR="00070B6F" w:rsidDel="00FE240B">
                <w:rPr>
                  <w:color w:val="0000FF"/>
                  <w:u w:val="single"/>
                </w:rPr>
                <w:delInstrText xml:space="preserve"> \* MERGEFORMAT </w:delInstrText>
              </w:r>
              <w:r w:rsidR="00070B6F" w:rsidRPr="00461B88" w:rsidDel="00FE240B">
                <w:rPr>
                  <w:color w:val="0000FF"/>
                  <w:u w:val="single"/>
                </w:rPr>
              </w:r>
              <w:r w:rsidR="00070B6F" w:rsidRPr="00461B88" w:rsidDel="00FE240B">
                <w:rPr>
                  <w:color w:val="0000FF"/>
                  <w:u w:val="single"/>
                </w:rPr>
                <w:fldChar w:fldCharType="separate"/>
              </w:r>
            </w:del>
            <w:del w:id="81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Mass Unit</w:delText>
              </w:r>
            </w:del>
            <w:del w:id="8123" w:author="Zhang, Carol (MSHA)" w:date="2019-08-30T08:41:00Z">
              <w:r w:rsidR="00070B6F" w:rsidRPr="00461B88" w:rsidDel="00FE240B">
                <w:rPr>
                  <w:color w:val="0000FF"/>
                  <w:u w:val="single"/>
                </w:rPr>
                <w:fldChar w:fldCharType="end"/>
              </w:r>
            </w:del>
          </w:p>
        </w:tc>
        <w:tc>
          <w:tcPr>
            <w:tcW w:w="3996" w:type="dxa"/>
            <w:gridSpan w:val="8"/>
          </w:tcPr>
          <w:p w:rsidR="00070B6F" w:rsidRDefault="00070B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24" w:author="Zhang, Carol (MSHA)" w:date="2019-08-30T08:41:00Z">
              <w:r w:rsidDel="00FE240B">
                <w:rPr>
                  <w:b/>
                </w:rPr>
                <w:delText>1</w:delText>
              </w:r>
            </w:del>
            <w:ins w:id="8125" w:author="Zhang, Carol (MSHA)" w:date="2019-08-30T08:41:00Z">
              <w:r w:rsidR="00FE240B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Pr="00E70E77" w:rsidRDefault="00070B6F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26" w:author="Zhang, Carol (MSHA)" w:date="2019-08-30T08:41:00Z">
              <w:r w:rsidDel="00FE240B">
                <w:rPr>
                  <w:rFonts w:hint="eastAsia"/>
                  <w:b/>
                </w:rPr>
                <w:delText>2</w:delText>
              </w:r>
            </w:del>
            <w:ins w:id="8127" w:author="Zhang, Carol (MSHA)" w:date="2019-08-30T08:41:00Z">
              <w:r w:rsidR="00FE240B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70B6F" w:rsidRDefault="00070B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28" w:author="Zhang, Carol (MSHA)" w:date="2019-08-30T08:41:00Z">
              <w:r w:rsidDel="00FE240B">
                <w:rPr>
                  <w:rFonts w:hint="eastAsia"/>
                  <w:b/>
                </w:rPr>
                <w:delText>3</w:delText>
              </w:r>
            </w:del>
            <w:ins w:id="8129" w:author="Zhang, Carol (MSHA)" w:date="2019-08-30T08:41:00Z">
              <w:r w:rsidR="00FE240B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Pr="00E70E77" w:rsidRDefault="00FE240B" w:rsidP="00070B6F">
            <w:pPr>
              <w:jc w:val="center"/>
              <w:rPr>
                <w:rStyle w:val="a9"/>
                <w:b/>
              </w:rPr>
            </w:pPr>
            <w:ins w:id="8130" w:author="Zhang, Carol (MSHA)" w:date="2019-08-30T08:41:00Z">
              <w:r w:rsidRPr="00064269">
                <w:rPr>
                  <w:b/>
                </w:rPr>
                <w:t>VTBI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131" w:author="Zhang, Carol (MSHA)" w:date="2019-08-30T08:41:00Z">
              <w:r w:rsidR="00070B6F" w:rsidDel="00FE240B">
                <w:rPr>
                  <w:rFonts w:hint="eastAsia"/>
                  <w:b/>
                </w:rPr>
                <w:delText>Volume</w:delText>
              </w:r>
              <w:r w:rsidR="00070B6F" w:rsidDel="00FE240B">
                <w:rPr>
                  <w:b/>
                </w:rPr>
                <w:delText xml:space="preserve"> (</w:delText>
              </w:r>
              <w:r w:rsidR="00070B6F" w:rsidDel="00FE240B">
                <w:rPr>
                  <w:rFonts w:hint="eastAsia"/>
                  <w:b/>
                </w:rPr>
                <w:delText>byte 4</w:delText>
              </w:r>
              <w:r w:rsidR="00070B6F" w:rsidDel="00FE240B">
                <w:rPr>
                  <w:b/>
                </w:rPr>
                <w:delText>)</w:delText>
              </w:r>
            </w:del>
          </w:p>
        </w:tc>
        <w:tc>
          <w:tcPr>
            <w:tcW w:w="3996" w:type="dxa"/>
            <w:gridSpan w:val="8"/>
          </w:tcPr>
          <w:p w:rsidR="00070B6F" w:rsidRDefault="00070B6F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32" w:author="Zhang, Carol (MSHA)" w:date="2019-08-30T08:41:00Z">
              <w:r w:rsidDel="00FE240B">
                <w:rPr>
                  <w:b/>
                </w:rPr>
                <w:delText>1</w:delText>
              </w:r>
            </w:del>
            <w:ins w:id="8133" w:author="Zhang, Carol (MSHA)" w:date="2019-08-30T08:41:00Z">
              <w:r w:rsidR="00FE240B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Pr="00E70E77" w:rsidRDefault="00070B6F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34" w:author="Zhang, Carol (MSHA)" w:date="2019-08-30T08:41:00Z">
              <w:r w:rsidDel="00FE240B">
                <w:rPr>
                  <w:rFonts w:hint="eastAsia"/>
                  <w:b/>
                </w:rPr>
                <w:delText>2</w:delText>
              </w:r>
            </w:del>
            <w:ins w:id="8135" w:author="Zhang, Carol (MSHA)" w:date="2019-08-30T08:41:00Z">
              <w:r w:rsidR="00FE240B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70B6F" w:rsidRDefault="00070B6F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36" w:author="Zhang, Carol (MSHA)" w:date="2019-08-30T08:41:00Z">
              <w:r w:rsidDel="00FE240B">
                <w:rPr>
                  <w:rFonts w:hint="eastAsia"/>
                  <w:b/>
                </w:rPr>
                <w:delText>3</w:delText>
              </w:r>
            </w:del>
            <w:ins w:id="8137" w:author="Zhang, Carol (MSHA)" w:date="2019-08-30T08:41:00Z">
              <w:r w:rsidR="00FE240B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Pr="00E70E77" w:rsidRDefault="00FE240B" w:rsidP="00070B6F">
            <w:pPr>
              <w:jc w:val="center"/>
              <w:rPr>
                <w:rStyle w:val="a9"/>
                <w:b/>
              </w:rPr>
            </w:pPr>
            <w:ins w:id="8138" w:author="Zhang, Carol (MSHA)" w:date="2019-08-30T08:42:00Z">
              <w:r>
                <w:rPr>
                  <w:rFonts w:hint="eastAsia"/>
                  <w:b/>
                </w:rPr>
                <w:lastRenderedPageBreak/>
                <w:t>Delay Start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139" w:author="Zhang, Carol (MSHA)" w:date="2019-08-30T08:41:00Z">
              <w:r w:rsidR="00070B6F" w:rsidRPr="00064269" w:rsidDel="00FE240B">
                <w:rPr>
                  <w:b/>
                </w:rPr>
                <w:delText>VTBI</w:delText>
              </w:r>
              <w:r w:rsidR="00070B6F" w:rsidDel="00FE240B">
                <w:rPr>
                  <w:b/>
                </w:rPr>
                <w:delText xml:space="preserve"> (</w:delText>
              </w:r>
              <w:r w:rsidR="00070B6F" w:rsidDel="00FE240B">
                <w:rPr>
                  <w:rFonts w:hint="eastAsia"/>
                  <w:b/>
                </w:rPr>
                <w:delText>byte 4</w:delText>
              </w:r>
              <w:r w:rsidR="00070B6F" w:rsidDel="00FE240B">
                <w:rPr>
                  <w:b/>
                </w:rPr>
                <w:delText>)</w:delText>
              </w:r>
            </w:del>
          </w:p>
        </w:tc>
        <w:tc>
          <w:tcPr>
            <w:tcW w:w="3996" w:type="dxa"/>
            <w:gridSpan w:val="8"/>
          </w:tcPr>
          <w:p w:rsidR="00070B6F" w:rsidRDefault="00FE240B">
            <w:pPr>
              <w:jc w:val="center"/>
              <w:rPr>
                <w:b/>
              </w:rPr>
            </w:pPr>
            <w:ins w:id="8140" w:author="Zhang, Carol (MSHA)" w:date="2019-08-30T08:42:00Z">
              <w:r>
                <w:rPr>
                  <w:rFonts w:hint="eastAsia"/>
                  <w:b/>
                </w:rPr>
                <w:t>Delay Start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2)</w:t>
              </w:r>
            </w:ins>
            <w:del w:id="8141" w:author="Zhang, Carol (MSHA)" w:date="2019-08-30T08:42:00Z">
              <w:r w:rsidR="00070B6F" w:rsidDel="00FE240B">
                <w:rPr>
                  <w:rFonts w:hint="eastAsia"/>
                  <w:b/>
                </w:rPr>
                <w:delText>Delay Start</w:delText>
              </w:r>
              <w:r w:rsidR="00070B6F" w:rsidDel="00FE240B">
                <w:rPr>
                  <w:b/>
                </w:rPr>
                <w:delText xml:space="preserve"> (</w:delText>
              </w:r>
              <w:r w:rsidR="00070B6F" w:rsidDel="00FE240B">
                <w:rPr>
                  <w:rFonts w:hint="eastAsia"/>
                  <w:b/>
                </w:rPr>
                <w:delText xml:space="preserve">byte </w:delText>
              </w:r>
              <w:r w:rsidR="00070B6F" w:rsidDel="00FE240B">
                <w:rPr>
                  <w:b/>
                </w:rPr>
                <w:delText>1)</w:delText>
              </w:r>
            </w:del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Default="00070B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42" w:author="Zhang, Carol (MSHA)" w:date="2019-08-30T08:42:00Z">
              <w:r w:rsidDel="00FE240B">
                <w:rPr>
                  <w:rFonts w:hint="eastAsia"/>
                  <w:b/>
                </w:rPr>
                <w:delText>2</w:delText>
              </w:r>
            </w:del>
            <w:ins w:id="8143" w:author="Zhang, Carol (MSHA)" w:date="2019-08-30T08:42:00Z">
              <w:r w:rsidR="00FE240B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70B6F" w:rsidRDefault="00070B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144" w:author="Zhang, Carol (MSHA)" w:date="2019-08-30T08:42:00Z">
              <w:r w:rsidDel="00FE240B">
                <w:rPr>
                  <w:rFonts w:hint="eastAsia"/>
                  <w:b/>
                </w:rPr>
                <w:delText>3</w:delText>
              </w:r>
            </w:del>
            <w:ins w:id="8145" w:author="Zhang, Carol (MSHA)" w:date="2019-08-30T08:42:00Z">
              <w:r w:rsidR="00FE240B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</w:tr>
      <w:tr w:rsidR="00070B6F" w:rsidTr="008E54A5">
        <w:trPr>
          <w:jc w:val="center"/>
        </w:trPr>
        <w:tc>
          <w:tcPr>
            <w:tcW w:w="3996" w:type="dxa"/>
            <w:gridSpan w:val="9"/>
          </w:tcPr>
          <w:p w:rsidR="00070B6F" w:rsidRDefault="00FE240B" w:rsidP="00070B6F">
            <w:pPr>
              <w:jc w:val="center"/>
              <w:rPr>
                <w:b/>
              </w:rPr>
            </w:pPr>
            <w:ins w:id="8146" w:author="Zhang, Carol (MSHA)" w:date="2019-08-30T08:42:00Z">
              <w:r>
                <w:rPr>
                  <w:b/>
                </w:rPr>
                <w:t xml:space="preserve">Drug lib </w:t>
              </w:r>
              <w:r w:rsidRPr="003F1A29">
                <w:rPr>
                  <w:color w:val="0000FF"/>
                  <w:u w:val="single"/>
                </w:rPr>
                <w:fldChar w:fldCharType="begin"/>
              </w:r>
              <w:r w:rsidRPr="003F1A29">
                <w:rPr>
                  <w:color w:val="0000FF"/>
                  <w:u w:val="single"/>
                </w:rPr>
                <w:instrText xml:space="preserve"> REF _Ref490664065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3F1A29">
              <w:rPr>
                <w:color w:val="0000FF"/>
                <w:u w:val="single"/>
              </w:rPr>
            </w:r>
            <w:ins w:id="8147" w:author="Zhang, Carol (MSHA)" w:date="2019-08-30T08:42:00Z">
              <w:r w:rsidRPr="003F1A29">
                <w:rPr>
                  <w:color w:val="0000FF"/>
                  <w:u w:val="single"/>
                </w:rPr>
                <w:fldChar w:fldCharType="separate"/>
              </w:r>
            </w:ins>
            <w:ins w:id="8148" w:author="Zhang, Carol (MSHA)" w:date="2019-12-11T16:14:00Z">
              <w:r w:rsidR="00B2321A" w:rsidRPr="00B2321A">
                <w:rPr>
                  <w:color w:val="0000FF"/>
                  <w:u w:val="single"/>
                  <w:rPrChange w:id="8149" w:author="Zhang, Carol (MSHA)" w:date="2019-12-11T16:14:00Z">
                    <w:rPr/>
                  </w:rPrChange>
                </w:rPr>
                <w:t>Switch Status</w:t>
              </w:r>
            </w:ins>
            <w:ins w:id="8150" w:author="Zhang, Carol (MSHA)" w:date="2019-08-30T08:42:00Z">
              <w:r w:rsidRPr="003F1A29">
                <w:rPr>
                  <w:color w:val="0000FF"/>
                  <w:u w:val="single"/>
                </w:rPr>
                <w:fldChar w:fldCharType="end"/>
              </w:r>
            </w:ins>
            <w:del w:id="8151" w:author="Zhang, Carol (MSHA)" w:date="2019-08-30T08:42:00Z">
              <w:r w:rsidR="00070B6F" w:rsidDel="00FE240B">
                <w:rPr>
                  <w:rFonts w:hint="eastAsia"/>
                  <w:b/>
                </w:rPr>
                <w:delText>Delay Start</w:delText>
              </w:r>
              <w:r w:rsidR="00070B6F" w:rsidDel="00FE240B">
                <w:rPr>
                  <w:b/>
                </w:rPr>
                <w:delText xml:space="preserve"> (</w:delText>
              </w:r>
              <w:r w:rsidR="00070B6F" w:rsidDel="00FE240B">
                <w:rPr>
                  <w:rFonts w:hint="eastAsia"/>
                  <w:b/>
                </w:rPr>
                <w:delText>byte 4</w:delText>
              </w:r>
              <w:r w:rsidR="00070B6F" w:rsidDel="00FE240B">
                <w:rPr>
                  <w:b/>
                </w:rPr>
                <w:delText>)</w:delText>
              </w:r>
            </w:del>
          </w:p>
        </w:tc>
        <w:tc>
          <w:tcPr>
            <w:tcW w:w="3996" w:type="dxa"/>
            <w:gridSpan w:val="8"/>
          </w:tcPr>
          <w:p w:rsidR="00070B6F" w:rsidRPr="00C85507" w:rsidRDefault="00FE240B" w:rsidP="00070B6F">
            <w:pPr>
              <w:jc w:val="center"/>
              <w:rPr>
                <w:b/>
              </w:rPr>
            </w:pPr>
            <w:ins w:id="8152" w:author="Zhang, Carol (MSHA)" w:date="2019-08-30T08:42:00Z">
              <w:r>
                <w:rPr>
                  <w:b/>
                </w:rPr>
                <w:t>Drug index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153" w:author="Zhang, Carol (MSHA)" w:date="2019-08-30T08:42:00Z">
              <w:r w:rsidR="006B7C61" w:rsidDel="00FE240B">
                <w:rPr>
                  <w:b/>
                </w:rPr>
                <w:delText xml:space="preserve">Drug lib </w:delText>
              </w:r>
              <w:r w:rsidR="006B7C61" w:rsidRPr="003F1A29" w:rsidDel="00FE240B">
                <w:rPr>
                  <w:color w:val="0000FF"/>
                  <w:u w:val="single"/>
                </w:rPr>
                <w:fldChar w:fldCharType="begin"/>
              </w:r>
              <w:r w:rsidR="006B7C61" w:rsidRPr="003F1A29" w:rsidDel="00FE240B">
                <w:rPr>
                  <w:color w:val="0000FF"/>
                  <w:u w:val="single"/>
                </w:rPr>
                <w:delInstrText xml:space="preserve"> REF _Ref490664065 \h </w:delInstrText>
              </w:r>
              <w:r w:rsidR="006B7C61" w:rsidDel="00FE240B">
                <w:rPr>
                  <w:color w:val="0000FF"/>
                  <w:u w:val="single"/>
                </w:rPr>
                <w:delInstrText xml:space="preserve"> \* MERGEFORMAT </w:delInstrText>
              </w:r>
              <w:r w:rsidR="006B7C61" w:rsidRPr="003F1A29" w:rsidDel="00FE240B">
                <w:rPr>
                  <w:color w:val="0000FF"/>
                  <w:u w:val="single"/>
                </w:rPr>
              </w:r>
              <w:r w:rsidR="006B7C61" w:rsidRPr="003F1A29" w:rsidDel="00FE240B">
                <w:rPr>
                  <w:color w:val="0000FF"/>
                  <w:u w:val="single"/>
                </w:rPr>
                <w:fldChar w:fldCharType="separate"/>
              </w:r>
            </w:del>
            <w:del w:id="815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del w:id="8155" w:author="Zhang, Carol (MSHA)" w:date="2019-08-30T08:42:00Z">
              <w:r w:rsidR="006B7C61" w:rsidRPr="003F1A29" w:rsidDel="00FE240B">
                <w:rPr>
                  <w:color w:val="0000FF"/>
                  <w:u w:val="single"/>
                </w:rPr>
                <w:fldChar w:fldCharType="end"/>
              </w:r>
            </w:del>
          </w:p>
        </w:tc>
      </w:tr>
      <w:tr w:rsidR="006B7C61" w:rsidTr="008E54A5">
        <w:trPr>
          <w:jc w:val="center"/>
        </w:trPr>
        <w:tc>
          <w:tcPr>
            <w:tcW w:w="3996" w:type="dxa"/>
            <w:gridSpan w:val="9"/>
          </w:tcPr>
          <w:p w:rsidR="006B7C61" w:rsidRDefault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del w:id="8156" w:author="Zhang, Carol (MSHA)" w:date="2019-08-30T08:42:00Z">
              <w:r w:rsidDel="00FE240B">
                <w:rPr>
                  <w:b/>
                </w:rPr>
                <w:delText>1</w:delText>
              </w:r>
            </w:del>
            <w:ins w:id="8157" w:author="Zhang, Carol (MSHA)" w:date="2019-08-30T08:42:00Z">
              <w:r w:rsidR="00FE240B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6B7C61" w:rsidRDefault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</w:t>
            </w:r>
            <w:del w:id="8158" w:author="Zhang, Carol (MSHA)" w:date="2019-08-30T08:42:00Z">
              <w:r w:rsidDel="00FE240B">
                <w:rPr>
                  <w:rFonts w:hint="eastAsia"/>
                  <w:b/>
                </w:rPr>
                <w:delText xml:space="preserve"> </w:delText>
              </w:r>
              <w:r w:rsidDel="00FE240B">
                <w:rPr>
                  <w:b/>
                </w:rPr>
                <w:delText>2</w:delText>
              </w:r>
            </w:del>
            <w:ins w:id="8159" w:author="Zhang, Carol (MSHA)" w:date="2019-08-30T08:42:00Z">
              <w:r w:rsidR="00FE240B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6B7C61" w:rsidTr="008E54A5">
        <w:trPr>
          <w:jc w:val="center"/>
        </w:trPr>
        <w:tc>
          <w:tcPr>
            <w:tcW w:w="3996" w:type="dxa"/>
            <w:gridSpan w:val="9"/>
          </w:tcPr>
          <w:p w:rsidR="006B7C61" w:rsidRDefault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del w:id="8160" w:author="Zhang, Carol (MSHA)" w:date="2019-08-30T08:42:00Z">
              <w:r w:rsidDel="00FE240B">
                <w:rPr>
                  <w:b/>
                </w:rPr>
                <w:delText>3</w:delText>
              </w:r>
            </w:del>
            <w:ins w:id="8161" w:author="Zhang, Carol (MSHA)" w:date="2019-08-30T08:42:00Z">
              <w:r w:rsidR="00FE240B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6B7C61" w:rsidRDefault="006B7C61" w:rsidP="006B7C61">
            <w:pPr>
              <w:jc w:val="center"/>
              <w:rPr>
                <w:b/>
              </w:rPr>
            </w:pPr>
            <w:del w:id="8162" w:author="Zhang, Carol (MSHA)" w:date="2019-08-30T08:42:00Z">
              <w:r w:rsidDel="00FE240B">
                <w:rPr>
                  <w:b/>
                </w:rPr>
                <w:delText>Drug index (</w:delText>
              </w:r>
              <w:r w:rsidDel="00FE240B">
                <w:rPr>
                  <w:rFonts w:hint="eastAsia"/>
                  <w:b/>
                </w:rPr>
                <w:delText xml:space="preserve">byte </w:delText>
              </w:r>
              <w:r w:rsidDel="00FE240B">
                <w:rPr>
                  <w:b/>
                </w:rPr>
                <w:delText>4)</w:delText>
              </w:r>
            </w:del>
          </w:p>
        </w:tc>
      </w:tr>
    </w:tbl>
    <w:p w:rsidR="0003478C" w:rsidRPr="002762E0" w:rsidRDefault="0003478C" w:rsidP="00461B88">
      <w:pPr>
        <w:pStyle w:val="a7"/>
        <w:numPr>
          <w:ilvl w:val="0"/>
          <w:numId w:val="53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多速率模式</w:t>
      </w:r>
    </w:p>
    <w:p w:rsidR="0003478C" w:rsidRDefault="0003478C" w:rsidP="0003478C">
      <w:pPr>
        <w:ind w:left="840"/>
        <w:rPr>
          <w:ins w:id="8163" w:author="Zhang, Carol (MSHA)" w:date="2019-08-26T16:15:00Z"/>
        </w:rPr>
      </w:pPr>
      <w:r>
        <w:rPr>
          <w:rFonts w:hint="eastAsia"/>
        </w:rPr>
        <w:t>该模式下包含</w:t>
      </w:r>
      <w:r>
        <w:rPr>
          <w:rFonts w:hint="eastAsia"/>
        </w:rPr>
        <w:t>3</w:t>
      </w:r>
      <w:r>
        <w:rPr>
          <w:rFonts w:hint="eastAsia"/>
        </w:rPr>
        <w:t>种不同的</w:t>
      </w:r>
      <w:r w:rsidR="001E7056">
        <w:rPr>
          <w:rFonts w:hint="eastAsia"/>
        </w:rPr>
        <w:t>速率（</w:t>
      </w:r>
      <w:r w:rsidR="001E7056">
        <w:rPr>
          <w:rFonts w:hint="eastAsia"/>
        </w:rPr>
        <w:t>float</w:t>
      </w:r>
      <w:r w:rsidR="001E7056">
        <w:rPr>
          <w:rFonts w:hint="eastAsia"/>
        </w:rPr>
        <w:t>型数据，单位：</w:t>
      </w:r>
      <w:r w:rsidR="001E7056">
        <w:rPr>
          <w:rFonts w:hint="eastAsia"/>
        </w:rPr>
        <w:t>m</w:t>
      </w:r>
      <w:r w:rsidR="001E7056">
        <w:t>L/h</w:t>
      </w:r>
      <w:r w:rsidR="001E7056">
        <w:rPr>
          <w:rFonts w:hint="eastAsia"/>
        </w:rPr>
        <w:t>）</w:t>
      </w:r>
      <w:r w:rsidR="00DC3203">
        <w:rPr>
          <w:rFonts w:hint="eastAsia"/>
        </w:rPr>
        <w:t>、</w:t>
      </w:r>
      <w:r w:rsidR="001E7056">
        <w:rPr>
          <w:rFonts w:hint="eastAsia"/>
        </w:rPr>
        <w:t>输注时间</w:t>
      </w:r>
      <w:ins w:id="8164" w:author="Zhang, Carol (MSHA)" w:date="2019-08-26T16:17:00Z">
        <w:r w:rsidR="007F5B86">
          <w:rPr>
            <w:rFonts w:hint="eastAsia"/>
          </w:rPr>
          <w:t xml:space="preserve"> </w:t>
        </w:r>
      </w:ins>
      <w:r w:rsidR="001E7056">
        <w:rPr>
          <w:rFonts w:hint="eastAsia"/>
        </w:rPr>
        <w:t>(</w:t>
      </w:r>
      <w:r w:rsidR="00A10AE6">
        <w:rPr>
          <w:rFonts w:hint="eastAsia"/>
        </w:rPr>
        <w:t>uint</w:t>
      </w:r>
      <w:r w:rsidR="001E7056">
        <w:rPr>
          <w:rFonts w:hint="eastAsia"/>
        </w:rPr>
        <w:t>型数据，单位：秒</w:t>
      </w:r>
      <w:r w:rsidR="001E7056">
        <w:rPr>
          <w:rFonts w:hint="eastAsia"/>
        </w:rPr>
        <w:t>)</w:t>
      </w:r>
      <w:r w:rsidR="00DC3203" w:rsidRPr="00DC3203">
        <w:rPr>
          <w:rFonts w:hint="eastAsia"/>
        </w:rPr>
        <w:t xml:space="preserve"> </w:t>
      </w:r>
      <w:r w:rsidR="00DC3203">
        <w:rPr>
          <w:rFonts w:hint="eastAsia"/>
        </w:rPr>
        <w:t>、药物库开关和药物</w:t>
      </w:r>
      <w:r w:rsidR="00DC3203">
        <w:rPr>
          <w:rFonts w:hint="eastAsia"/>
        </w:rPr>
        <w:t>Index(</w:t>
      </w:r>
      <w:r w:rsidR="00A10AE6">
        <w:rPr>
          <w:rFonts w:hint="eastAsia"/>
        </w:rPr>
        <w:t>uint</w:t>
      </w:r>
      <w:r w:rsidR="00DC3203">
        <w:rPr>
          <w:rFonts w:hint="eastAsia"/>
        </w:rPr>
        <w:t>型数据</w:t>
      </w:r>
      <w:r w:rsidR="00DC3203">
        <w:rPr>
          <w:rFonts w:hint="eastAsia"/>
        </w:rPr>
        <w:t>)</w:t>
      </w:r>
      <w:r>
        <w:rPr>
          <w:rFonts w:hint="eastAsia"/>
        </w:rPr>
        <w:t>，命令包含字段如下：</w:t>
      </w:r>
    </w:p>
    <w:p w:rsidR="007F5B86" w:rsidRDefault="007F5B86" w:rsidP="007F5B86">
      <w:pPr>
        <w:ind w:left="840"/>
        <w:rPr>
          <w:ins w:id="8165" w:author="Zhang, Carol (MSHA)" w:date="2019-08-26T16:15:00Z"/>
        </w:rPr>
      </w:pPr>
      <w:ins w:id="8166" w:author="Zhang, Carol (MSHA)" w:date="2019-08-26T16:15:00Z">
        <w:r>
          <w:rPr>
            <w:rFonts w:hint="eastAsia"/>
          </w:rPr>
          <w:t xml:space="preserve">Under </w:t>
        </w:r>
        <w:r>
          <w:t>the LVP Multi-</w:t>
        </w:r>
        <w:r>
          <w:rPr>
            <w:rFonts w:hint="eastAsia"/>
          </w:rPr>
          <w:t xml:space="preserve">Rate Mode, there are </w:t>
        </w:r>
        <w:r>
          <w:t xml:space="preserve">3 groups of </w:t>
        </w:r>
        <w:r>
          <w:rPr>
            <w:rFonts w:hint="eastAsia"/>
          </w:rPr>
          <w:t xml:space="preserve">Rate </w:t>
        </w:r>
        <w:r>
          <w:t xml:space="preserve">(float type, </w:t>
        </w:r>
      </w:ins>
      <w:ins w:id="8167" w:author="Zhang, Carol (MSHA)" w:date="2019-08-26T16:16:00Z">
        <w:r>
          <w:t>unit: mL/h</w:t>
        </w:r>
      </w:ins>
      <w:ins w:id="8168" w:author="Zhang, Carol (MSHA)" w:date="2019-08-26T16:15:00Z">
        <w:r>
          <w:t xml:space="preserve">) </w:t>
        </w:r>
        <w:r>
          <w:rPr>
            <w:rFonts w:hint="eastAsia"/>
          </w:rPr>
          <w:t xml:space="preserve">and </w:t>
        </w:r>
        <w:r>
          <w:t>time</w:t>
        </w:r>
        <w:r>
          <w:rPr>
            <w:rFonts w:hint="eastAsia"/>
          </w:rPr>
          <w:t xml:space="preserve"> </w:t>
        </w:r>
        <w:r>
          <w:t>(</w:t>
        </w:r>
      </w:ins>
      <w:ins w:id="8169" w:author="Zhang, Carol (MSHA)" w:date="2019-08-26T16:17:00Z">
        <w:r>
          <w:t>uint type, unit:</w:t>
        </w:r>
      </w:ins>
      <w:ins w:id="8170" w:author="Zhang, Carol (MSHA)" w:date="2019-08-26T16:18:00Z">
        <w:r>
          <w:t xml:space="preserve"> </w:t>
        </w:r>
      </w:ins>
      <w:ins w:id="8171" w:author="Zhang, Carol (MSHA)" w:date="2019-08-26T16:17:00Z">
        <w:r>
          <w:t>second</w:t>
        </w:r>
      </w:ins>
      <w:ins w:id="8172" w:author="Zhang, Carol (MSHA)" w:date="2019-08-26T16:15:00Z">
        <w:r>
          <w:t>)</w:t>
        </w:r>
      </w:ins>
      <w:ins w:id="8173" w:author="Zhang, Carol (MSHA)" w:date="2019-08-26T16:19:00Z">
        <w:r>
          <w:t>, the drug library switch status and the current drug index (uint type</w:t>
        </w:r>
        <w:r>
          <w:rPr>
            <w:rFonts w:hint="eastAsia"/>
          </w:rPr>
          <w:t>)</w:t>
        </w:r>
      </w:ins>
      <w:ins w:id="8174" w:author="Zhang, Carol (MSHA)" w:date="2019-08-26T16:15:00Z">
        <w:r>
          <w:rPr>
            <w:rFonts w:hint="eastAsia"/>
          </w:rPr>
          <w:t>.</w:t>
        </w:r>
      </w:ins>
    </w:p>
    <w:p w:rsidR="007F5B86" w:rsidRDefault="007F5B86" w:rsidP="0003478C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3478C" w:rsidRPr="00513A48" w:rsidTr="008E54A5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17295A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 w:rsidP="008E54A5">
            <w:pPr>
              <w:jc w:val="center"/>
              <w:rPr>
                <w:b/>
              </w:rPr>
            </w:pPr>
            <w:ins w:id="8175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3478C">
              <w:rPr>
                <w:rFonts w:hint="eastAsia"/>
                <w:b/>
              </w:rPr>
              <w:t>0x00</w:t>
            </w:r>
            <w:r w:rsidR="0003478C">
              <w:rPr>
                <w:b/>
              </w:rPr>
              <w:t>01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 w:rsidP="008E54A5">
            <w:pPr>
              <w:jc w:val="center"/>
              <w:rPr>
                <w:b/>
              </w:rPr>
            </w:pPr>
            <w:ins w:id="8176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177" w:author="Zhang, Carol (MSHA)" w:date="2019-08-26T15:50:00Z">
              <w:r w:rsidR="0003478C" w:rsidDel="008013BD">
                <w:rPr>
                  <w:rFonts w:hint="eastAsia"/>
                  <w:b/>
                </w:rPr>
                <w:delText>数据长度</w:delText>
              </w:r>
              <w:r w:rsidR="0003478C" w:rsidDel="008013BD">
                <w:rPr>
                  <w:rFonts w:hint="eastAsia"/>
                  <w:b/>
                </w:rPr>
                <w:delText>=</w:delText>
              </w:r>
            </w:del>
            <w:r w:rsidR="0003478C">
              <w:rPr>
                <w:rFonts w:hint="eastAsia"/>
                <w:b/>
              </w:rPr>
              <w:t>0x00</w:t>
            </w:r>
            <w:r w:rsidR="006B7C61">
              <w:rPr>
                <w:b/>
              </w:rPr>
              <w:t>1</w:t>
            </w:r>
            <w:r w:rsidR="006B7C61">
              <w:rPr>
                <w:rFonts w:hint="eastAsia"/>
                <w:b/>
              </w:rPr>
              <w:t>E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03478C" w:rsidP="008E54A5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178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179" w:author="Zhang, Carol (MSHA)" w:date="2019-12-11T16:14:00Z">
                    <w:rPr/>
                  </w:rPrChange>
                </w:rPr>
                <w:t>Infusion Mode</w:t>
              </w:r>
            </w:ins>
            <w:del w:id="8180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8E54A5">
            <w:pPr>
              <w:jc w:val="center"/>
              <w:rPr>
                <w:rStyle w:val="a9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03478C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5E63AE" w:rsidP="0003478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7B0A26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03478C" w:rsidRPr="007B0A26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5E63AE" w:rsidTr="008E54A5">
        <w:trPr>
          <w:jc w:val="center"/>
        </w:trPr>
        <w:tc>
          <w:tcPr>
            <w:tcW w:w="3996" w:type="dxa"/>
            <w:gridSpan w:val="9"/>
          </w:tcPr>
          <w:p w:rsidR="005E63AE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5E63AE" w:rsidRDefault="005E63AE" w:rsidP="0003478C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5E63AE" w:rsidP="008E54A5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5E63AE" w:rsidP="008E54A5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3478C" w:rsidTr="008E54A5">
        <w:trPr>
          <w:trHeight w:val="341"/>
          <w:jc w:val="center"/>
        </w:trPr>
        <w:tc>
          <w:tcPr>
            <w:tcW w:w="3996" w:type="dxa"/>
            <w:gridSpan w:val="9"/>
          </w:tcPr>
          <w:p w:rsidR="0003478C" w:rsidRPr="00E70E77" w:rsidRDefault="005E63AE" w:rsidP="008E54A5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5E63A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03478C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7B0A26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03478C" w:rsidRPr="007B0A26" w:rsidRDefault="0003478C" w:rsidP="008E54A5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03478C" w:rsidP="008E54A5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03478C" w:rsidP="008E54A5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5E63AE" w:rsidTr="00FA236E">
        <w:trPr>
          <w:trHeight w:val="341"/>
          <w:jc w:val="center"/>
        </w:trPr>
        <w:tc>
          <w:tcPr>
            <w:tcW w:w="3996" w:type="dxa"/>
            <w:gridSpan w:val="9"/>
          </w:tcPr>
          <w:p w:rsidR="005E63AE" w:rsidRPr="00E70E77" w:rsidRDefault="005E63AE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E63AE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5E63AE" w:rsidTr="00FA236E">
        <w:trPr>
          <w:jc w:val="center"/>
        </w:trPr>
        <w:tc>
          <w:tcPr>
            <w:tcW w:w="3996" w:type="dxa"/>
            <w:gridSpan w:val="9"/>
          </w:tcPr>
          <w:p w:rsidR="005E63AE" w:rsidRPr="00E70E77" w:rsidRDefault="005E63A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5E63AE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5E63AE" w:rsidTr="00FA236E">
        <w:trPr>
          <w:jc w:val="center"/>
        </w:trPr>
        <w:tc>
          <w:tcPr>
            <w:tcW w:w="3996" w:type="dxa"/>
            <w:gridSpan w:val="9"/>
          </w:tcPr>
          <w:p w:rsidR="005E63AE" w:rsidRPr="007B0A26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5E63AE" w:rsidRPr="007B0A26" w:rsidRDefault="006B7C61" w:rsidP="00FA236E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181" w:author="Zhang, Carol (MSHA)" w:date="2019-12-11T16:14:00Z">
              <w:r w:rsidR="00B2321A" w:rsidRPr="00B2321A">
                <w:rPr>
                  <w:color w:val="0000FF"/>
                  <w:u w:val="single"/>
                  <w:rPrChange w:id="8182" w:author="Zhang, Carol (MSHA)" w:date="2019-12-11T16:14:00Z">
                    <w:rPr/>
                  </w:rPrChange>
                </w:rPr>
                <w:t>Switch Status</w:t>
              </w:r>
            </w:ins>
            <w:del w:id="81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6B7C61" w:rsidTr="00FA236E">
        <w:trPr>
          <w:jc w:val="center"/>
        </w:trPr>
        <w:tc>
          <w:tcPr>
            <w:tcW w:w="3996" w:type="dxa"/>
            <w:gridSpan w:val="9"/>
          </w:tcPr>
          <w:p w:rsidR="006B7C61" w:rsidRDefault="006B7C61" w:rsidP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6B7C61" w:rsidRDefault="006B7C61" w:rsidP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6B7C61" w:rsidTr="00FA236E">
        <w:trPr>
          <w:jc w:val="center"/>
        </w:trPr>
        <w:tc>
          <w:tcPr>
            <w:tcW w:w="3996" w:type="dxa"/>
            <w:gridSpan w:val="9"/>
          </w:tcPr>
          <w:p w:rsidR="006B7C61" w:rsidRDefault="006B7C61" w:rsidP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6B7C61" w:rsidRDefault="006B7C61" w:rsidP="006B7C61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03478C" w:rsidRPr="009E713A" w:rsidRDefault="0003478C" w:rsidP="0003478C">
      <w:pPr>
        <w:rPr>
          <w:b/>
        </w:rPr>
      </w:pPr>
    </w:p>
    <w:p w:rsidR="0003478C" w:rsidRPr="00153B83" w:rsidRDefault="0003478C" w:rsidP="00461B88">
      <w:pPr>
        <w:pStyle w:val="a7"/>
        <w:numPr>
          <w:ilvl w:val="0"/>
          <w:numId w:val="53"/>
        </w:numPr>
        <w:ind w:firstLineChars="0"/>
        <w:rPr>
          <w:b/>
        </w:rPr>
      </w:pPr>
      <w:r>
        <w:rPr>
          <w:rFonts w:hint="eastAsia"/>
          <w:b/>
        </w:rPr>
        <w:t>梯度</w:t>
      </w:r>
      <w:r w:rsidRPr="002762E0">
        <w:rPr>
          <w:rFonts w:hint="eastAsia"/>
          <w:b/>
        </w:rPr>
        <w:t>模式</w:t>
      </w:r>
    </w:p>
    <w:p w:rsidR="0003478C" w:rsidRDefault="0003478C" w:rsidP="0003478C">
      <w:pPr>
        <w:ind w:left="840"/>
        <w:rPr>
          <w:ins w:id="8184" w:author="Zhang, Carol (MSHA)" w:date="2019-08-26T16:19:00Z"/>
        </w:rPr>
      </w:pPr>
      <w:r>
        <w:rPr>
          <w:rFonts w:hint="eastAsia"/>
        </w:rPr>
        <w:t>该模式下包含限制量（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185" w:author="Zhang, Carol (MSHA)" w:date="2019-08-26T16:20:00Z">
        <w:r w:rsidR="007F5B86">
          <w:rPr>
            <w:rFonts w:hint="eastAsia"/>
          </w:rPr>
          <w:t xml:space="preserve">, </w:t>
        </w:r>
        <w:r w:rsidR="007F5B86">
          <w:rPr>
            <w:rFonts w:hint="eastAsia"/>
          </w:rPr>
          <w:t>单位</w:t>
        </w:r>
        <w:r w:rsidR="007F5B86">
          <w:rPr>
            <w:rFonts w:hint="eastAsia"/>
          </w:rPr>
          <w:t>:</w:t>
        </w:r>
        <w:r w:rsidR="007F5B86">
          <w:t>mL</w:t>
        </w:r>
      </w:ins>
      <w:r>
        <w:rPr>
          <w:rFonts w:hint="eastAsia"/>
        </w:rPr>
        <w:t>）、输注时间</w:t>
      </w:r>
      <w:ins w:id="8186" w:author="Zhang, Carol (MSHA)" w:date="2019-08-26T16:15:00Z">
        <w:r w:rsidR="007F5B86">
          <w:rPr>
            <w:rFonts w:hint="eastAsia"/>
          </w:rPr>
          <w:t xml:space="preserve"> </w:t>
        </w:r>
      </w:ins>
      <w:r w:rsidR="005253AE">
        <w:rPr>
          <w:rFonts w:hint="eastAsia"/>
        </w:rPr>
        <w:t>(</w:t>
      </w:r>
      <w:r w:rsidR="00A10AE6">
        <w:rPr>
          <w:rFonts w:hint="eastAsia"/>
        </w:rPr>
        <w:t>uint</w:t>
      </w:r>
      <w:r w:rsidR="005253AE">
        <w:rPr>
          <w:rFonts w:hint="eastAsia"/>
        </w:rPr>
        <w:t>型数据，单位：秒</w:t>
      </w:r>
      <w:r w:rsidR="005253AE">
        <w:rPr>
          <w:rFonts w:hint="eastAsia"/>
        </w:rPr>
        <w:t>)</w:t>
      </w:r>
      <w:r>
        <w:rPr>
          <w:rFonts w:hint="eastAsia"/>
        </w:rPr>
        <w:t>、</w:t>
      </w:r>
      <w:r w:rsidR="00C334AB">
        <w:rPr>
          <w:rFonts w:hint="eastAsia"/>
        </w:rPr>
        <w:t>上升时间</w:t>
      </w:r>
      <w:r w:rsidR="005253AE">
        <w:rPr>
          <w:rFonts w:hint="eastAsia"/>
        </w:rPr>
        <w:t>(</w:t>
      </w:r>
      <w:r w:rsidR="00A10AE6">
        <w:rPr>
          <w:rFonts w:hint="eastAsia"/>
        </w:rPr>
        <w:t>uint</w:t>
      </w:r>
      <w:r w:rsidR="005253AE">
        <w:rPr>
          <w:rFonts w:hint="eastAsia"/>
        </w:rPr>
        <w:t>型数据，单位：秒</w:t>
      </w:r>
      <w:r w:rsidR="005253AE">
        <w:rPr>
          <w:rFonts w:hint="eastAsia"/>
        </w:rPr>
        <w:t>)</w:t>
      </w:r>
      <w:r w:rsidR="00C334AB">
        <w:rPr>
          <w:rFonts w:hint="eastAsia"/>
        </w:rPr>
        <w:t>、下降时间</w:t>
      </w:r>
      <w:r w:rsidR="005253AE">
        <w:rPr>
          <w:rFonts w:hint="eastAsia"/>
        </w:rPr>
        <w:t>(</w:t>
      </w:r>
      <w:r w:rsidR="00A10AE6">
        <w:rPr>
          <w:rFonts w:hint="eastAsia"/>
        </w:rPr>
        <w:t>uint</w:t>
      </w:r>
      <w:r w:rsidR="005253AE">
        <w:rPr>
          <w:rFonts w:hint="eastAsia"/>
        </w:rPr>
        <w:t>型数据，单位：秒</w:t>
      </w:r>
      <w:r w:rsidR="005253AE">
        <w:rPr>
          <w:rFonts w:hint="eastAsia"/>
        </w:rPr>
        <w:t>)</w:t>
      </w:r>
      <w:r w:rsidR="00DC3203" w:rsidRPr="00DC3203">
        <w:rPr>
          <w:rFonts w:hint="eastAsia"/>
        </w:rPr>
        <w:t xml:space="preserve"> </w:t>
      </w:r>
      <w:r w:rsidR="00DC3203">
        <w:rPr>
          <w:rFonts w:hint="eastAsia"/>
        </w:rPr>
        <w:t>、药物库开关和药物</w:t>
      </w:r>
      <w:r w:rsidR="00DC3203">
        <w:rPr>
          <w:rFonts w:hint="eastAsia"/>
        </w:rPr>
        <w:t>Index(</w:t>
      </w:r>
      <w:r w:rsidR="00DC3203">
        <w:rPr>
          <w:rFonts w:hint="eastAsia"/>
        </w:rPr>
        <w:t>无符号整型数据</w:t>
      </w:r>
      <w:r w:rsidR="00DC3203">
        <w:rPr>
          <w:rFonts w:hint="eastAsia"/>
        </w:rPr>
        <w:t>)</w:t>
      </w:r>
      <w:r>
        <w:rPr>
          <w:rFonts w:hint="eastAsia"/>
        </w:rPr>
        <w:t>，命令包含字段如下：</w:t>
      </w:r>
    </w:p>
    <w:p w:rsidR="007F5B86" w:rsidRDefault="007F5B86" w:rsidP="0003478C">
      <w:pPr>
        <w:ind w:left="840"/>
      </w:pPr>
      <w:ins w:id="8187" w:author="Zhang, Carol (MSHA)" w:date="2019-08-26T16:19:00Z">
        <w:r>
          <w:rPr>
            <w:rFonts w:hint="eastAsia"/>
          </w:rPr>
          <w:t xml:space="preserve">Under </w:t>
        </w:r>
        <w:r>
          <w:t>the Taper</w:t>
        </w:r>
        <w:r>
          <w:rPr>
            <w:rFonts w:hint="eastAsia"/>
          </w:rPr>
          <w:t xml:space="preserve"> Mode, there are VTBI</w:t>
        </w:r>
      </w:ins>
      <w:ins w:id="8188" w:author="Zhang, Carol (MSHA)" w:date="2019-08-26T16:20:00Z">
        <w:r>
          <w:rPr>
            <w:rFonts w:hint="eastAsia"/>
          </w:rPr>
          <w:t xml:space="preserve"> </w:t>
        </w:r>
      </w:ins>
      <w:ins w:id="8189" w:author="Zhang, Carol (MSHA)" w:date="2019-08-26T16:19:00Z">
        <w:r>
          <w:rPr>
            <w:rFonts w:hint="eastAsia"/>
          </w:rPr>
          <w:t>(</w:t>
        </w:r>
        <w:r>
          <w:t>float type, unit: mL</w:t>
        </w:r>
        <w:r>
          <w:rPr>
            <w:rFonts w:hint="eastAsia"/>
          </w:rPr>
          <w:t>)</w:t>
        </w:r>
        <w:r>
          <w:t>,</w:t>
        </w:r>
      </w:ins>
      <w:ins w:id="8190" w:author="Zhang, Carol (MSHA)" w:date="2019-08-26T16:20:00Z">
        <w:r>
          <w:t xml:space="preserve"> </w:t>
        </w:r>
      </w:ins>
      <w:ins w:id="8191" w:author="Zhang, Carol (MSHA)" w:date="2019-08-26T16:21:00Z">
        <w:r>
          <w:t xml:space="preserve">Infusion Duration </w:t>
        </w:r>
      </w:ins>
      <w:ins w:id="8192" w:author="Zhang, Carol (MSHA)" w:date="2019-08-26T16:20:00Z">
        <w:r>
          <w:rPr>
            <w:rFonts w:hint="eastAsia"/>
          </w:rPr>
          <w:t>Time</w:t>
        </w:r>
      </w:ins>
      <w:ins w:id="8193" w:author="Zhang, Carol (MSHA)" w:date="2019-08-26T16:22:00Z">
        <w:r>
          <w:t xml:space="preserve"> </w:t>
        </w:r>
      </w:ins>
      <w:ins w:id="8194" w:author="Zhang, Carol (MSHA)" w:date="2019-08-26T16:20:00Z">
        <w:r>
          <w:t>(uint type, unit:</w:t>
        </w:r>
      </w:ins>
      <w:ins w:id="8195" w:author="Zhang, Carol (MSHA)" w:date="2019-08-26T16:21:00Z">
        <w:r>
          <w:t xml:space="preserve"> </w:t>
        </w:r>
      </w:ins>
      <w:ins w:id="8196" w:author="Zhang, Carol (MSHA)" w:date="2019-08-26T16:20:00Z">
        <w:r>
          <w:t>seconds),</w:t>
        </w:r>
      </w:ins>
      <w:ins w:id="8197" w:author="Zhang, Carol (MSHA)" w:date="2019-08-26T16:21:00Z">
        <w:r>
          <w:t xml:space="preserve"> Taper Up Time</w:t>
        </w:r>
      </w:ins>
      <w:ins w:id="8198" w:author="Zhang, Carol (MSHA)" w:date="2019-08-26T16:22:00Z">
        <w:r>
          <w:t xml:space="preserve"> </w:t>
        </w:r>
      </w:ins>
      <w:ins w:id="8199" w:author="Zhang, Carol (MSHA)" w:date="2019-08-26T16:21:00Z">
        <w:r>
          <w:t>(uint type, unit: seconds),</w:t>
        </w:r>
        <w:r w:rsidRPr="007F5B86">
          <w:t xml:space="preserve"> </w:t>
        </w:r>
        <w:r>
          <w:t xml:space="preserve">Taper </w:t>
        </w:r>
      </w:ins>
      <w:ins w:id="8200" w:author="Zhang, Carol (MSHA)" w:date="2019-08-26T16:22:00Z">
        <w:r>
          <w:t>Down</w:t>
        </w:r>
      </w:ins>
      <w:ins w:id="8201" w:author="Zhang, Carol (MSHA)" w:date="2019-08-26T16:21:00Z">
        <w:r>
          <w:t xml:space="preserve"> Time(uint type, unit: seconds),</w:t>
        </w:r>
      </w:ins>
      <w:ins w:id="8202" w:author="Zhang, Carol (MSHA)" w:date="2019-08-26T16:19:00Z">
        <w:r>
          <w:t xml:space="preserve"> the drug library switch status and the current drug index (uint type</w:t>
        </w:r>
        <w:r>
          <w:rPr>
            <w:rFonts w:hint="eastAsia"/>
          </w:rPr>
          <w:t>).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03478C" w:rsidRPr="00513A48" w:rsidTr="008E54A5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17295A" w:rsidRDefault="0003478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03478C" w:rsidRPr="00513A48" w:rsidRDefault="0003478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 w:rsidP="008E54A5">
            <w:pPr>
              <w:jc w:val="center"/>
              <w:rPr>
                <w:b/>
              </w:rPr>
            </w:pPr>
            <w:ins w:id="8203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03478C">
              <w:rPr>
                <w:rFonts w:hint="eastAsia"/>
                <w:b/>
              </w:rPr>
              <w:t>0x00</w:t>
            </w:r>
            <w:r w:rsidR="0003478C">
              <w:rPr>
                <w:b/>
              </w:rPr>
              <w:t>01</w:t>
            </w:r>
          </w:p>
        </w:tc>
      </w:tr>
      <w:tr w:rsidR="0003478C" w:rsidTr="008E54A5">
        <w:trPr>
          <w:jc w:val="center"/>
        </w:trPr>
        <w:tc>
          <w:tcPr>
            <w:tcW w:w="7992" w:type="dxa"/>
            <w:gridSpan w:val="17"/>
          </w:tcPr>
          <w:p w:rsidR="0003478C" w:rsidRDefault="008013BD">
            <w:pPr>
              <w:jc w:val="center"/>
              <w:rPr>
                <w:b/>
              </w:rPr>
            </w:pPr>
            <w:ins w:id="8204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205" w:author="Zhang, Carol (MSHA)" w:date="2019-08-26T15:50:00Z">
              <w:r w:rsidR="0003478C" w:rsidDel="008013BD">
                <w:rPr>
                  <w:rFonts w:hint="eastAsia"/>
                  <w:b/>
                </w:rPr>
                <w:delText>数据长度</w:delText>
              </w:r>
              <w:r w:rsidR="0003478C" w:rsidDel="008013BD">
                <w:rPr>
                  <w:rFonts w:hint="eastAsia"/>
                  <w:b/>
                </w:rPr>
                <w:delText>=</w:delText>
              </w:r>
            </w:del>
            <w:r w:rsidR="0003478C">
              <w:rPr>
                <w:rFonts w:hint="eastAsia"/>
                <w:b/>
              </w:rPr>
              <w:t>0x00</w:t>
            </w:r>
            <w:r w:rsidR="005E2F83">
              <w:rPr>
                <w:b/>
              </w:rPr>
              <w:t>1</w:t>
            </w:r>
            <w:r w:rsidR="005E2F83">
              <w:rPr>
                <w:rFonts w:hint="eastAsia"/>
                <w:b/>
              </w:rPr>
              <w:t>6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03478C" w:rsidP="008E54A5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206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207" w:author="Zhang, Carol (MSHA)" w:date="2019-12-11T16:14:00Z">
                    <w:rPr/>
                  </w:rPrChange>
                </w:rPr>
                <w:t>Infusion Mode</w:t>
              </w:r>
            </w:ins>
            <w:del w:id="8208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="00C334AB">
              <w:rPr>
                <w:rFonts w:hint="eastAsia"/>
                <w:b/>
                <w:bCs/>
                <w:color w:val="0000FF"/>
                <w:u w:val="single"/>
              </w:rPr>
              <w:t>梯度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模式</w:t>
            </w:r>
          </w:p>
        </w:tc>
        <w:tc>
          <w:tcPr>
            <w:tcW w:w="3996" w:type="dxa"/>
            <w:gridSpan w:val="8"/>
          </w:tcPr>
          <w:p w:rsidR="0003478C" w:rsidRDefault="00C334AB" w:rsidP="008E54A5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</w:t>
            </w:r>
            <w:r w:rsidR="0003478C">
              <w:rPr>
                <w:b/>
              </w:rPr>
              <w:t>(</w:t>
            </w:r>
            <w:r w:rsidR="0003478C">
              <w:rPr>
                <w:rFonts w:hint="eastAsia"/>
                <w:b/>
              </w:rPr>
              <w:t xml:space="preserve">byte </w:t>
            </w:r>
            <w:r w:rsidR="0003478C"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C334AB" w:rsidP="008E54A5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</w:t>
            </w:r>
            <w:r w:rsidR="0003478C">
              <w:rPr>
                <w:b/>
              </w:rPr>
              <w:t>(</w:t>
            </w:r>
            <w:r w:rsidR="0003478C">
              <w:rPr>
                <w:rFonts w:hint="eastAsia"/>
                <w:b/>
              </w:rPr>
              <w:t>byte 2</w:t>
            </w:r>
            <w:r w:rsidR="0003478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C334AB" w:rsidP="008E54A5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</w:t>
            </w:r>
            <w:r w:rsidR="0003478C">
              <w:rPr>
                <w:b/>
              </w:rPr>
              <w:t>(</w:t>
            </w:r>
            <w:r w:rsidR="0003478C">
              <w:rPr>
                <w:rFonts w:hint="eastAsia"/>
                <w:b/>
              </w:rPr>
              <w:t>byte 3</w:t>
            </w:r>
            <w:r w:rsidR="0003478C">
              <w:rPr>
                <w:b/>
              </w:rPr>
              <w:t>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E70E77" w:rsidRDefault="00C334AB" w:rsidP="008E54A5">
            <w:pPr>
              <w:jc w:val="center"/>
              <w:rPr>
                <w:rStyle w:val="a9"/>
                <w:b/>
              </w:rPr>
            </w:pPr>
            <w:r w:rsidRPr="00064269">
              <w:rPr>
                <w:b/>
              </w:rPr>
              <w:lastRenderedPageBreak/>
              <w:t>VTBI</w:t>
            </w:r>
            <w:r>
              <w:rPr>
                <w:b/>
              </w:rPr>
              <w:t xml:space="preserve"> </w:t>
            </w:r>
            <w:r w:rsidR="0003478C">
              <w:rPr>
                <w:b/>
              </w:rPr>
              <w:t>(</w:t>
            </w:r>
            <w:r w:rsidR="0003478C">
              <w:rPr>
                <w:rFonts w:hint="eastAsia"/>
                <w:b/>
              </w:rPr>
              <w:t>byte 4</w:t>
            </w:r>
            <w:r w:rsidR="0003478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3478C" w:rsidRDefault="005E63AE" w:rsidP="008E54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5E63AE" w:rsidTr="008E54A5">
        <w:trPr>
          <w:jc w:val="center"/>
        </w:trPr>
        <w:tc>
          <w:tcPr>
            <w:tcW w:w="3996" w:type="dxa"/>
            <w:gridSpan w:val="9"/>
          </w:tcPr>
          <w:p w:rsidR="005E63AE" w:rsidRPr="007B0A26" w:rsidRDefault="005E63A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8A13DD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E63AE" w:rsidRPr="007B0A26" w:rsidRDefault="005E63A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</w:t>
            </w:r>
            <w:r w:rsidRPr="008A13DD">
              <w:rPr>
                <w:b/>
              </w:rPr>
              <w:t>)</w:t>
            </w:r>
          </w:p>
        </w:tc>
      </w:tr>
      <w:tr w:rsidR="005E63AE" w:rsidTr="008E54A5">
        <w:trPr>
          <w:jc w:val="center"/>
        </w:trPr>
        <w:tc>
          <w:tcPr>
            <w:tcW w:w="3996" w:type="dxa"/>
            <w:gridSpan w:val="9"/>
          </w:tcPr>
          <w:p w:rsidR="005E63AE" w:rsidRDefault="005E63A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</w:t>
            </w:r>
            <w:r w:rsidRPr="008A13DD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E63AE" w:rsidRDefault="005E63AE" w:rsidP="008E54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Default="00C96F4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03478C" w:rsidRPr="00C85507" w:rsidRDefault="00C96F4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3)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C85507" w:rsidRDefault="00C96F47">
            <w:pPr>
              <w:jc w:val="center"/>
            </w:pPr>
            <w:r>
              <w:rPr>
                <w:rFonts w:hint="eastAsia"/>
                <w:b/>
              </w:rPr>
              <w:t xml:space="preserve">Taper Up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03478C" w:rsidRPr="00064269" w:rsidRDefault="00C96F4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 xml:space="preserve">Down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1)</w:t>
            </w:r>
          </w:p>
        </w:tc>
      </w:tr>
      <w:tr w:rsidR="0003478C" w:rsidTr="008E54A5">
        <w:trPr>
          <w:jc w:val="center"/>
        </w:trPr>
        <w:tc>
          <w:tcPr>
            <w:tcW w:w="3996" w:type="dxa"/>
            <w:gridSpan w:val="9"/>
          </w:tcPr>
          <w:p w:rsidR="0003478C" w:rsidRPr="00064269" w:rsidRDefault="0068601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 xml:space="preserve">Down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03478C" w:rsidRPr="00064269" w:rsidRDefault="0068601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 xml:space="preserve">Down </w:t>
            </w:r>
            <w:r w:rsidR="005E63AE">
              <w:rPr>
                <w:b/>
              </w:rPr>
              <w:t>Time(</w:t>
            </w:r>
            <w:r w:rsidR="005E63AE">
              <w:rPr>
                <w:rFonts w:hint="eastAsia"/>
                <w:b/>
              </w:rPr>
              <w:t xml:space="preserve">byte </w:t>
            </w:r>
            <w:r w:rsidR="005E63AE">
              <w:rPr>
                <w:b/>
              </w:rPr>
              <w:t>3)</w:t>
            </w:r>
          </w:p>
        </w:tc>
      </w:tr>
      <w:tr w:rsidR="005E63AE" w:rsidTr="008E54A5">
        <w:trPr>
          <w:jc w:val="center"/>
        </w:trPr>
        <w:tc>
          <w:tcPr>
            <w:tcW w:w="3996" w:type="dxa"/>
            <w:gridSpan w:val="9"/>
          </w:tcPr>
          <w:p w:rsidR="005E63AE" w:rsidRDefault="005E63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>Down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5E63AE" w:rsidRDefault="005E2F83" w:rsidP="005E63AE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209" w:author="Zhang, Carol (MSHA)" w:date="2019-12-11T16:14:00Z">
              <w:r w:rsidR="00B2321A" w:rsidRPr="00B2321A">
                <w:rPr>
                  <w:color w:val="0000FF"/>
                  <w:u w:val="single"/>
                  <w:rPrChange w:id="8210" w:author="Zhang, Carol (MSHA)" w:date="2019-12-11T16:14:00Z">
                    <w:rPr/>
                  </w:rPrChange>
                </w:rPr>
                <w:t>Switch Status</w:t>
              </w:r>
            </w:ins>
            <w:del w:id="821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5E2F83" w:rsidTr="008E54A5">
        <w:trPr>
          <w:jc w:val="center"/>
        </w:trPr>
        <w:tc>
          <w:tcPr>
            <w:tcW w:w="3996" w:type="dxa"/>
            <w:gridSpan w:val="9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5E2F83" w:rsidTr="008E54A5">
        <w:trPr>
          <w:jc w:val="center"/>
        </w:trPr>
        <w:tc>
          <w:tcPr>
            <w:tcW w:w="3996" w:type="dxa"/>
            <w:gridSpan w:val="9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03478C" w:rsidRDefault="0003478C" w:rsidP="0003478C"/>
    <w:p w:rsidR="005252CC" w:rsidRPr="00FC25C9" w:rsidRDefault="005252CC" w:rsidP="00461B88">
      <w:pPr>
        <w:pStyle w:val="a7"/>
        <w:numPr>
          <w:ilvl w:val="0"/>
          <w:numId w:val="53"/>
        </w:numPr>
        <w:ind w:firstLineChars="0"/>
        <w:rPr>
          <w:b/>
        </w:rPr>
      </w:pPr>
      <w:r>
        <w:rPr>
          <w:rFonts w:hint="eastAsia"/>
          <w:b/>
        </w:rPr>
        <w:t>步进</w:t>
      </w:r>
      <w:r w:rsidRPr="002762E0">
        <w:rPr>
          <w:rFonts w:hint="eastAsia"/>
          <w:b/>
        </w:rPr>
        <w:t>模式</w:t>
      </w:r>
    </w:p>
    <w:p w:rsidR="005252CC" w:rsidRDefault="005252CC" w:rsidP="005252CC">
      <w:pPr>
        <w:ind w:left="840"/>
        <w:rPr>
          <w:ins w:id="8212" w:author="Zhang, Carol (MSHA)" w:date="2019-08-26T16:22:00Z"/>
        </w:rPr>
      </w:pPr>
      <w:r>
        <w:rPr>
          <w:rFonts w:hint="eastAsia"/>
        </w:rPr>
        <w:t>该模式下包含稳定速率（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213" w:author="Zhang, Carol (MSHA)" w:date="2019-08-26T16:25:00Z">
        <w:r w:rsidR="00B654A4">
          <w:rPr>
            <w:rFonts w:hint="eastAsia"/>
          </w:rPr>
          <w:t>，单位：</w:t>
        </w:r>
        <w:r w:rsidR="00B654A4">
          <w:rPr>
            <w:rFonts w:hint="eastAsia"/>
          </w:rPr>
          <w:t>mL/h</w:t>
        </w:r>
      </w:ins>
      <w:r>
        <w:rPr>
          <w:rFonts w:hint="eastAsia"/>
        </w:rPr>
        <w:t>）、</w:t>
      </w:r>
      <w:r w:rsidRPr="00A41EB9">
        <w:rPr>
          <w:rFonts w:hint="eastAsia"/>
        </w:rPr>
        <w:t>限制量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214" w:author="Zhang, Carol (MSHA)" w:date="2019-08-26T16:25:00Z">
        <w:r w:rsidR="00B654A4">
          <w:rPr>
            <w:rFonts w:hint="eastAsia"/>
          </w:rPr>
          <w:t>,</w:t>
        </w:r>
        <w:r w:rsidR="00B654A4" w:rsidRPr="00B654A4">
          <w:rPr>
            <w:rFonts w:hint="eastAsia"/>
          </w:rPr>
          <w:t xml:space="preserve"> </w:t>
        </w:r>
        <w:r w:rsidR="00B654A4">
          <w:rPr>
            <w:rFonts w:hint="eastAsia"/>
          </w:rPr>
          <w:t>单位：</w:t>
        </w:r>
        <w:r w:rsidR="00B654A4">
          <w:rPr>
            <w:rFonts w:hint="eastAsia"/>
          </w:rPr>
          <w:t>mL</w:t>
        </w:r>
      </w:ins>
      <w:r>
        <w:rPr>
          <w:rFonts w:hint="eastAsia"/>
        </w:rPr>
        <w:t>）</w:t>
      </w:r>
      <w:r w:rsidRPr="00A41EB9">
        <w:rPr>
          <w:rFonts w:hint="eastAsia"/>
        </w:rPr>
        <w:t>、</w:t>
      </w:r>
      <w:r>
        <w:rPr>
          <w:rFonts w:hint="eastAsia"/>
        </w:rPr>
        <w:t>初始速率（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215" w:author="Zhang, Carol (MSHA)" w:date="2019-08-26T16:25:00Z">
        <w:r w:rsidR="00B654A4">
          <w:rPr>
            <w:rFonts w:hint="eastAsia"/>
          </w:rPr>
          <w:t>，单位：</w:t>
        </w:r>
        <w:r w:rsidR="00B654A4">
          <w:rPr>
            <w:rFonts w:hint="eastAsia"/>
          </w:rPr>
          <w:t>mL/h</w:t>
        </w:r>
      </w:ins>
      <w:r>
        <w:rPr>
          <w:rFonts w:hint="eastAsia"/>
        </w:rPr>
        <w:t>）、速率增量（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216" w:author="Zhang, Carol (MSHA)" w:date="2019-08-26T16:25:00Z">
        <w:r w:rsidR="00B654A4">
          <w:rPr>
            <w:rFonts w:hint="eastAsia"/>
          </w:rPr>
          <w:t>，单位：</w:t>
        </w:r>
        <w:r w:rsidR="00B654A4">
          <w:rPr>
            <w:rFonts w:hint="eastAsia"/>
          </w:rPr>
          <w:t>mL/h</w:t>
        </w:r>
      </w:ins>
      <w:r>
        <w:rPr>
          <w:rFonts w:hint="eastAsia"/>
        </w:rPr>
        <w:t>）</w:t>
      </w:r>
      <w:r w:rsidR="00DC3203">
        <w:rPr>
          <w:rFonts w:hint="eastAsia"/>
        </w:rPr>
        <w:t>、</w:t>
      </w:r>
      <w:r>
        <w:rPr>
          <w:rFonts w:hint="eastAsia"/>
        </w:rPr>
        <w:t>步进时间</w:t>
      </w:r>
      <w:r w:rsidR="005253AE">
        <w:rPr>
          <w:rFonts w:hint="eastAsia"/>
        </w:rPr>
        <w:t>(</w:t>
      </w:r>
      <w:r w:rsidR="00A10AE6">
        <w:rPr>
          <w:rFonts w:hint="eastAsia"/>
        </w:rPr>
        <w:t>uint</w:t>
      </w:r>
      <w:r w:rsidR="005253AE">
        <w:rPr>
          <w:rFonts w:hint="eastAsia"/>
        </w:rPr>
        <w:t>型数据，单位：秒</w:t>
      </w:r>
      <w:r w:rsidR="005253AE">
        <w:rPr>
          <w:rFonts w:hint="eastAsia"/>
        </w:rPr>
        <w:t>)</w:t>
      </w:r>
      <w:r w:rsidR="00DC3203" w:rsidRPr="00DC3203">
        <w:rPr>
          <w:rFonts w:hint="eastAsia"/>
        </w:rPr>
        <w:t xml:space="preserve"> </w:t>
      </w:r>
      <w:r w:rsidR="00DC3203">
        <w:rPr>
          <w:rFonts w:hint="eastAsia"/>
        </w:rPr>
        <w:t>、药物库开关和药物</w:t>
      </w:r>
      <w:r w:rsidR="00DC3203">
        <w:rPr>
          <w:rFonts w:hint="eastAsia"/>
        </w:rPr>
        <w:t>Index(</w:t>
      </w:r>
      <w:r w:rsidR="00A10AE6">
        <w:rPr>
          <w:rFonts w:hint="eastAsia"/>
        </w:rPr>
        <w:t>uint</w:t>
      </w:r>
      <w:r w:rsidR="00DC3203">
        <w:rPr>
          <w:rFonts w:hint="eastAsia"/>
        </w:rPr>
        <w:t>型数据</w:t>
      </w:r>
      <w:r w:rsidR="00DC3203">
        <w:rPr>
          <w:rFonts w:hint="eastAsia"/>
        </w:rPr>
        <w:t>)</w:t>
      </w:r>
      <w:r>
        <w:rPr>
          <w:rFonts w:hint="eastAsia"/>
        </w:rPr>
        <w:t>，命令包含字段如下：</w:t>
      </w:r>
    </w:p>
    <w:p w:rsidR="007F5B86" w:rsidRDefault="007F5B86" w:rsidP="007F5B86">
      <w:pPr>
        <w:ind w:left="840"/>
        <w:rPr>
          <w:ins w:id="8217" w:author="Zhang, Carol (MSHA)" w:date="2019-08-26T16:22:00Z"/>
        </w:rPr>
      </w:pPr>
      <w:ins w:id="8218" w:author="Zhang, Carol (MSHA)" w:date="2019-08-26T16:22:00Z">
        <w:r>
          <w:rPr>
            <w:rFonts w:hint="eastAsia"/>
          </w:rPr>
          <w:t xml:space="preserve">Under </w:t>
        </w:r>
        <w:r>
          <w:t>the Step</w:t>
        </w:r>
        <w:r>
          <w:rPr>
            <w:rFonts w:hint="eastAsia"/>
          </w:rPr>
          <w:t xml:space="preserve"> Mode, there are </w:t>
        </w:r>
      </w:ins>
      <w:ins w:id="8219" w:author="Zhang, Carol (MSHA)" w:date="2019-08-26T16:23:00Z">
        <w:r w:rsidRPr="007F5B86">
          <w:t>Plateau Rate</w:t>
        </w:r>
      </w:ins>
      <w:ins w:id="8220" w:author="Zhang, Carol (MSHA)" w:date="2019-08-26T16:22:00Z">
        <w:r>
          <w:rPr>
            <w:rFonts w:hint="eastAsia"/>
          </w:rPr>
          <w:t xml:space="preserve"> (</w:t>
        </w:r>
      </w:ins>
      <w:ins w:id="8221" w:author="Zhang, Carol (MSHA)" w:date="2019-08-26T16:25:00Z">
        <w:r w:rsidR="00B654A4">
          <w:rPr>
            <w:rFonts w:hint="eastAsia"/>
          </w:rPr>
          <w:t xml:space="preserve">float </w:t>
        </w:r>
      </w:ins>
      <w:ins w:id="8222" w:author="Zhang, Carol (MSHA)" w:date="2019-08-26T16:23:00Z">
        <w:r>
          <w:t xml:space="preserve">type, unit: </w:t>
        </w:r>
      </w:ins>
      <w:ins w:id="8223" w:author="Zhang, Carol (MSHA)" w:date="2019-08-26T16:26:00Z">
        <w:r w:rsidR="00B654A4">
          <w:t>mL/h),</w:t>
        </w:r>
      </w:ins>
      <w:ins w:id="8224" w:author="Zhang, Carol (MSHA)" w:date="2019-08-26T16:23:00Z">
        <w:r w:rsidRPr="007F5B86">
          <w:rPr>
            <w:rPrChange w:id="8225" w:author="Zhang, Carol (MSHA)" w:date="2019-08-26T16:23:00Z">
              <w:rPr>
                <w:b/>
              </w:rPr>
            </w:rPrChange>
          </w:rPr>
          <w:t xml:space="preserve"> VTBI</w:t>
        </w:r>
        <w:r>
          <w:t xml:space="preserve"> </w:t>
        </w:r>
      </w:ins>
      <w:ins w:id="8226" w:author="Zhang, Carol (MSHA)" w:date="2019-08-26T16:22:00Z">
        <w:r>
          <w:t>(</w:t>
        </w:r>
      </w:ins>
      <w:ins w:id="8227" w:author="Zhang, Carol (MSHA)" w:date="2019-08-26T16:24:00Z">
        <w:r>
          <w:t>float type, unit: mL</w:t>
        </w:r>
      </w:ins>
      <w:ins w:id="8228" w:author="Zhang, Carol (MSHA)" w:date="2019-08-26T16:22:00Z">
        <w:r>
          <w:t xml:space="preserve">), </w:t>
        </w:r>
      </w:ins>
      <w:ins w:id="8229" w:author="Zhang, Carol (MSHA)" w:date="2019-08-26T16:23:00Z">
        <w:r w:rsidRPr="007F5B86">
          <w:rPr>
            <w:rPrChange w:id="8230" w:author="Zhang, Carol (MSHA)" w:date="2019-08-26T16:23:00Z">
              <w:rPr>
                <w:b/>
              </w:rPr>
            </w:rPrChange>
          </w:rPr>
          <w:t xml:space="preserve">Initial Rate </w:t>
        </w:r>
      </w:ins>
      <w:ins w:id="8231" w:author="Zhang, Carol (MSHA)" w:date="2019-08-26T16:22:00Z">
        <w:r>
          <w:t>(</w:t>
        </w:r>
      </w:ins>
      <w:ins w:id="8232" w:author="Zhang, Carol (MSHA)" w:date="2019-08-26T16:24:00Z">
        <w:r>
          <w:t>float type, unit: mL/h</w:t>
        </w:r>
      </w:ins>
      <w:ins w:id="8233" w:author="Zhang, Carol (MSHA)" w:date="2019-08-26T16:22:00Z">
        <w:r>
          <w:t>),</w:t>
        </w:r>
        <w:r w:rsidRPr="007F5B86">
          <w:t xml:space="preserve"> </w:t>
        </w:r>
      </w:ins>
      <w:ins w:id="8234" w:author="Zhang, Carol (MSHA)" w:date="2019-08-26T16:26:00Z">
        <w:r w:rsidR="00B654A4" w:rsidRPr="00B654A4">
          <w:t xml:space="preserve">Step Increment </w:t>
        </w:r>
        <w:r w:rsidR="00B654A4">
          <w:rPr>
            <w:rFonts w:hint="eastAsia"/>
          </w:rPr>
          <w:t xml:space="preserve">float </w:t>
        </w:r>
        <w:r w:rsidR="00B654A4">
          <w:t>type, unit: mL/h</w:t>
        </w:r>
      </w:ins>
      <w:ins w:id="8235" w:author="Zhang, Carol (MSHA)" w:date="2019-08-26T16:22:00Z">
        <w:r>
          <w:t>),</w:t>
        </w:r>
      </w:ins>
      <w:ins w:id="8236" w:author="Zhang, Carol (MSHA)" w:date="2019-08-26T16:27:00Z">
        <w:r w:rsidR="00B654A4">
          <w:t xml:space="preserve"> Step Duration </w:t>
        </w:r>
        <w:r w:rsidR="00B654A4">
          <w:rPr>
            <w:rFonts w:hint="eastAsia"/>
          </w:rPr>
          <w:t>Time</w:t>
        </w:r>
        <w:r w:rsidR="00B654A4">
          <w:t xml:space="preserve"> (uint type, unit: seconds),</w:t>
        </w:r>
      </w:ins>
      <w:ins w:id="8237" w:author="Zhang, Carol (MSHA)" w:date="2019-08-26T16:22:00Z">
        <w:r>
          <w:t xml:space="preserve"> the drug library switch status and the current drug index (uint type</w:t>
        </w:r>
        <w:r>
          <w:rPr>
            <w:rFonts w:hint="eastAsia"/>
          </w:rPr>
          <w:t>).</w:t>
        </w:r>
      </w:ins>
    </w:p>
    <w:p w:rsidR="007F5B86" w:rsidRDefault="007F5B86" w:rsidP="005252CC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5252CC" w:rsidRPr="00513A48" w:rsidTr="008E54A5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17295A" w:rsidRDefault="005252CC" w:rsidP="008E54A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252CC" w:rsidRPr="00513A48" w:rsidRDefault="005252CC" w:rsidP="008E54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252CC" w:rsidTr="008E54A5">
        <w:trPr>
          <w:jc w:val="center"/>
        </w:trPr>
        <w:tc>
          <w:tcPr>
            <w:tcW w:w="7992" w:type="dxa"/>
            <w:gridSpan w:val="17"/>
          </w:tcPr>
          <w:p w:rsidR="005252CC" w:rsidRDefault="008013BD" w:rsidP="008E54A5">
            <w:pPr>
              <w:jc w:val="center"/>
              <w:rPr>
                <w:b/>
              </w:rPr>
            </w:pPr>
            <w:ins w:id="8238" w:author="Zhang, Carol (MSHA)" w:date="2019-08-26T15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5252CC">
              <w:rPr>
                <w:rFonts w:hint="eastAsia"/>
                <w:b/>
              </w:rPr>
              <w:t>0x00</w:t>
            </w:r>
            <w:r w:rsidR="005252CC">
              <w:rPr>
                <w:b/>
              </w:rPr>
              <w:t>01</w:t>
            </w:r>
          </w:p>
        </w:tc>
      </w:tr>
      <w:tr w:rsidR="005252CC" w:rsidTr="008E54A5">
        <w:trPr>
          <w:jc w:val="center"/>
        </w:trPr>
        <w:tc>
          <w:tcPr>
            <w:tcW w:w="7992" w:type="dxa"/>
            <w:gridSpan w:val="17"/>
          </w:tcPr>
          <w:p w:rsidR="005252CC" w:rsidRDefault="008013BD" w:rsidP="008E54A5">
            <w:pPr>
              <w:jc w:val="center"/>
              <w:rPr>
                <w:b/>
              </w:rPr>
            </w:pPr>
            <w:ins w:id="8239" w:author="Zhang, Carol (MSHA)" w:date="2019-08-26T15:50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240" w:author="Zhang, Carol (MSHA)" w:date="2019-08-26T15:50:00Z">
              <w:r w:rsidR="005252CC" w:rsidDel="008013BD">
                <w:rPr>
                  <w:rFonts w:hint="eastAsia"/>
                  <w:b/>
                </w:rPr>
                <w:delText>数据长度</w:delText>
              </w:r>
              <w:r w:rsidR="005252CC" w:rsidDel="008013BD">
                <w:rPr>
                  <w:rFonts w:hint="eastAsia"/>
                  <w:b/>
                </w:rPr>
                <w:delText>=</w:delText>
              </w:r>
            </w:del>
            <w:r w:rsidR="005252CC">
              <w:rPr>
                <w:rFonts w:hint="eastAsia"/>
                <w:b/>
              </w:rPr>
              <w:t>0x00</w:t>
            </w:r>
            <w:r w:rsidR="005252CC">
              <w:rPr>
                <w:b/>
              </w:rPr>
              <w:t>1</w:t>
            </w:r>
            <w:r w:rsidR="005E2F83">
              <w:rPr>
                <w:rFonts w:hint="eastAsia"/>
                <w:b/>
              </w:rPr>
              <w:t>A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Default="005252CC" w:rsidP="008E54A5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24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242" w:author="Zhang, Carol (MSHA)" w:date="2019-12-11T16:14:00Z">
                    <w:rPr/>
                  </w:rPrChange>
                </w:rPr>
                <w:t>Infusion Mode</w:t>
              </w:r>
            </w:ins>
            <w:del w:id="824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步进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模式</w:t>
            </w:r>
          </w:p>
        </w:tc>
        <w:tc>
          <w:tcPr>
            <w:tcW w:w="3996" w:type="dxa"/>
            <w:gridSpan w:val="8"/>
          </w:tcPr>
          <w:p w:rsidR="005252CC" w:rsidRDefault="005252CC" w:rsidP="008E54A5">
            <w:pPr>
              <w:jc w:val="center"/>
              <w:rPr>
                <w:b/>
              </w:rPr>
            </w:pPr>
            <w:r w:rsidRPr="00461B88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5252CC" w:rsidP="008E54A5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5252CC" w:rsidP="008E54A5">
            <w:pPr>
              <w:jc w:val="center"/>
              <w:rPr>
                <w:b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5252CC" w:rsidP="005252CC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5252CC" w:rsidP="005252C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Default="005252CC" w:rsidP="005252C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5252CC" w:rsidP="005252CC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5252CC" w:rsidP="005252CC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5252CC" w:rsidP="005252CC">
            <w:pPr>
              <w:jc w:val="center"/>
              <w:rPr>
                <w:b/>
              </w:rPr>
            </w:pPr>
            <w:r w:rsidRPr="00461B88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316B77">
              <w:rPr>
                <w:rFonts w:hint="eastAsia"/>
                <w:b/>
              </w:rPr>
              <w:t>1</w:t>
            </w:r>
            <w:r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5252CC" w:rsidP="008E54A5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316B77">
              <w:rPr>
                <w:rFonts w:hint="eastAsia"/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316B77" w:rsidP="008E54A5">
            <w:pPr>
              <w:jc w:val="center"/>
              <w:rPr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</w:t>
            </w:r>
            <w:r w:rsidR="005252CC">
              <w:rPr>
                <w:b/>
              </w:rPr>
              <w:t>(</w:t>
            </w:r>
            <w:r w:rsidR="005252CC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3</w:t>
            </w:r>
            <w:r w:rsidR="005252CC"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Default="005252CC" w:rsidP="008E54A5">
            <w:pPr>
              <w:jc w:val="center"/>
              <w:rPr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316B77"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316B77" w:rsidP="008E54A5">
            <w:pPr>
              <w:jc w:val="center"/>
              <w:rPr>
                <w:b/>
              </w:rPr>
            </w:pPr>
            <w:r w:rsidRPr="00461B88">
              <w:rPr>
                <w:b/>
              </w:rPr>
              <w:t>Step Increment</w:t>
            </w:r>
            <w:r>
              <w:rPr>
                <w:b/>
              </w:rPr>
              <w:t xml:space="preserve"> </w:t>
            </w:r>
            <w:r w:rsidR="005252CC">
              <w:rPr>
                <w:b/>
              </w:rPr>
              <w:t>(</w:t>
            </w:r>
            <w:r w:rsidR="005252CC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1</w:t>
            </w:r>
            <w:r w:rsidR="005252CC"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316B77" w:rsidP="008E54A5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</w:t>
            </w:r>
            <w:r w:rsidR="005252CC">
              <w:rPr>
                <w:b/>
              </w:rPr>
              <w:t>(</w:t>
            </w:r>
            <w:r w:rsidR="005252CC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2</w:t>
            </w:r>
            <w:r w:rsidR="005252C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316B77" w:rsidP="008E54A5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</w:t>
            </w:r>
            <w:r w:rsidR="005252CC">
              <w:rPr>
                <w:b/>
              </w:rPr>
              <w:t>(</w:t>
            </w:r>
            <w:r w:rsidR="005252CC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3</w:t>
            </w:r>
            <w:r w:rsidR="005252CC">
              <w:rPr>
                <w:b/>
              </w:rPr>
              <w:t>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316B77" w:rsidP="008E54A5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</w:t>
            </w:r>
            <w:r w:rsidR="005252CC">
              <w:rPr>
                <w:b/>
              </w:rPr>
              <w:t>(</w:t>
            </w:r>
            <w:r w:rsidR="005252CC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4</w:t>
            </w:r>
            <w:r w:rsidR="005252C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252CC" w:rsidRDefault="00316B77" w:rsidP="008E54A5">
            <w:pPr>
              <w:jc w:val="center"/>
              <w:rPr>
                <w:b/>
              </w:rPr>
            </w:pPr>
            <w:r w:rsidRPr="00461B88">
              <w:rPr>
                <w:b/>
              </w:rPr>
              <w:t>Step Duration</w:t>
            </w:r>
            <w:r>
              <w:rPr>
                <w:b/>
              </w:rPr>
              <w:t xml:space="preserve"> </w:t>
            </w:r>
            <w:r w:rsidR="005253AE">
              <w:rPr>
                <w:b/>
              </w:rPr>
              <w:t>Time(</w:t>
            </w:r>
            <w:r w:rsidR="005253AE">
              <w:rPr>
                <w:rFonts w:hint="eastAsia"/>
                <w:b/>
              </w:rPr>
              <w:t xml:space="preserve">byte </w:t>
            </w:r>
            <w:r w:rsidR="005253AE">
              <w:rPr>
                <w:b/>
              </w:rPr>
              <w:t>1)</w:t>
            </w:r>
          </w:p>
        </w:tc>
      </w:tr>
      <w:tr w:rsidR="005252CC" w:rsidTr="008E54A5">
        <w:trPr>
          <w:jc w:val="center"/>
        </w:trPr>
        <w:tc>
          <w:tcPr>
            <w:tcW w:w="3996" w:type="dxa"/>
            <w:gridSpan w:val="9"/>
          </w:tcPr>
          <w:p w:rsidR="005252CC" w:rsidRPr="00E70E77" w:rsidRDefault="00316B77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</w:t>
            </w:r>
            <w:r w:rsidR="005253AE">
              <w:rPr>
                <w:b/>
              </w:rPr>
              <w:t>Time(</w:t>
            </w:r>
            <w:r w:rsidR="005253AE">
              <w:rPr>
                <w:rFonts w:hint="eastAsia"/>
                <w:b/>
              </w:rPr>
              <w:t xml:space="preserve">byte </w:t>
            </w:r>
            <w:r w:rsidR="005253AE"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5252CC" w:rsidRDefault="00316B77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</w:t>
            </w:r>
            <w:r w:rsidR="005253AE">
              <w:rPr>
                <w:b/>
              </w:rPr>
              <w:t>Time(</w:t>
            </w:r>
            <w:r w:rsidR="005253AE">
              <w:rPr>
                <w:rFonts w:hint="eastAsia"/>
                <w:b/>
              </w:rPr>
              <w:t xml:space="preserve">byte </w:t>
            </w:r>
            <w:r w:rsidR="005253AE">
              <w:rPr>
                <w:b/>
              </w:rPr>
              <w:t>3)</w:t>
            </w:r>
          </w:p>
        </w:tc>
      </w:tr>
      <w:tr w:rsidR="005253AE" w:rsidTr="008E54A5">
        <w:trPr>
          <w:jc w:val="center"/>
        </w:trPr>
        <w:tc>
          <w:tcPr>
            <w:tcW w:w="3996" w:type="dxa"/>
            <w:gridSpan w:val="9"/>
          </w:tcPr>
          <w:p w:rsidR="005253AE" w:rsidRPr="00720EA4" w:rsidRDefault="005253AE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5253AE" w:rsidRPr="00720EA4" w:rsidRDefault="005E2F83" w:rsidP="005253AE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244" w:author="Zhang, Carol (MSHA)" w:date="2019-12-11T16:14:00Z">
              <w:r w:rsidR="00B2321A" w:rsidRPr="00B2321A">
                <w:rPr>
                  <w:color w:val="0000FF"/>
                  <w:u w:val="single"/>
                  <w:rPrChange w:id="8245" w:author="Zhang, Carol (MSHA)" w:date="2019-12-11T16:14:00Z">
                    <w:rPr/>
                  </w:rPrChange>
                </w:rPr>
                <w:t>Switch Status</w:t>
              </w:r>
            </w:ins>
            <w:del w:id="824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5E2F83" w:rsidTr="008E54A5">
        <w:trPr>
          <w:jc w:val="center"/>
        </w:trPr>
        <w:tc>
          <w:tcPr>
            <w:tcW w:w="3996" w:type="dxa"/>
            <w:gridSpan w:val="9"/>
          </w:tcPr>
          <w:p w:rsidR="005E2F83" w:rsidRPr="00720EA4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5E2F83" w:rsidTr="008E54A5">
        <w:trPr>
          <w:jc w:val="center"/>
        </w:trPr>
        <w:tc>
          <w:tcPr>
            <w:tcW w:w="3996" w:type="dxa"/>
            <w:gridSpan w:val="9"/>
          </w:tcPr>
          <w:p w:rsidR="005E2F83" w:rsidRPr="00720EA4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5E2F83" w:rsidRDefault="005E2F83" w:rsidP="005E2F83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2F72CD" w:rsidRDefault="002F72CD" w:rsidP="002F72CD">
      <w:pPr>
        <w:pStyle w:val="2"/>
        <w:numPr>
          <w:ilvl w:val="1"/>
          <w:numId w:val="5"/>
        </w:numPr>
      </w:pPr>
      <w:bookmarkStart w:id="8247" w:name="_Ref485220010"/>
      <w:r>
        <w:t>GET_</w:t>
      </w:r>
      <w:r w:rsidRPr="003A415C">
        <w:t>BATTERY_ALARM_DURATION</w:t>
      </w:r>
      <w:bookmarkEnd w:id="8247"/>
    </w:p>
    <w:p w:rsidR="002F72CD" w:rsidRDefault="002F72CD" w:rsidP="002F72CD">
      <w:pPr>
        <w:ind w:firstLine="420"/>
        <w:rPr>
          <w:ins w:id="8248" w:author="Zhang, Carol (MSHA)" w:date="2019-08-26T16:27:00Z"/>
        </w:rPr>
      </w:pPr>
      <w:r>
        <w:rPr>
          <w:rFonts w:ascii="宋体" w:hAnsi="宋体" w:hint="eastAsia"/>
        </w:rPr>
        <w:t>读取电池的</w:t>
      </w:r>
      <w:r w:rsidRPr="003A415C">
        <w:rPr>
          <w:rFonts w:ascii="宋体" w:hAnsi="宋体" w:hint="eastAsia"/>
        </w:rPr>
        <w:t>低电耗尽持续时间</w:t>
      </w:r>
      <w:ins w:id="8249" w:author="Zhang, Carol (MSHA)" w:date="2019-08-26T16:28:00Z">
        <w:r w:rsidR="00B654A4">
          <w:rPr>
            <w:rFonts w:hint="eastAsia"/>
          </w:rPr>
          <w:t>。</w:t>
        </w:r>
      </w:ins>
      <w:del w:id="8250" w:author="Zhang, Carol (MSHA)" w:date="2019-08-26T16:28:00Z">
        <w:r w:rsidDel="00B654A4">
          <w:rPr>
            <w:rFonts w:hint="eastAsia"/>
          </w:rPr>
          <w:delText>：</w:delText>
        </w:r>
      </w:del>
    </w:p>
    <w:p w:rsidR="00B654A4" w:rsidRDefault="00B654A4" w:rsidP="002F72CD">
      <w:pPr>
        <w:ind w:firstLine="420"/>
      </w:pPr>
      <w:ins w:id="8251" w:author="Zhang, Carol (MSHA)" w:date="2019-08-26T16:27:00Z">
        <w:r>
          <w:rPr>
            <w:rFonts w:hint="eastAsia"/>
          </w:rPr>
          <w:t xml:space="preserve">Get the </w:t>
        </w:r>
      </w:ins>
      <w:ins w:id="8252" w:author="Zhang, Carol (MSHA)" w:date="2019-08-26T16:28:00Z">
        <w:r>
          <w:t xml:space="preserve">low </w:t>
        </w:r>
      </w:ins>
      <w:ins w:id="8253" w:author="Zhang, Carol (MSHA)" w:date="2019-08-26T16:27:00Z">
        <w:r>
          <w:rPr>
            <w:rFonts w:hint="eastAsia"/>
          </w:rPr>
          <w:t>battery and depleted battery alarm duration time.</w:t>
        </w:r>
      </w:ins>
    </w:p>
    <w:p w:rsidR="002F72CD" w:rsidRDefault="002F72CD" w:rsidP="002F72CD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2F72CD" w:rsidRDefault="002F72CD" w:rsidP="002F72CD">
      <w:pPr>
        <w:pStyle w:val="a7"/>
        <w:ind w:left="840" w:firstLineChars="0" w:firstLine="0"/>
        <w:rPr>
          <w:ins w:id="8254" w:author="Zhang, Carol (MSHA)" w:date="2019-08-26T16:28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B654A4" w:rsidRDefault="00B654A4" w:rsidP="002F72CD">
      <w:pPr>
        <w:pStyle w:val="a7"/>
        <w:ind w:left="840" w:firstLineChars="0" w:firstLine="0"/>
      </w:pPr>
      <w:ins w:id="8255" w:author="Zhang, Carol (MSHA)" w:date="2019-08-26T16:28:00Z">
        <w:r>
          <w:lastRenderedPageBreak/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2F72CD" w:rsidRDefault="002F72CD" w:rsidP="002F72C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731C4" w:rsidRDefault="002F72CD" w:rsidP="006731C4">
      <w:pPr>
        <w:pStyle w:val="a7"/>
        <w:ind w:left="840" w:firstLineChars="0" w:firstLine="0"/>
        <w:rPr>
          <w:ins w:id="8256" w:author="Zhang, Carol (MSHA)" w:date="2019-08-26T16:29:00Z"/>
        </w:rPr>
      </w:pPr>
      <w:r>
        <w:rPr>
          <w:rFonts w:hint="eastAsia"/>
        </w:rPr>
        <w:t>正常返回：</w:t>
      </w:r>
      <w:r w:rsidR="006731C4">
        <w:t>一</w:t>
      </w:r>
      <w:r w:rsidR="006731C4">
        <w:rPr>
          <w:rFonts w:hint="eastAsia"/>
        </w:rPr>
        <w:t>个自定义字段。</w:t>
      </w:r>
      <w:ins w:id="8257" w:author="Zhang, Carol (MSHA)" w:date="2019-08-26T16:29:00Z">
        <w:r w:rsidR="00B654A4">
          <w:rPr>
            <w:rFonts w:hint="eastAsia"/>
          </w:rPr>
          <w:t>包含</w:t>
        </w:r>
      </w:ins>
      <w:r w:rsidR="006731C4" w:rsidRPr="00797FF5">
        <w:rPr>
          <w:rFonts w:hint="eastAsia"/>
        </w:rPr>
        <w:t>电池低电耗尽持续时间</w:t>
      </w:r>
      <w:ins w:id="8258" w:author="Zhang, Carol (MSHA)" w:date="2019-08-26T16:29:00Z">
        <w:r w:rsidR="00B654A4">
          <w:rPr>
            <w:rFonts w:hint="eastAsia"/>
          </w:rPr>
          <w:t>（</w:t>
        </w:r>
        <w:r w:rsidR="00B654A4">
          <w:rPr>
            <w:rFonts w:hint="eastAsia"/>
          </w:rPr>
          <w:t>ushort</w:t>
        </w:r>
        <w:r w:rsidR="00B654A4">
          <w:rPr>
            <w:rFonts w:hint="eastAsia"/>
          </w:rPr>
          <w:t>型数据，</w:t>
        </w:r>
      </w:ins>
      <w:r w:rsidR="006731C4">
        <w:rPr>
          <w:rFonts w:hint="eastAsia"/>
        </w:rPr>
        <w:t>单位</w:t>
      </w:r>
      <w:del w:id="8259" w:author="Zhang, Carol (MSHA)" w:date="2019-08-26T16:30:00Z">
        <w:r w:rsidR="006731C4" w:rsidDel="00B654A4">
          <w:rPr>
            <w:rFonts w:hint="eastAsia"/>
          </w:rPr>
          <w:delText>为</w:delText>
        </w:r>
      </w:del>
      <w:r w:rsidR="006731C4">
        <w:rPr>
          <w:rFonts w:hint="eastAsia"/>
        </w:rPr>
        <w:t>：</w:t>
      </w:r>
      <w:r w:rsidR="006731C4">
        <w:t>秒</w:t>
      </w:r>
      <w:ins w:id="8260" w:author="Zhang, Carol (MSHA)" w:date="2019-08-26T16:30:00Z">
        <w:r w:rsidR="00B654A4">
          <w:rPr>
            <w:rFonts w:hint="eastAsia"/>
          </w:rPr>
          <w:t>）</w:t>
        </w:r>
      </w:ins>
      <w:del w:id="8261" w:author="Zhang, Carol (MSHA)" w:date="2019-08-26T16:30:00Z">
        <w:r w:rsidR="006731C4" w:rsidDel="00B654A4">
          <w:rPr>
            <w:rFonts w:hint="eastAsia"/>
          </w:rPr>
          <w:delText>，低电和耗尽持续时间各占两字节</w:delText>
        </w:r>
      </w:del>
      <w:r w:rsidR="006731C4">
        <w:rPr>
          <w:rFonts w:hint="eastAsia"/>
        </w:rPr>
        <w:t>。</w:t>
      </w:r>
    </w:p>
    <w:p w:rsidR="00B654A4" w:rsidRPr="00FF5893" w:rsidRDefault="00B654A4" w:rsidP="006731C4">
      <w:pPr>
        <w:pStyle w:val="a7"/>
        <w:ind w:left="840" w:firstLineChars="0" w:firstLine="0"/>
      </w:pPr>
      <w:ins w:id="8262" w:author="Zhang, Carol (MSHA)" w:date="2019-08-26T16:29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</w:ins>
      <w:ins w:id="8263" w:author="Zhang, Carol (MSHA)" w:date="2019-08-26T16:30:00Z">
        <w:r>
          <w:t xml:space="preserve">low </w:t>
        </w:r>
        <w:r>
          <w:rPr>
            <w:rFonts w:hint="eastAsia"/>
          </w:rPr>
          <w:t>battery and depleted battery alarm duration time</w:t>
        </w:r>
        <w:r>
          <w:t xml:space="preserve"> </w:t>
        </w:r>
      </w:ins>
      <w:ins w:id="8264" w:author="Zhang, Carol (MSHA)" w:date="2019-08-26T16:29:00Z">
        <w:r>
          <w:t>(ushort type</w:t>
        </w:r>
      </w:ins>
      <w:ins w:id="8265" w:author="Zhang, Carol (MSHA)" w:date="2019-08-26T16:30:00Z">
        <w:r>
          <w:rPr>
            <w:rFonts w:hint="eastAsia"/>
          </w:rPr>
          <w:t>, unit:</w:t>
        </w:r>
      </w:ins>
      <w:ins w:id="8266" w:author="Zhang, Carol (MSHA)" w:date="2019-08-26T16:31:00Z">
        <w:r>
          <w:t xml:space="preserve"> seconds</w:t>
        </w:r>
      </w:ins>
      <w:ins w:id="8267" w:author="Zhang, Carol (MSHA)" w:date="2019-08-26T16:29:00Z">
        <w:r>
          <w:t>).</w:t>
        </w:r>
      </w:ins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6731C4" w:rsidTr="002933A8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731C4" w:rsidRDefault="006731C4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6731C4" w:rsidTr="002933A8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1C4" w:rsidRDefault="00B654A4" w:rsidP="002933A8">
            <w:pPr>
              <w:jc w:val="center"/>
              <w:rPr>
                <w:b/>
              </w:rPr>
            </w:pPr>
            <w:ins w:id="8268" w:author="Zhang, Carol (MSHA)" w:date="2019-08-26T16:3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6731C4" w:rsidRPr="00A32854">
              <w:rPr>
                <w:rFonts w:hint="eastAsia"/>
                <w:b/>
              </w:rPr>
              <w:t>0</w:t>
            </w:r>
            <w:r w:rsidR="006731C4" w:rsidRPr="00A32854">
              <w:rPr>
                <w:b/>
              </w:rPr>
              <w:t>x0001</w:t>
            </w:r>
          </w:p>
        </w:tc>
      </w:tr>
      <w:tr w:rsidR="006731C4" w:rsidTr="002933A8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1C4" w:rsidRDefault="00B654A4" w:rsidP="002933A8">
            <w:pPr>
              <w:jc w:val="center"/>
              <w:rPr>
                <w:b/>
              </w:rPr>
            </w:pPr>
            <w:ins w:id="8269" w:author="Zhang, Carol (MSHA)" w:date="2019-08-26T16:32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6731C4">
              <w:rPr>
                <w:b/>
              </w:rPr>
              <w:t>0x0004</w:t>
            </w:r>
          </w:p>
        </w:tc>
      </w:tr>
      <w:tr w:rsidR="006731C4" w:rsidTr="002933A8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1C4" w:rsidRDefault="006731C4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Low battery duration 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6731C4" w:rsidTr="002933A8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1C4" w:rsidRPr="00D97B5D" w:rsidRDefault="006731C4" w:rsidP="002933A8">
            <w:pPr>
              <w:widowControl/>
              <w:jc w:val="center"/>
              <w:rPr>
                <w:b/>
              </w:rPr>
            </w:pPr>
            <w:r w:rsidRPr="00D97B5D">
              <w:rPr>
                <w:b/>
              </w:rPr>
              <w:t>Deplete battery duration (2 bytes)</w:t>
            </w:r>
          </w:p>
        </w:tc>
      </w:tr>
    </w:tbl>
    <w:p w:rsidR="00C40733" w:rsidRDefault="00C40733" w:rsidP="002D56AA"/>
    <w:p w:rsidR="00C038AC" w:rsidRDefault="00C038AC" w:rsidP="00C038AC">
      <w:pPr>
        <w:pStyle w:val="2"/>
        <w:numPr>
          <w:ilvl w:val="1"/>
          <w:numId w:val="5"/>
        </w:numPr>
      </w:pPr>
      <w:bookmarkStart w:id="8270" w:name="_Ref489965200"/>
      <w:r w:rsidRPr="00AD33B6">
        <w:t>GET_</w:t>
      </w:r>
      <w:r w:rsidRPr="007D3608">
        <w:t>LOCK</w:t>
      </w:r>
      <w:r>
        <w:t>_</w:t>
      </w:r>
      <w:r w:rsidRPr="007D3608">
        <w:t>PASSWORD</w:t>
      </w:r>
      <w:bookmarkEnd w:id="8270"/>
    </w:p>
    <w:p w:rsidR="00C038AC" w:rsidRDefault="00C038AC" w:rsidP="00C038AC">
      <w:pPr>
        <w:ind w:firstLine="420"/>
        <w:rPr>
          <w:ins w:id="8271" w:author="Zhang, Carol (MSHA)" w:date="2019-08-26T16:32:00Z"/>
        </w:rPr>
      </w:pPr>
      <w:r>
        <w:rPr>
          <w:rFonts w:hint="eastAsia"/>
        </w:rPr>
        <w:t>查询锁定密码</w:t>
      </w:r>
      <w:del w:id="8272" w:author="Zhang, Carol (MSHA)" w:date="2019-08-26T16:32:00Z">
        <w:r w:rsidDel="00B654A4">
          <w:rPr>
            <w:rFonts w:hint="eastAsia"/>
          </w:rPr>
          <w:delText>，命令包含字段如下</w:delText>
        </w:r>
        <w:r w:rsidRPr="003945BF" w:rsidDel="00B654A4">
          <w:rPr>
            <w:rFonts w:hint="eastAsia"/>
          </w:rPr>
          <w:delText>：</w:delText>
        </w:r>
      </w:del>
      <w:ins w:id="8273" w:author="Zhang, Carol (MSHA)" w:date="2019-08-26T16:32:00Z">
        <w:r w:rsidR="00B654A4">
          <w:rPr>
            <w:rFonts w:hint="eastAsia"/>
          </w:rPr>
          <w:t>。</w:t>
        </w:r>
      </w:ins>
    </w:p>
    <w:p w:rsidR="00B654A4" w:rsidRPr="003945BF" w:rsidRDefault="00B654A4" w:rsidP="00C038AC">
      <w:pPr>
        <w:ind w:firstLine="420"/>
      </w:pPr>
      <w:ins w:id="8274" w:author="Zhang, Carol (MSHA)" w:date="2019-08-26T16:32:00Z">
        <w:r>
          <w:rPr>
            <w:rFonts w:hint="eastAsia"/>
          </w:rPr>
          <w:t>Get</w:t>
        </w:r>
        <w:r>
          <w:t xml:space="preserve"> the lock password.</w:t>
        </w:r>
      </w:ins>
    </w:p>
    <w:p w:rsidR="00C038AC" w:rsidRDefault="00C038AC" w:rsidP="00C038A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038AC" w:rsidRDefault="00C038AC" w:rsidP="00C038AC">
      <w:pPr>
        <w:pStyle w:val="a7"/>
        <w:ind w:left="840" w:firstLineChars="0" w:firstLine="0"/>
        <w:rPr>
          <w:ins w:id="8275" w:author="Zhang, Carol (MSHA)" w:date="2019-08-26T16:33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B654A4" w:rsidRDefault="00B654A4" w:rsidP="00C038AC">
      <w:pPr>
        <w:pStyle w:val="a7"/>
        <w:ind w:left="840" w:firstLineChars="0" w:firstLine="0"/>
      </w:pPr>
      <w:ins w:id="8276" w:author="Zhang, Carol (MSHA)" w:date="2019-08-26T16:33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038AC" w:rsidRDefault="00C038AC" w:rsidP="00C038A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038AC" w:rsidRDefault="00C038AC" w:rsidP="00C038AC">
      <w:pPr>
        <w:pStyle w:val="a7"/>
        <w:ind w:left="840" w:firstLineChars="0" w:firstLine="0"/>
        <w:rPr>
          <w:ins w:id="8277" w:author="Zhang, Carol (MSHA)" w:date="2019-08-26T16:33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个自定义字段，</w:t>
      </w:r>
      <w:r>
        <w:t>包含</w:t>
      </w:r>
      <w:r>
        <w:rPr>
          <w:rFonts w:hint="eastAsia"/>
        </w:rPr>
        <w:t>4</w:t>
      </w:r>
      <w:r>
        <w:rPr>
          <w:rFonts w:hint="eastAsia"/>
        </w:rPr>
        <w:t>个字节的数字密码</w:t>
      </w:r>
    </w:p>
    <w:p w:rsidR="00B654A4" w:rsidRPr="00A16D0F" w:rsidRDefault="00B654A4" w:rsidP="00C038AC">
      <w:pPr>
        <w:pStyle w:val="a7"/>
        <w:ind w:left="840" w:firstLineChars="0" w:firstLine="0"/>
      </w:pPr>
      <w:ins w:id="8278" w:author="Zhang, Carol (MSHA)" w:date="2019-08-26T16:33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</w:t>
        </w:r>
      </w:ins>
      <w:ins w:id="8279" w:author="Zhang, Carol (MSHA)" w:date="2019-08-26T16:34:00Z">
        <w:r>
          <w:t>password (</w:t>
        </w:r>
      </w:ins>
      <w:ins w:id="8280" w:author="Zhang, Carol (MSHA)" w:date="2019-08-26T16:33:00Z">
        <w:r>
          <w:t>u</w:t>
        </w:r>
      </w:ins>
      <w:ins w:id="8281" w:author="Zhang, Carol (MSHA)" w:date="2019-08-26T16:34:00Z">
        <w:r>
          <w:t>int type).</w:t>
        </w:r>
      </w:ins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C038AC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17295A" w:rsidRDefault="00C038A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038AC" w:rsidRPr="00513A48" w:rsidRDefault="00C038A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038AC" w:rsidTr="006A6C10">
        <w:tc>
          <w:tcPr>
            <w:tcW w:w="7992" w:type="dxa"/>
            <w:gridSpan w:val="16"/>
          </w:tcPr>
          <w:p w:rsidR="00C038AC" w:rsidRDefault="00B654A4" w:rsidP="006A6C10">
            <w:pPr>
              <w:jc w:val="center"/>
              <w:rPr>
                <w:b/>
              </w:rPr>
            </w:pPr>
            <w:ins w:id="8282" w:author="Zhang, Carol (MSHA)" w:date="2019-08-26T16:3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8283" w:author="Zhang, Carol (MSHA)" w:date="2019-08-26T16:34:00Z">
              <w:r w:rsidR="00C038AC" w:rsidDel="00B654A4">
                <w:delText>字段</w:delText>
              </w:r>
              <w:r w:rsidR="00C038AC" w:rsidDel="00B654A4">
                <w:rPr>
                  <w:rFonts w:hint="eastAsia"/>
                </w:rPr>
                <w:delText>头</w:delText>
              </w:r>
            </w:del>
          </w:p>
        </w:tc>
      </w:tr>
      <w:tr w:rsidR="00C038AC" w:rsidTr="006A6C10">
        <w:tc>
          <w:tcPr>
            <w:tcW w:w="7992" w:type="dxa"/>
            <w:gridSpan w:val="16"/>
          </w:tcPr>
          <w:p w:rsidR="00C038AC" w:rsidRDefault="00B654A4" w:rsidP="006A6C10">
            <w:pPr>
              <w:jc w:val="center"/>
              <w:rPr>
                <w:b/>
              </w:rPr>
            </w:pPr>
            <w:ins w:id="8284" w:author="Zhang, Carol (MSHA)" w:date="2019-08-26T16:3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0x0004</w:t>
              </w:r>
            </w:ins>
            <w:del w:id="8285" w:author="Zhang, Carol (MSHA)" w:date="2019-08-26T16:34:00Z">
              <w:r w:rsidR="00C038AC" w:rsidDel="00B654A4">
                <w:rPr>
                  <w:rFonts w:hint="eastAsia"/>
                  <w:b/>
                </w:rPr>
                <w:delText>0x00</w:delText>
              </w:r>
              <w:r w:rsidR="00C038AC" w:rsidDel="00B654A4">
                <w:rPr>
                  <w:b/>
                </w:rPr>
                <w:delText>04</w:delText>
              </w:r>
            </w:del>
          </w:p>
        </w:tc>
      </w:tr>
      <w:tr w:rsidR="00C038AC" w:rsidTr="006A6C10">
        <w:tc>
          <w:tcPr>
            <w:tcW w:w="7992" w:type="dxa"/>
            <w:gridSpan w:val="16"/>
          </w:tcPr>
          <w:p w:rsidR="00C038AC" w:rsidRDefault="00C038AC" w:rsidP="006A6C10">
            <w:pPr>
              <w:jc w:val="center"/>
              <w:rPr>
                <w:b/>
              </w:rPr>
            </w:pPr>
            <w:r>
              <w:rPr>
                <w:b/>
              </w:rPr>
              <w:t>Password(4 bytes)</w:t>
            </w:r>
          </w:p>
        </w:tc>
      </w:tr>
    </w:tbl>
    <w:p w:rsidR="00C038AC" w:rsidDel="007673FA" w:rsidRDefault="00C038AC" w:rsidP="00C038AC">
      <w:pPr>
        <w:rPr>
          <w:del w:id="8286" w:author="Zhang, Carol (MSHA)" w:date="2019-08-26T16:34:00Z"/>
        </w:rPr>
      </w:pPr>
    </w:p>
    <w:p w:rsidR="00C40733" w:rsidRDefault="00C40733" w:rsidP="002D56AA"/>
    <w:p w:rsidR="00B01FAD" w:rsidRDefault="00B01FAD" w:rsidP="00B01FAD">
      <w:pPr>
        <w:pStyle w:val="2"/>
        <w:numPr>
          <w:ilvl w:val="1"/>
          <w:numId w:val="5"/>
        </w:numPr>
      </w:pPr>
      <w:bookmarkStart w:id="8287" w:name="_Ref489965221"/>
      <w:bookmarkStart w:id="8288" w:name="_Ref16250252"/>
      <w:r w:rsidRPr="00AD33B6">
        <w:t>GET</w:t>
      </w:r>
      <w:r>
        <w:t>_SWITCH</w:t>
      </w:r>
      <w:bookmarkEnd w:id="8287"/>
      <w:r w:rsidR="003C65C6">
        <w:t>_STATUS</w:t>
      </w:r>
      <w:bookmarkEnd w:id="8288"/>
    </w:p>
    <w:p w:rsidR="00B01FAD" w:rsidRDefault="00B01FAD" w:rsidP="00B01FAD">
      <w:pPr>
        <w:ind w:firstLine="420"/>
        <w:rPr>
          <w:ins w:id="8289" w:author="Zhang, Carol (MSHA)" w:date="2019-08-26T16:34:00Z"/>
        </w:rPr>
      </w:pPr>
      <w:r>
        <w:rPr>
          <w:rFonts w:hint="eastAsia"/>
        </w:rPr>
        <w:t>查询</w:t>
      </w:r>
      <w:r w:rsidR="00B54500">
        <w:rPr>
          <w:rFonts w:hint="eastAsia"/>
        </w:rPr>
        <w:t>一个或多个开关</w:t>
      </w:r>
      <w:del w:id="8290" w:author="Zhang, Carol (MSHA)" w:date="2019-08-26T16:35:00Z">
        <w:r w:rsidDel="007673FA">
          <w:rPr>
            <w:rFonts w:hint="eastAsia"/>
          </w:rPr>
          <w:delText>开关</w:delText>
        </w:r>
      </w:del>
      <w:ins w:id="8291" w:author="Zhang, Carol (MSHA)" w:date="2019-08-26T16:35:00Z">
        <w:r w:rsidR="007673FA">
          <w:rPr>
            <w:rFonts w:hint="eastAsia"/>
          </w:rPr>
          <w:t>的</w:t>
        </w:r>
      </w:ins>
      <w:r>
        <w:rPr>
          <w:rFonts w:hint="eastAsia"/>
        </w:rPr>
        <w:t>状态</w:t>
      </w:r>
      <w:del w:id="8292" w:author="Zhang, Carol (MSHA)" w:date="2019-08-26T16:34:00Z">
        <w:r w:rsidDel="007673FA">
          <w:rPr>
            <w:rFonts w:hint="eastAsia"/>
          </w:rPr>
          <w:delText>，命令包含字段如下</w:delText>
        </w:r>
        <w:r w:rsidRPr="003945BF" w:rsidDel="007673FA">
          <w:rPr>
            <w:rFonts w:hint="eastAsia"/>
          </w:rPr>
          <w:delText>：</w:delText>
        </w:r>
      </w:del>
      <w:ins w:id="8293" w:author="Zhang, Carol (MSHA)" w:date="2019-08-26T16:34:00Z">
        <w:r w:rsidR="007673FA">
          <w:rPr>
            <w:rFonts w:hint="eastAsia"/>
          </w:rPr>
          <w:t>。</w:t>
        </w:r>
      </w:ins>
    </w:p>
    <w:p w:rsidR="007673FA" w:rsidRPr="003945BF" w:rsidRDefault="007673FA" w:rsidP="00B01FAD">
      <w:pPr>
        <w:ind w:firstLine="420"/>
      </w:pPr>
      <w:ins w:id="8294" w:author="Zhang, Carol (MSHA)" w:date="2019-08-26T16:35:00Z">
        <w:r>
          <w:rPr>
            <w:rFonts w:hint="eastAsia"/>
          </w:rPr>
          <w:t xml:space="preserve">Get one or several </w:t>
        </w:r>
        <w:r>
          <w:t>switches’ status.</w:t>
        </w:r>
      </w:ins>
    </w:p>
    <w:p w:rsidR="00B01FAD" w:rsidRDefault="00B01FAD" w:rsidP="00B01FA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01FAD" w:rsidRDefault="00B01FAD" w:rsidP="00B01FAD">
      <w:pPr>
        <w:pStyle w:val="a7"/>
        <w:ind w:left="840" w:firstLineChars="0" w:firstLine="0"/>
        <w:rPr>
          <w:ins w:id="8295" w:author="Zhang, Carol (MSHA)" w:date="2019-08-26T16:35:00Z"/>
        </w:rPr>
      </w:pPr>
      <w:r>
        <w:rPr>
          <w:rFonts w:hint="eastAsia"/>
        </w:rPr>
        <w:t>向泵端发送自定义字段</w:t>
      </w:r>
      <w:r>
        <w:rPr>
          <w:rFonts w:hint="eastAsia"/>
        </w:rPr>
        <w:t>,</w:t>
      </w:r>
      <w:r>
        <w:rPr>
          <w:rFonts w:hint="eastAsia"/>
        </w:rPr>
        <w:t>包含要读取的</w:t>
      </w:r>
      <w:r w:rsidR="00B54500">
        <w:rPr>
          <w:rFonts w:hint="eastAsia"/>
        </w:rPr>
        <w:t>一个或多个开关</w:t>
      </w:r>
      <w:r>
        <w:rPr>
          <w:rFonts w:hint="eastAsia"/>
        </w:rPr>
        <w:t>开关的掩码。</w:t>
      </w:r>
    </w:p>
    <w:p w:rsidR="007673FA" w:rsidRDefault="007673FA" w:rsidP="00B01FAD">
      <w:pPr>
        <w:pStyle w:val="a7"/>
        <w:ind w:left="840" w:firstLineChars="0" w:firstLine="0"/>
      </w:pPr>
      <w:ins w:id="8296" w:author="Zhang, Carol (MSHA)" w:date="2019-08-26T16:35:00Z">
        <w:r>
          <w:rPr>
            <w:rFonts w:hint="eastAsia"/>
          </w:rPr>
          <w:t xml:space="preserve">Send a </w:t>
        </w:r>
      </w:ins>
      <w:ins w:id="8297" w:author="Zhang, Carol (MSHA)" w:date="2019-08-26T16:36:00Z">
        <w:r>
          <w:t>custom</w:t>
        </w:r>
      </w:ins>
      <w:ins w:id="8298" w:author="Zhang, Carol (MSHA)" w:date="2019-08-26T16:35:00Z">
        <w:r>
          <w:rPr>
            <w:rFonts w:hint="eastAsia"/>
          </w:rPr>
          <w:t xml:space="preserve"> field, including the </w:t>
        </w:r>
      </w:ins>
      <w:ins w:id="8299" w:author="Zhang, Carol (MSHA)" w:date="2019-08-26T16:36:00Z">
        <w:r w:rsidR="00087717">
          <w:rPr>
            <w:rFonts w:hint="eastAsia"/>
          </w:rPr>
          <w:t xml:space="preserve">one or several </w:t>
        </w:r>
      </w:ins>
      <w:ins w:id="8300" w:author="Zhang, Carol (MSHA)" w:date="2019-08-26T16:35:00Z">
        <w:r>
          <w:rPr>
            <w:rFonts w:hint="eastAsia"/>
          </w:rPr>
          <w:t>switch</w:t>
        </w:r>
      </w:ins>
      <w:ins w:id="8301" w:author="Zhang, Carol (MSHA)" w:date="2019-08-26T16:36:00Z">
        <w:r w:rsidR="00087717">
          <w:t>es’</w:t>
        </w:r>
      </w:ins>
      <w:ins w:id="8302" w:author="Zhang, Carol (MSHA)" w:date="2019-08-26T16:35:00Z">
        <w:r>
          <w:rPr>
            <w:rFonts w:hint="eastAsia"/>
          </w:rPr>
          <w:t xml:space="preserve"> mask.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B01FAD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17295A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087717" w:rsidP="006A6C10">
            <w:pPr>
              <w:jc w:val="center"/>
              <w:rPr>
                <w:b/>
              </w:rPr>
            </w:pPr>
            <w:ins w:id="8303" w:author="Zhang, Carol (MSHA)" w:date="2019-08-26T16:36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8304" w:author="Zhang, Carol (MSHA)" w:date="2019-08-26T16:36:00Z">
              <w:r w:rsidR="00B01FAD" w:rsidRPr="00A32854" w:rsidDel="00087717">
                <w:rPr>
                  <w:rFonts w:hint="eastAsia"/>
                  <w:b/>
                </w:rPr>
                <w:delText>0</w:delText>
              </w:r>
              <w:r w:rsidR="00B01FAD" w:rsidRPr="00A32854" w:rsidDel="00087717">
                <w:rPr>
                  <w:b/>
                </w:rPr>
                <w:delText>x0001</w:delText>
              </w:r>
            </w:del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087717" w:rsidP="006A6C10">
            <w:pPr>
              <w:jc w:val="center"/>
              <w:rPr>
                <w:b/>
              </w:rPr>
            </w:pPr>
            <w:ins w:id="8305" w:author="Zhang, Carol (MSHA)" w:date="2019-08-26T16:36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306" w:author="Zhang, Carol (MSHA)" w:date="2019-08-26T16:36:00Z">
              <w:r w:rsidR="00B01FAD" w:rsidDel="00087717">
                <w:rPr>
                  <w:rFonts w:hint="eastAsia"/>
                  <w:b/>
                </w:rPr>
                <w:delText>数据长度</w:delText>
              </w:r>
              <w:r w:rsidR="00B01FAD" w:rsidDel="00087717">
                <w:rPr>
                  <w:rFonts w:hint="eastAsia"/>
                  <w:b/>
                </w:rPr>
                <w:delText>=</w:delText>
              </w:r>
            </w:del>
            <w:r w:rsidR="00B01FAD">
              <w:rPr>
                <w:b/>
              </w:rPr>
              <w:t>0x0004</w:t>
            </w:r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B01FAD" w:rsidP="006A6C10">
            <w:pPr>
              <w:jc w:val="center"/>
              <w:rPr>
                <w:b/>
              </w:rPr>
            </w:pPr>
            <w:r w:rsidRPr="00B5270D">
              <w:rPr>
                <w:color w:val="0000FF"/>
                <w:u w:val="single"/>
              </w:rPr>
              <w:fldChar w:fldCharType="begin"/>
            </w:r>
            <w:r w:rsidRPr="00B5270D">
              <w:rPr>
                <w:color w:val="0000FF"/>
                <w:u w:val="single"/>
              </w:rPr>
              <w:instrText xml:space="preserve"> REF _Ref490748290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B5270D">
              <w:rPr>
                <w:color w:val="0000FF"/>
                <w:u w:val="single"/>
              </w:rPr>
            </w:r>
            <w:r w:rsidRPr="00B5270D">
              <w:rPr>
                <w:color w:val="0000FF"/>
                <w:u w:val="single"/>
              </w:rPr>
              <w:fldChar w:fldCharType="separate"/>
            </w:r>
            <w:ins w:id="8307" w:author="Zhang, Carol (MSHA)" w:date="2019-12-11T16:14:00Z">
              <w:r w:rsidR="00B2321A" w:rsidRPr="00B2321A">
                <w:rPr>
                  <w:color w:val="0000FF"/>
                  <w:u w:val="single"/>
                  <w:rPrChange w:id="8308" w:author="Zhang, Carol (MSHA)" w:date="2019-12-11T16:14:00Z">
                    <w:rPr/>
                  </w:rPrChange>
                </w:rPr>
                <w:t>Switch Mask</w:t>
              </w:r>
            </w:ins>
            <w:del w:id="83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Mask</w:delText>
              </w:r>
            </w:del>
            <w:r w:rsidRPr="00B5270D">
              <w:rPr>
                <w:color w:val="0000FF"/>
                <w:u w:val="single"/>
              </w:rPr>
              <w:fldChar w:fldCharType="end"/>
            </w:r>
            <w:r w:rsidRPr="007343E2">
              <w:rPr>
                <w:b/>
              </w:rPr>
              <w:t xml:space="preserve"> (4</w:t>
            </w:r>
            <w:r w:rsidR="00B54500">
              <w:rPr>
                <w:b/>
              </w:rPr>
              <w:t xml:space="preserve"> </w:t>
            </w:r>
            <w:r w:rsidRPr="007343E2">
              <w:rPr>
                <w:b/>
              </w:rPr>
              <w:t>byte</w:t>
            </w:r>
            <w:r w:rsidR="00B54500">
              <w:rPr>
                <w:b/>
              </w:rPr>
              <w:t>s</w:t>
            </w:r>
            <w:r w:rsidRPr="007343E2">
              <w:rPr>
                <w:b/>
              </w:rPr>
              <w:t>)</w:t>
            </w:r>
          </w:p>
        </w:tc>
      </w:tr>
    </w:tbl>
    <w:p w:rsidR="00B01FAD" w:rsidRDefault="00B01FAD" w:rsidP="00B01FAD">
      <w:pPr>
        <w:pStyle w:val="a7"/>
        <w:ind w:left="840" w:firstLineChars="0" w:firstLine="0"/>
      </w:pPr>
    </w:p>
    <w:p w:rsidR="00B01FAD" w:rsidRDefault="00B01FAD" w:rsidP="00B01FA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87717" w:rsidRDefault="00B01FAD" w:rsidP="00B01FAD">
      <w:pPr>
        <w:pStyle w:val="a7"/>
        <w:ind w:left="840" w:firstLineChars="0" w:firstLine="0"/>
        <w:rPr>
          <w:ins w:id="8310" w:author="Zhang, Carol (MSHA)" w:date="2019-08-26T16:36:00Z"/>
        </w:rPr>
      </w:pPr>
      <w:r>
        <w:rPr>
          <w:rFonts w:hint="eastAsia"/>
        </w:rPr>
        <w:lastRenderedPageBreak/>
        <w:t>正常返回：泵端返回</w:t>
      </w:r>
      <w:ins w:id="8311" w:author="Zhang, Carol (MSHA)" w:date="2019-08-26T16:38:00Z">
        <w:r w:rsidR="00087717">
          <w:rPr>
            <w:rFonts w:hint="eastAsia"/>
          </w:rPr>
          <w:t>一个</w:t>
        </w:r>
      </w:ins>
      <w:r>
        <w:rPr>
          <w:rFonts w:hint="eastAsia"/>
        </w:rPr>
        <w:t>自定义字段</w:t>
      </w:r>
      <w:r>
        <w:rPr>
          <w:rFonts w:hint="eastAsia"/>
        </w:rPr>
        <w:t>, Security Switch</w:t>
      </w:r>
      <w:r>
        <w:t xml:space="preserve"> Mask</w:t>
      </w:r>
      <w:r>
        <w:rPr>
          <w:rFonts w:hint="eastAsia"/>
        </w:rPr>
        <w:t>包含一个或多个开关，</w:t>
      </w:r>
      <w:r>
        <w:rPr>
          <w:rFonts w:hint="eastAsia"/>
        </w:rPr>
        <w:t>Switch Status</w:t>
      </w:r>
      <w:r>
        <w:rPr>
          <w:rFonts w:hint="eastAsia"/>
        </w:rPr>
        <w:t>为</w:t>
      </w:r>
      <w:r>
        <w:rPr>
          <w:rFonts w:hint="eastAsia"/>
        </w:rPr>
        <w:t>Switch</w:t>
      </w:r>
      <w:r w:rsidR="006715BD">
        <w:t xml:space="preserve"> </w:t>
      </w:r>
      <w:r>
        <w:t>Mask</w:t>
      </w:r>
      <w:r>
        <w:rPr>
          <w:rFonts w:hint="eastAsia"/>
        </w:rPr>
        <w:t>对应的开关的状态</w:t>
      </w:r>
    </w:p>
    <w:p w:rsidR="00B01FAD" w:rsidRDefault="00087717" w:rsidP="00B01FAD">
      <w:pPr>
        <w:pStyle w:val="a7"/>
        <w:ind w:left="840" w:firstLineChars="0" w:firstLine="0"/>
      </w:pPr>
      <w:ins w:id="8312" w:author="Zhang, Carol (MSHA)" w:date="2019-08-26T16:36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switch</w:t>
        </w:r>
      </w:ins>
      <w:del w:id="8313" w:author="Zhang, Carol (MSHA)" w:date="2019-08-26T16:36:00Z">
        <w:r w:rsidR="00B01FAD" w:rsidDel="00087717">
          <w:rPr>
            <w:rFonts w:hint="eastAsia"/>
          </w:rPr>
          <w:delText>：</w:delText>
        </w:r>
      </w:del>
      <w:ins w:id="8314" w:author="Zhang, Carol (MSHA)" w:date="2019-08-26T16:37:00Z">
        <w:r>
          <w:rPr>
            <w:rFonts w:hint="eastAsia"/>
          </w:rPr>
          <w:t xml:space="preserve"> mask and corresponding switch status.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B01FAD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17295A" w:rsidRDefault="00B01FA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01FAD" w:rsidRPr="00513A48" w:rsidRDefault="00B01FA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087717" w:rsidP="006A6C10">
            <w:pPr>
              <w:jc w:val="center"/>
              <w:rPr>
                <w:b/>
              </w:rPr>
            </w:pPr>
            <w:ins w:id="8315" w:author="Zhang, Carol (MSHA)" w:date="2019-08-26T16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B01FAD" w:rsidRPr="00A32854">
              <w:rPr>
                <w:rFonts w:hint="eastAsia"/>
                <w:b/>
              </w:rPr>
              <w:t>0</w:t>
            </w:r>
            <w:r w:rsidR="00B01FAD" w:rsidRPr="00A32854">
              <w:rPr>
                <w:b/>
              </w:rPr>
              <w:t>x0001</w:t>
            </w:r>
          </w:p>
        </w:tc>
      </w:tr>
      <w:tr w:rsidR="00B01FAD" w:rsidTr="006A6C10">
        <w:trPr>
          <w:trHeight w:val="191"/>
        </w:trPr>
        <w:tc>
          <w:tcPr>
            <w:tcW w:w="7792" w:type="dxa"/>
            <w:gridSpan w:val="16"/>
          </w:tcPr>
          <w:p w:rsidR="00B01FAD" w:rsidRDefault="00087717" w:rsidP="006A6C10">
            <w:pPr>
              <w:jc w:val="center"/>
              <w:rPr>
                <w:b/>
              </w:rPr>
            </w:pPr>
            <w:ins w:id="8316" w:author="Zhang, Carol (MSHA)" w:date="2019-08-26T16:3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317" w:author="Zhang, Carol (MSHA)" w:date="2019-08-26T16:37:00Z">
              <w:r w:rsidR="00B01FAD" w:rsidDel="00087717">
                <w:rPr>
                  <w:rFonts w:hint="eastAsia"/>
                  <w:b/>
                </w:rPr>
                <w:delText>数据长度</w:delText>
              </w:r>
              <w:r w:rsidR="00B01FAD" w:rsidDel="00087717">
                <w:rPr>
                  <w:rFonts w:hint="eastAsia"/>
                  <w:b/>
                </w:rPr>
                <w:delText>=</w:delText>
              </w:r>
            </w:del>
            <w:r w:rsidR="00B01FAD">
              <w:rPr>
                <w:b/>
              </w:rPr>
              <w:t>0x0008</w:t>
            </w:r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B01FAD" w:rsidP="006A6C10">
            <w:pPr>
              <w:jc w:val="center"/>
              <w:rPr>
                <w:b/>
              </w:rPr>
            </w:pPr>
            <w:r w:rsidRPr="00B5270D">
              <w:rPr>
                <w:color w:val="0000FF"/>
                <w:u w:val="single"/>
              </w:rPr>
              <w:fldChar w:fldCharType="begin"/>
            </w:r>
            <w:r w:rsidRPr="00B5270D">
              <w:rPr>
                <w:color w:val="0000FF"/>
                <w:u w:val="single"/>
              </w:rPr>
              <w:instrText xml:space="preserve"> REF _Ref490748290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B5270D">
              <w:rPr>
                <w:color w:val="0000FF"/>
                <w:u w:val="single"/>
              </w:rPr>
            </w:r>
            <w:r w:rsidRPr="00B5270D">
              <w:rPr>
                <w:color w:val="0000FF"/>
                <w:u w:val="single"/>
              </w:rPr>
              <w:fldChar w:fldCharType="separate"/>
            </w:r>
            <w:ins w:id="8318" w:author="Zhang, Carol (MSHA)" w:date="2019-12-11T16:14:00Z">
              <w:r w:rsidR="00B2321A" w:rsidRPr="00B2321A">
                <w:rPr>
                  <w:color w:val="0000FF"/>
                  <w:u w:val="single"/>
                  <w:rPrChange w:id="8319" w:author="Zhang, Carol (MSHA)" w:date="2019-12-11T16:14:00Z">
                    <w:rPr/>
                  </w:rPrChange>
                </w:rPr>
                <w:t>Switch Mask</w:t>
              </w:r>
            </w:ins>
            <w:del w:id="83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Mask</w:delText>
              </w:r>
            </w:del>
            <w:r w:rsidRPr="00B5270D">
              <w:rPr>
                <w:color w:val="0000FF"/>
                <w:u w:val="single"/>
              </w:rPr>
              <w:fldChar w:fldCharType="end"/>
            </w:r>
            <w:r w:rsidRPr="007343E2">
              <w:rPr>
                <w:b/>
              </w:rPr>
              <w:t xml:space="preserve"> (4</w:t>
            </w:r>
            <w:r w:rsidR="00B54500">
              <w:rPr>
                <w:b/>
              </w:rPr>
              <w:t xml:space="preserve"> </w:t>
            </w:r>
            <w:r w:rsidRPr="007343E2">
              <w:rPr>
                <w:b/>
              </w:rPr>
              <w:t>byte</w:t>
            </w:r>
            <w:r w:rsidR="00B54500">
              <w:rPr>
                <w:b/>
              </w:rPr>
              <w:t>s</w:t>
            </w:r>
            <w:r w:rsidRPr="007343E2">
              <w:rPr>
                <w:b/>
              </w:rPr>
              <w:t>)</w:t>
            </w:r>
          </w:p>
        </w:tc>
      </w:tr>
      <w:tr w:rsidR="00B01FAD" w:rsidTr="006A6C10">
        <w:tc>
          <w:tcPr>
            <w:tcW w:w="7792" w:type="dxa"/>
            <w:gridSpan w:val="16"/>
          </w:tcPr>
          <w:p w:rsidR="00B01FAD" w:rsidRDefault="00B01FAD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_Ref490664065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321" w:author="Zhang, Carol (MSHA)" w:date="2019-12-11T16:14:00Z">
              <w:r w:rsidR="00B2321A" w:rsidRPr="00B2321A">
                <w:rPr>
                  <w:color w:val="0000FF"/>
                  <w:u w:val="single"/>
                  <w:rPrChange w:id="8322" w:author="Zhang, Carol (MSHA)" w:date="2019-12-11T16:14:00Z">
                    <w:rPr/>
                  </w:rPrChange>
                </w:rPr>
                <w:t>Switch Status</w:t>
              </w:r>
            </w:ins>
            <w:del w:id="83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>
              <w:rPr>
                <w:rFonts w:hint="eastAsia"/>
                <w:b/>
              </w:rPr>
              <w:t xml:space="preserve"> </w:t>
            </w:r>
            <w:r w:rsidRPr="007343E2">
              <w:rPr>
                <w:b/>
              </w:rPr>
              <w:t>(4</w:t>
            </w:r>
            <w:r w:rsidR="00B54500">
              <w:rPr>
                <w:b/>
              </w:rPr>
              <w:t xml:space="preserve"> </w:t>
            </w:r>
            <w:r w:rsidRPr="007343E2">
              <w:rPr>
                <w:b/>
              </w:rPr>
              <w:t>byte</w:t>
            </w:r>
            <w:r w:rsidR="00B54500">
              <w:rPr>
                <w:b/>
              </w:rPr>
              <w:t>s</w:t>
            </w:r>
            <w:r w:rsidRPr="007343E2">
              <w:rPr>
                <w:b/>
              </w:rPr>
              <w:t>)</w:t>
            </w:r>
          </w:p>
        </w:tc>
      </w:tr>
    </w:tbl>
    <w:p w:rsidR="00B01FAD" w:rsidDel="00087717" w:rsidRDefault="00B01FAD" w:rsidP="00B01FAD">
      <w:pPr>
        <w:rPr>
          <w:del w:id="8324" w:author="Zhang, Carol (MSHA)" w:date="2019-08-26T16:38:00Z"/>
        </w:rPr>
      </w:pPr>
    </w:p>
    <w:p w:rsidR="00C40733" w:rsidRDefault="00C40733" w:rsidP="002D56AA"/>
    <w:p w:rsidR="00312A6A" w:rsidRDefault="00312A6A" w:rsidP="00312A6A">
      <w:pPr>
        <w:pStyle w:val="2"/>
        <w:numPr>
          <w:ilvl w:val="1"/>
          <w:numId w:val="5"/>
        </w:numPr>
      </w:pPr>
      <w:bookmarkStart w:id="8325" w:name="_Ref489965262"/>
      <w:r w:rsidRPr="00AD33B6">
        <w:t>GET_</w:t>
      </w:r>
      <w:r w:rsidRPr="00653CE9">
        <w:t>COMPLETE</w:t>
      </w:r>
      <w:r>
        <w:t>_</w:t>
      </w:r>
      <w:r w:rsidRPr="00653CE9">
        <w:t>INFUSION</w:t>
      </w:r>
      <w:r>
        <w:t>_</w:t>
      </w:r>
      <w:r w:rsidRPr="00653CE9">
        <w:t>ALARM</w:t>
      </w:r>
      <w:r>
        <w:t>_</w:t>
      </w:r>
      <w:r w:rsidRPr="00653CE9">
        <w:t>TIME</w:t>
      </w:r>
      <w:bookmarkEnd w:id="8325"/>
    </w:p>
    <w:p w:rsidR="00312A6A" w:rsidRDefault="00312A6A" w:rsidP="00312A6A">
      <w:pPr>
        <w:ind w:firstLine="420"/>
        <w:rPr>
          <w:ins w:id="8326" w:author="Zhang, Carol (MSHA)" w:date="2019-08-26T16:38:00Z"/>
        </w:rPr>
      </w:pPr>
      <w:r>
        <w:rPr>
          <w:rFonts w:hint="eastAsia"/>
        </w:rPr>
        <w:t>查询</w:t>
      </w:r>
      <w:r w:rsidR="00B54500">
        <w:rPr>
          <w:rFonts w:hint="eastAsia"/>
        </w:rPr>
        <w:t>被设置的</w:t>
      </w:r>
      <w:r w:rsidRPr="00403921">
        <w:rPr>
          <w:rFonts w:hint="eastAsia"/>
        </w:rPr>
        <w:t>即将输注完毕</w:t>
      </w:r>
      <w:ins w:id="8327" w:author="Zhang, Carol (MSHA)" w:date="2019-08-26T16:47:00Z">
        <w:r w:rsidR="002027D1">
          <w:rPr>
            <w:rFonts w:hint="eastAsia"/>
          </w:rPr>
          <w:t>报警</w:t>
        </w:r>
      </w:ins>
      <w:r w:rsidRPr="00403921">
        <w:rPr>
          <w:rFonts w:hint="eastAsia"/>
        </w:rPr>
        <w:t>时间</w:t>
      </w:r>
      <w:del w:id="8328" w:author="Zhang, Carol (MSHA)" w:date="2019-08-26T16:38:00Z">
        <w:r w:rsidDel="00087717">
          <w:rPr>
            <w:rFonts w:hint="eastAsia"/>
          </w:rPr>
          <w:delText>，命令包含字段如下</w:delText>
        </w:r>
        <w:r w:rsidRPr="003945BF" w:rsidDel="00087717">
          <w:rPr>
            <w:rFonts w:hint="eastAsia"/>
          </w:rPr>
          <w:delText>：</w:delText>
        </w:r>
      </w:del>
      <w:ins w:id="8329" w:author="Zhang, Carol (MSHA)" w:date="2019-08-26T16:38:00Z">
        <w:r w:rsidR="00087717">
          <w:rPr>
            <w:rFonts w:hint="eastAsia"/>
          </w:rPr>
          <w:t>。</w:t>
        </w:r>
      </w:ins>
    </w:p>
    <w:p w:rsidR="00087717" w:rsidRPr="003945BF" w:rsidRDefault="00087717" w:rsidP="00312A6A">
      <w:pPr>
        <w:ind w:firstLine="420"/>
      </w:pPr>
      <w:ins w:id="8330" w:author="Zhang, Carol (MSHA)" w:date="2019-08-26T16:38:00Z">
        <w:r>
          <w:rPr>
            <w:rFonts w:hint="eastAsia"/>
          </w:rPr>
          <w:t xml:space="preserve">Get the </w:t>
        </w:r>
      </w:ins>
      <w:ins w:id="8331" w:author="Zhang, Carol (MSHA)" w:date="2019-08-26T16:44:00Z">
        <w:r>
          <w:t xml:space="preserve">Infusion Near Complete </w:t>
        </w:r>
      </w:ins>
      <w:ins w:id="8332" w:author="Zhang, Carol (MSHA)" w:date="2019-08-26T16:45:00Z">
        <w:r>
          <w:t>alarm time</w:t>
        </w:r>
      </w:ins>
      <w:ins w:id="8333" w:author="Zhang, Carol (MSHA)" w:date="2019-08-26T16:46:00Z">
        <w:r>
          <w:rPr>
            <w:rFonts w:hint="eastAsia"/>
          </w:rPr>
          <w:t>.</w:t>
        </w:r>
      </w:ins>
    </w:p>
    <w:p w:rsidR="00312A6A" w:rsidRDefault="00312A6A" w:rsidP="00312A6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12A6A" w:rsidRDefault="00312A6A" w:rsidP="00312A6A">
      <w:pPr>
        <w:pStyle w:val="a7"/>
        <w:ind w:left="840" w:firstLineChars="0" w:firstLine="0"/>
        <w:rPr>
          <w:ins w:id="8334" w:author="Zhang, Carol (MSHA)" w:date="2019-08-26T16:45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87717" w:rsidRDefault="00087717" w:rsidP="00312A6A">
      <w:pPr>
        <w:pStyle w:val="a7"/>
        <w:ind w:left="840" w:firstLineChars="0" w:firstLine="0"/>
      </w:pPr>
      <w:ins w:id="8335" w:author="Zhang, Carol (MSHA)" w:date="2019-08-26T16:46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312A6A" w:rsidRDefault="00312A6A" w:rsidP="00312A6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12A6A" w:rsidRPr="002027D1" w:rsidRDefault="00312A6A" w:rsidP="00312A6A">
      <w:pPr>
        <w:pStyle w:val="a7"/>
        <w:ind w:left="840" w:firstLineChars="0" w:firstLine="0"/>
        <w:rPr>
          <w:ins w:id="8336" w:author="Zhang, Carol (MSHA)" w:date="2019-08-26T16:47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ins w:id="8337" w:author="Zhang, Carol (MSHA)" w:date="2019-08-26T16:46:00Z">
        <w:r w:rsidR="00087717">
          <w:rPr>
            <w:rFonts w:hint="eastAsia"/>
          </w:rPr>
          <w:t>，包含</w:t>
        </w:r>
        <w:r w:rsidR="002027D1" w:rsidRPr="00403921">
          <w:rPr>
            <w:rFonts w:hint="eastAsia"/>
          </w:rPr>
          <w:t>即将输注完毕</w:t>
        </w:r>
      </w:ins>
      <w:ins w:id="8338" w:author="Zhang, Carol (MSHA)" w:date="2019-08-26T16:47:00Z">
        <w:r w:rsidR="002027D1">
          <w:rPr>
            <w:rFonts w:hint="eastAsia"/>
          </w:rPr>
          <w:t>报警时间</w:t>
        </w:r>
      </w:ins>
      <w:ins w:id="8339" w:author="Zhang, Carol (MSHA)" w:date="2019-08-26T16:48:00Z">
        <w:r w:rsidR="002027D1">
          <w:rPr>
            <w:rFonts w:hint="eastAsia"/>
          </w:rPr>
          <w:t>(byte</w:t>
        </w:r>
        <w:r w:rsidR="002027D1">
          <w:rPr>
            <w:rFonts w:hint="eastAsia"/>
          </w:rPr>
          <w:t>型数据，单位：分钟</w:t>
        </w:r>
        <w:r w:rsidR="002027D1">
          <w:rPr>
            <w:rFonts w:hint="eastAsia"/>
          </w:rPr>
          <w:t>)</w:t>
        </w:r>
      </w:ins>
    </w:p>
    <w:p w:rsidR="002027D1" w:rsidRDefault="002027D1" w:rsidP="00312A6A">
      <w:pPr>
        <w:pStyle w:val="a7"/>
        <w:ind w:left="840" w:firstLineChars="0" w:firstLine="0"/>
      </w:pPr>
      <w:ins w:id="8340" w:author="Zhang, Carol (MSHA)" w:date="2019-08-26T16:47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 xml:space="preserve">including </w:t>
        </w:r>
        <w:r>
          <w:t xml:space="preserve">the </w:t>
        </w:r>
      </w:ins>
      <w:ins w:id="8341" w:author="Zhang, Carol (MSHA)" w:date="2019-08-26T16:48:00Z">
        <w:r>
          <w:t>Infusion Near Complete alarm time</w:t>
        </w:r>
      </w:ins>
      <w:ins w:id="8342" w:author="Zhang, Carol (MSHA)" w:date="2019-08-26T16:51:00Z">
        <w:r>
          <w:t xml:space="preserve"> </w:t>
        </w:r>
      </w:ins>
      <w:ins w:id="8343" w:author="Zhang, Carol (MSHA)" w:date="2019-08-26T16:49:00Z">
        <w:r>
          <w:t>(byte type, unit: minutes)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12A6A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17295A" w:rsidRDefault="00312A6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12A6A" w:rsidRPr="00513A48" w:rsidRDefault="00312A6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12A6A" w:rsidTr="006A6C10">
        <w:tc>
          <w:tcPr>
            <w:tcW w:w="7792" w:type="dxa"/>
            <w:gridSpan w:val="17"/>
          </w:tcPr>
          <w:p w:rsidR="00312A6A" w:rsidRDefault="002027D1" w:rsidP="006A6C10">
            <w:pPr>
              <w:jc w:val="center"/>
              <w:rPr>
                <w:b/>
              </w:rPr>
            </w:pPr>
            <w:ins w:id="8344" w:author="Zhang, Carol (MSHA)" w:date="2019-08-26T16:4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312A6A" w:rsidRPr="00A32854">
              <w:rPr>
                <w:rFonts w:hint="eastAsia"/>
                <w:b/>
              </w:rPr>
              <w:t>0</w:t>
            </w:r>
            <w:r w:rsidR="00312A6A" w:rsidRPr="00A32854">
              <w:rPr>
                <w:b/>
              </w:rPr>
              <w:t>x0001</w:t>
            </w:r>
          </w:p>
        </w:tc>
      </w:tr>
      <w:tr w:rsidR="00312A6A" w:rsidTr="006A6C10">
        <w:tc>
          <w:tcPr>
            <w:tcW w:w="7792" w:type="dxa"/>
            <w:gridSpan w:val="17"/>
          </w:tcPr>
          <w:p w:rsidR="00312A6A" w:rsidRDefault="002027D1" w:rsidP="006A6C10">
            <w:pPr>
              <w:jc w:val="center"/>
              <w:rPr>
                <w:b/>
              </w:rPr>
            </w:pPr>
            <w:ins w:id="8345" w:author="Zhang, Carol (MSHA)" w:date="2019-08-26T16:4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346" w:author="Zhang, Carol (MSHA)" w:date="2019-08-26T16:49:00Z">
              <w:r w:rsidR="00312A6A" w:rsidDel="002027D1">
                <w:rPr>
                  <w:rFonts w:hint="eastAsia"/>
                  <w:b/>
                </w:rPr>
                <w:delText>数据长度</w:delText>
              </w:r>
              <w:r w:rsidR="00312A6A" w:rsidDel="002027D1">
                <w:rPr>
                  <w:rFonts w:hint="eastAsia"/>
                  <w:b/>
                </w:rPr>
                <w:delText>=</w:delText>
              </w:r>
            </w:del>
            <w:r w:rsidR="00B3561F">
              <w:rPr>
                <w:b/>
              </w:rPr>
              <w:t>0x000</w:t>
            </w:r>
            <w:r w:rsidR="00312A6A">
              <w:rPr>
                <w:rFonts w:hint="eastAsia"/>
                <w:b/>
              </w:rPr>
              <w:t>1</w:t>
            </w:r>
          </w:p>
        </w:tc>
      </w:tr>
      <w:tr w:rsidR="00312A6A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312A6A" w:rsidRDefault="00312A6A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或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~10</w:t>
            </w:r>
            <w:r>
              <w:rPr>
                <w:rFonts w:hint="eastAsia"/>
                <w:b/>
              </w:rPr>
              <w:t>分钟</w:t>
            </w:r>
            <w:ins w:id="8347" w:author="Zhang, Carol (MSHA)" w:date="2019-08-26T16:49:00Z">
              <w:r w:rsidR="002027D1">
                <w:rPr>
                  <w:rFonts w:hint="eastAsia"/>
                  <w:b/>
                </w:rPr>
                <w:t xml:space="preserve"> Minutes</w:t>
              </w:r>
            </w:ins>
          </w:p>
        </w:tc>
      </w:tr>
    </w:tbl>
    <w:p w:rsidR="00312A6A" w:rsidDel="00087717" w:rsidRDefault="00312A6A" w:rsidP="00312A6A">
      <w:pPr>
        <w:pStyle w:val="a7"/>
        <w:ind w:left="840" w:firstLineChars="0" w:firstLine="0"/>
        <w:rPr>
          <w:del w:id="8348" w:author="Zhang, Carol (MSHA)" w:date="2019-08-26T16:43:00Z"/>
        </w:rPr>
      </w:pPr>
    </w:p>
    <w:p w:rsidR="00312A6A" w:rsidRDefault="00312A6A" w:rsidP="00312A6A">
      <w:pPr>
        <w:pStyle w:val="a7"/>
        <w:ind w:left="840" w:firstLineChars="0" w:firstLine="0"/>
      </w:pPr>
    </w:p>
    <w:p w:rsidR="00F1178F" w:rsidRDefault="00F1178F" w:rsidP="00F1178F">
      <w:pPr>
        <w:pStyle w:val="2"/>
        <w:numPr>
          <w:ilvl w:val="1"/>
          <w:numId w:val="5"/>
        </w:numPr>
      </w:pPr>
      <w:bookmarkStart w:id="8349" w:name="_Ref489965291"/>
      <w:bookmarkStart w:id="8350" w:name="_Ref494205493"/>
      <w:r w:rsidRPr="00AD33B6">
        <w:t>GET_</w:t>
      </w:r>
      <w:r>
        <w:rPr>
          <w:rFonts w:hint="eastAsia"/>
        </w:rPr>
        <w:t>ALARM_</w:t>
      </w:r>
      <w:r>
        <w:t>SOUND</w:t>
      </w:r>
      <w:bookmarkEnd w:id="8349"/>
      <w:r>
        <w:t>_TYPE</w:t>
      </w:r>
      <w:bookmarkEnd w:id="8350"/>
    </w:p>
    <w:p w:rsidR="00F1178F" w:rsidRDefault="00F1178F" w:rsidP="00F1178F">
      <w:pPr>
        <w:ind w:firstLine="420"/>
        <w:rPr>
          <w:ins w:id="8351" w:author="Zhang, Carol (MSHA)" w:date="2019-08-26T16:49:00Z"/>
        </w:rPr>
      </w:pPr>
      <w:r>
        <w:rPr>
          <w:rFonts w:hint="eastAsia"/>
        </w:rPr>
        <w:t>查询报警音类型</w:t>
      </w:r>
      <w:del w:id="8352" w:author="Zhang, Carol (MSHA)" w:date="2019-08-26T16:49:00Z">
        <w:r w:rsidDel="002027D1">
          <w:rPr>
            <w:rFonts w:hint="eastAsia"/>
          </w:rPr>
          <w:delText>，命令包含字段如下</w:delText>
        </w:r>
        <w:r w:rsidRPr="003945BF" w:rsidDel="002027D1">
          <w:rPr>
            <w:rFonts w:hint="eastAsia"/>
          </w:rPr>
          <w:delText>：</w:delText>
        </w:r>
      </w:del>
      <w:ins w:id="8353" w:author="Zhang, Carol (MSHA)" w:date="2019-08-26T16:49:00Z">
        <w:r w:rsidR="002027D1">
          <w:rPr>
            <w:rFonts w:hint="eastAsia"/>
          </w:rPr>
          <w:t>。</w:t>
        </w:r>
      </w:ins>
    </w:p>
    <w:p w:rsidR="002027D1" w:rsidRPr="003945BF" w:rsidRDefault="002027D1" w:rsidP="00F1178F">
      <w:pPr>
        <w:ind w:firstLine="420"/>
      </w:pPr>
      <w:ins w:id="8354" w:author="Zhang, Carol (MSHA)" w:date="2019-08-26T16:49:00Z">
        <w:r>
          <w:rPr>
            <w:rFonts w:hint="eastAsia"/>
          </w:rPr>
          <w:t xml:space="preserve">Get the </w:t>
        </w:r>
      </w:ins>
      <w:ins w:id="8355" w:author="Zhang, Carol (MSHA)" w:date="2019-08-26T16:50:00Z">
        <w:r>
          <w:t>a</w:t>
        </w:r>
      </w:ins>
      <w:ins w:id="8356" w:author="Zhang, Carol (MSHA)" w:date="2019-08-26T16:49:00Z">
        <w:r>
          <w:rPr>
            <w:rFonts w:hint="eastAsia"/>
          </w:rPr>
          <w:t>larm</w:t>
        </w:r>
      </w:ins>
      <w:ins w:id="8357" w:author="Zhang, Carol (MSHA)" w:date="2019-08-26T16:50:00Z">
        <w:r>
          <w:rPr>
            <w:rFonts w:hint="eastAsia"/>
          </w:rPr>
          <w:t xml:space="preserve"> </w:t>
        </w:r>
        <w:r>
          <w:t>tone.</w:t>
        </w:r>
      </w:ins>
    </w:p>
    <w:p w:rsidR="00F1178F" w:rsidRDefault="00F1178F" w:rsidP="00F1178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1178F" w:rsidRDefault="00F1178F" w:rsidP="00F1178F">
      <w:pPr>
        <w:pStyle w:val="a7"/>
        <w:ind w:left="840" w:firstLineChars="0" w:firstLine="0"/>
        <w:rPr>
          <w:ins w:id="8358" w:author="Zhang, Carol (MSHA)" w:date="2019-08-26T16:50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2027D1" w:rsidRDefault="002027D1" w:rsidP="00F1178F">
      <w:pPr>
        <w:pStyle w:val="a7"/>
        <w:ind w:left="840" w:firstLineChars="0" w:firstLine="0"/>
      </w:pPr>
      <w:ins w:id="8359" w:author="Zhang, Carol (MSHA)" w:date="2019-08-26T16:50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F1178F" w:rsidRDefault="00F1178F" w:rsidP="00F1178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1178F" w:rsidRDefault="00F1178F" w:rsidP="00F1178F">
      <w:pPr>
        <w:pStyle w:val="a7"/>
        <w:ind w:left="840" w:firstLineChars="0" w:firstLine="0"/>
        <w:rPr>
          <w:ins w:id="8360" w:author="Zhang, Carol (MSHA)" w:date="2019-08-26T16:50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ins w:id="8361" w:author="Zhang, Carol (MSHA)" w:date="2019-08-26T16:50:00Z">
        <w:r w:rsidR="002027D1">
          <w:rPr>
            <w:rFonts w:hint="eastAsia"/>
          </w:rPr>
          <w:t xml:space="preserve">, </w:t>
        </w:r>
        <w:r w:rsidR="002027D1">
          <w:rPr>
            <w:rFonts w:hint="eastAsia"/>
          </w:rPr>
          <w:t>包含报警音类型</w:t>
        </w:r>
      </w:ins>
      <w:ins w:id="8362" w:author="Zhang, Carol (MSHA)" w:date="2019-08-26T16:51:00Z">
        <w:r w:rsidR="002027D1">
          <w:rPr>
            <w:rFonts w:hint="eastAsia"/>
          </w:rPr>
          <w:t>(byte</w:t>
        </w:r>
        <w:r w:rsidR="002027D1">
          <w:rPr>
            <w:rFonts w:hint="eastAsia"/>
          </w:rPr>
          <w:t>型数据</w:t>
        </w:r>
        <w:r w:rsidR="002027D1">
          <w:rPr>
            <w:rFonts w:hint="eastAsia"/>
          </w:rPr>
          <w:t>)</w:t>
        </w:r>
      </w:ins>
    </w:p>
    <w:p w:rsidR="002027D1" w:rsidRDefault="002027D1" w:rsidP="00F1178F">
      <w:pPr>
        <w:pStyle w:val="a7"/>
        <w:ind w:left="840" w:firstLineChars="0" w:firstLine="0"/>
      </w:pPr>
      <w:ins w:id="8363" w:author="Zhang, Carol (MSHA)" w:date="2019-08-26T16:50:00Z">
        <w:r>
          <w:t>Normal return: The pump returns a custom field</w:t>
        </w:r>
      </w:ins>
      <w:ins w:id="8364" w:author="Zhang, Carol (MSHA)" w:date="2019-08-26T16:54:00Z">
        <w:r>
          <w:rPr>
            <w:rFonts w:hint="eastAsia"/>
          </w:rPr>
          <w:t>,</w:t>
        </w:r>
        <w:r>
          <w:t xml:space="preserve"> </w:t>
        </w:r>
      </w:ins>
      <w:ins w:id="8365" w:author="Zhang, Carol (MSHA)" w:date="2019-08-26T16:50:00Z">
        <w:r>
          <w:rPr>
            <w:rFonts w:hint="eastAsia"/>
          </w:rPr>
          <w:t>including</w:t>
        </w:r>
        <w:r>
          <w:t xml:space="preserve"> the alarm tone</w:t>
        </w:r>
      </w:ins>
      <w:ins w:id="8366" w:author="Zhang, Carol (MSHA)" w:date="2019-08-26T16:51:00Z">
        <w:r w:rsidRPr="002027D1">
          <w:t xml:space="preserve"> </w:t>
        </w:r>
        <w:r>
          <w:t>(byte type)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1178F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17295A" w:rsidRDefault="00F11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1178F" w:rsidRPr="00513A48" w:rsidRDefault="00F11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1178F" w:rsidTr="006A6C10">
        <w:tc>
          <w:tcPr>
            <w:tcW w:w="7792" w:type="dxa"/>
            <w:gridSpan w:val="17"/>
          </w:tcPr>
          <w:p w:rsidR="00F1178F" w:rsidRDefault="002027D1" w:rsidP="006A6C10">
            <w:pPr>
              <w:jc w:val="center"/>
              <w:rPr>
                <w:b/>
              </w:rPr>
            </w:pPr>
            <w:ins w:id="8367" w:author="Zhang, Carol (MSHA)" w:date="2019-08-26T16:5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F1178F" w:rsidRPr="00A32854">
              <w:rPr>
                <w:rFonts w:hint="eastAsia"/>
                <w:b/>
              </w:rPr>
              <w:t>0</w:t>
            </w:r>
            <w:r w:rsidR="00F1178F" w:rsidRPr="00A32854">
              <w:rPr>
                <w:b/>
              </w:rPr>
              <w:t>x0001</w:t>
            </w:r>
          </w:p>
        </w:tc>
      </w:tr>
      <w:tr w:rsidR="00F1178F" w:rsidTr="006A6C10">
        <w:tc>
          <w:tcPr>
            <w:tcW w:w="7792" w:type="dxa"/>
            <w:gridSpan w:val="17"/>
          </w:tcPr>
          <w:p w:rsidR="00F1178F" w:rsidRDefault="002027D1" w:rsidP="006A6C10">
            <w:pPr>
              <w:jc w:val="center"/>
              <w:rPr>
                <w:b/>
              </w:rPr>
            </w:pPr>
            <w:ins w:id="8368" w:author="Zhang, Carol (MSHA)" w:date="2019-08-26T16:52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369" w:author="Zhang, Carol (MSHA)" w:date="2019-08-26T16:52:00Z">
              <w:r w:rsidR="00F1178F" w:rsidDel="002027D1">
                <w:rPr>
                  <w:rFonts w:hint="eastAsia"/>
                  <w:b/>
                </w:rPr>
                <w:delText>数据长度</w:delText>
              </w:r>
              <w:r w:rsidR="00F1178F" w:rsidDel="002027D1">
                <w:rPr>
                  <w:rFonts w:hint="eastAsia"/>
                  <w:b/>
                </w:rPr>
                <w:delText>=</w:delText>
              </w:r>
            </w:del>
            <w:r w:rsidR="00B3561F">
              <w:rPr>
                <w:b/>
              </w:rPr>
              <w:t>0x000</w:t>
            </w:r>
            <w:r w:rsidR="00F1178F">
              <w:rPr>
                <w:rFonts w:hint="eastAsia"/>
                <w:b/>
              </w:rPr>
              <w:t>1</w:t>
            </w:r>
          </w:p>
        </w:tc>
      </w:tr>
      <w:tr w:rsidR="00F1178F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F1178F" w:rsidRDefault="00257FC2" w:rsidP="00C96F4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Sound </w:t>
            </w:r>
            <w:r w:rsidR="00F1178F">
              <w:rPr>
                <w:b/>
              </w:rPr>
              <w:t>type(</w:t>
            </w:r>
            <w:r>
              <w:rPr>
                <w:b/>
              </w:rPr>
              <w:t>1</w:t>
            </w:r>
            <w:r w:rsidR="00F1178F">
              <w:rPr>
                <w:b/>
              </w:rPr>
              <w:t>~</w:t>
            </w:r>
            <w:r>
              <w:rPr>
                <w:b/>
              </w:rPr>
              <w:t>3</w:t>
            </w:r>
            <w:r w:rsidR="00F1178F">
              <w:rPr>
                <w:b/>
              </w:rPr>
              <w:t>)</w:t>
            </w:r>
          </w:p>
        </w:tc>
      </w:tr>
    </w:tbl>
    <w:p w:rsidR="00F1178F" w:rsidRDefault="00F1178F" w:rsidP="00F1178F">
      <w:pPr>
        <w:pStyle w:val="a7"/>
        <w:ind w:left="840" w:firstLineChars="0" w:firstLine="0"/>
      </w:pPr>
    </w:p>
    <w:p w:rsidR="00C40733" w:rsidRDefault="00C40733" w:rsidP="002D56AA"/>
    <w:p w:rsidR="00661301" w:rsidRDefault="00661301" w:rsidP="00661301">
      <w:pPr>
        <w:pStyle w:val="2"/>
        <w:numPr>
          <w:ilvl w:val="1"/>
          <w:numId w:val="5"/>
        </w:numPr>
      </w:pPr>
      <w:bookmarkStart w:id="8370" w:name="_Ref489965311"/>
      <w:r w:rsidRPr="00AD33B6">
        <w:t>GET_</w:t>
      </w:r>
      <w:r>
        <w:t>CUSTOMBRAND</w:t>
      </w:r>
      <w:r>
        <w:rPr>
          <w:rFonts w:hint="eastAsia"/>
        </w:rPr>
        <w:t>_</w:t>
      </w:r>
      <w:r>
        <w:t>CALIPARA</w:t>
      </w:r>
      <w:bookmarkEnd w:id="8370"/>
    </w:p>
    <w:p w:rsidR="00661301" w:rsidRDefault="00661301" w:rsidP="00661301">
      <w:pPr>
        <w:ind w:firstLine="420"/>
        <w:rPr>
          <w:ins w:id="8371" w:author="Zhang, Carol (MSHA)" w:date="2019-08-26T16:51:00Z"/>
        </w:rPr>
      </w:pPr>
      <w:r>
        <w:rPr>
          <w:rFonts w:hint="eastAsia"/>
        </w:rPr>
        <w:t>查询</w:t>
      </w:r>
      <w:r w:rsidRPr="00394ACC">
        <w:rPr>
          <w:rFonts w:hint="eastAsia"/>
        </w:rPr>
        <w:t>自定义品牌自校准数据</w:t>
      </w:r>
      <w:del w:id="8372" w:author="Zhang, Carol (MSHA)" w:date="2019-08-26T16:51:00Z">
        <w:r w:rsidDel="002027D1">
          <w:rPr>
            <w:rFonts w:hint="eastAsia"/>
          </w:rPr>
          <w:delText>，命令包含字段如下</w:delText>
        </w:r>
        <w:r w:rsidRPr="003945BF" w:rsidDel="002027D1">
          <w:rPr>
            <w:rFonts w:hint="eastAsia"/>
          </w:rPr>
          <w:delText>：</w:delText>
        </w:r>
      </w:del>
      <w:ins w:id="8373" w:author="Zhang, Carol (MSHA)" w:date="2019-08-26T16:51:00Z">
        <w:r w:rsidR="002027D1">
          <w:rPr>
            <w:rFonts w:hint="eastAsia"/>
          </w:rPr>
          <w:t>。</w:t>
        </w:r>
      </w:ins>
    </w:p>
    <w:p w:rsidR="002027D1" w:rsidRPr="003945BF" w:rsidRDefault="002027D1" w:rsidP="00661301">
      <w:pPr>
        <w:ind w:firstLine="420"/>
      </w:pPr>
      <w:ins w:id="8374" w:author="Zhang, Carol (MSHA)" w:date="2019-08-26T16:51:00Z">
        <w:r>
          <w:t>G</w:t>
        </w:r>
        <w:r>
          <w:rPr>
            <w:rFonts w:hint="eastAsia"/>
          </w:rPr>
          <w:t xml:space="preserve">et </w:t>
        </w:r>
        <w:r>
          <w:t>the calibration data of the custom brands.</w:t>
        </w:r>
      </w:ins>
    </w:p>
    <w:p w:rsidR="00661301" w:rsidRDefault="00661301" w:rsidP="0066130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61301" w:rsidRDefault="00661301" w:rsidP="00661301">
      <w:pPr>
        <w:pStyle w:val="a7"/>
        <w:ind w:left="840" w:firstLineChars="0" w:firstLine="0"/>
        <w:rPr>
          <w:ins w:id="8375" w:author="Zhang, Carol (MSHA)" w:date="2019-08-26T16:52:00Z"/>
        </w:rPr>
      </w:pPr>
      <w:r>
        <w:rPr>
          <w:rFonts w:hint="eastAsia"/>
        </w:rPr>
        <w:t>向泵端发送一个自定义字段</w:t>
      </w:r>
      <w:ins w:id="8376" w:author="Zhang, Carol (MSHA)" w:date="2019-08-26T16:52:00Z">
        <w:r w:rsidR="002027D1">
          <w:rPr>
            <w:rFonts w:hint="eastAsia"/>
          </w:rPr>
          <w:t xml:space="preserve">, </w:t>
        </w:r>
      </w:ins>
      <w:r>
        <w:rPr>
          <w:rFonts w:hint="eastAsia"/>
        </w:rPr>
        <w:t>包含</w:t>
      </w:r>
      <w:r w:rsidRPr="00534F04">
        <w:rPr>
          <w:rFonts w:hint="eastAsia"/>
        </w:rPr>
        <w:t>注射器</w:t>
      </w:r>
      <w:ins w:id="8377" w:author="Zhang, Carol (MSHA)" w:date="2019-08-26T16:53:00Z">
        <w:r w:rsidR="002027D1" w:rsidRPr="00534F04">
          <w:rPr>
            <w:rFonts w:hint="eastAsia"/>
          </w:rPr>
          <w:t>品牌和</w:t>
        </w:r>
      </w:ins>
      <w:r w:rsidRPr="00534F04">
        <w:rPr>
          <w:rFonts w:hint="eastAsia"/>
        </w:rPr>
        <w:t>规格</w:t>
      </w:r>
      <w:del w:id="8378" w:author="Zhang, Carol (MSHA)" w:date="2019-08-26T16:53:00Z">
        <w:r w:rsidRPr="00534F04" w:rsidDel="002027D1">
          <w:rPr>
            <w:rFonts w:hint="eastAsia"/>
          </w:rPr>
          <w:delText>和品牌</w:delText>
        </w:r>
      </w:del>
      <w:ins w:id="8379" w:author="Zhang, Carol (MSHA)" w:date="2019-08-26T16:52:00Z">
        <w:r w:rsidR="002027D1">
          <w:rPr>
            <w:rFonts w:hint="eastAsia"/>
          </w:rPr>
          <w:t>。</w:t>
        </w:r>
      </w:ins>
    </w:p>
    <w:p w:rsidR="002027D1" w:rsidRDefault="002027D1" w:rsidP="00661301">
      <w:pPr>
        <w:pStyle w:val="a7"/>
        <w:ind w:left="840" w:firstLineChars="0" w:firstLine="0"/>
      </w:pPr>
      <w:ins w:id="8380" w:author="Zhang, Carol (MSHA)" w:date="2019-08-26T16:52:00Z">
        <w:r>
          <w:rPr>
            <w:rFonts w:hint="eastAsia"/>
          </w:rPr>
          <w:t xml:space="preserve">Send a </w:t>
        </w:r>
        <w:r>
          <w:t>custom</w:t>
        </w:r>
        <w:r>
          <w:rPr>
            <w:rFonts w:hint="eastAsia"/>
          </w:rPr>
          <w:t xml:space="preserve"> field, including the</w:t>
        </w:r>
        <w:r>
          <w:t xml:space="preserve"> syringe brand and size.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61301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17295A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61301" w:rsidTr="006A6C10">
        <w:tc>
          <w:tcPr>
            <w:tcW w:w="7792" w:type="dxa"/>
            <w:gridSpan w:val="17"/>
          </w:tcPr>
          <w:p w:rsidR="00661301" w:rsidRDefault="002027D1" w:rsidP="006A6C10">
            <w:pPr>
              <w:jc w:val="center"/>
              <w:rPr>
                <w:b/>
              </w:rPr>
            </w:pPr>
            <w:ins w:id="8381" w:author="Zhang, Carol (MSHA)" w:date="2019-08-26T16:53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661301" w:rsidRPr="00A32854">
              <w:rPr>
                <w:rFonts w:hint="eastAsia"/>
                <w:b/>
              </w:rPr>
              <w:t>0</w:t>
            </w:r>
            <w:r w:rsidR="00661301" w:rsidRPr="00A32854">
              <w:rPr>
                <w:b/>
              </w:rPr>
              <w:t>x0001</w:t>
            </w:r>
          </w:p>
        </w:tc>
      </w:tr>
      <w:tr w:rsidR="00661301" w:rsidTr="006A6C10">
        <w:tc>
          <w:tcPr>
            <w:tcW w:w="7792" w:type="dxa"/>
            <w:gridSpan w:val="17"/>
          </w:tcPr>
          <w:p w:rsidR="00661301" w:rsidRDefault="002027D1" w:rsidP="005F18E2">
            <w:pPr>
              <w:jc w:val="center"/>
              <w:rPr>
                <w:b/>
              </w:rPr>
            </w:pPr>
            <w:ins w:id="8382" w:author="Zhang, Carol (MSHA)" w:date="2019-08-26T16:5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</w:t>
              </w:r>
            </w:ins>
            <w:del w:id="8383" w:author="Zhang, Carol (MSHA)" w:date="2019-08-26T16:54:00Z">
              <w:r w:rsidR="00661301" w:rsidDel="002027D1">
                <w:rPr>
                  <w:rFonts w:hint="eastAsia"/>
                  <w:b/>
                </w:rPr>
                <w:delText>数据长度</w:delText>
              </w:r>
              <w:r w:rsidR="00661301" w:rsidDel="002027D1">
                <w:rPr>
                  <w:rFonts w:hint="eastAsia"/>
                  <w:b/>
                </w:rPr>
                <w:delText>=</w:delText>
              </w:r>
            </w:del>
            <w:r w:rsidR="00661301">
              <w:rPr>
                <w:rFonts w:hint="eastAsia"/>
                <w:b/>
              </w:rPr>
              <w:t>2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661301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384" w:author="Zhang, Carol (MSHA)" w:date="2019-12-11T16:14:00Z">
              <w:r w:rsidR="00B2321A" w:rsidRPr="00B2321A">
                <w:rPr>
                  <w:color w:val="0000FF"/>
                  <w:u w:val="single"/>
                  <w:rPrChange w:id="8385" w:author="Zhang, Carol (MSHA)" w:date="2019-12-11T16:14:00Z">
                    <w:rPr/>
                  </w:rPrChange>
                </w:rPr>
                <w:t>Brand</w:t>
              </w:r>
            </w:ins>
            <w:del w:id="838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61301" w:rsidRDefault="00661301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</w:tbl>
    <w:p w:rsidR="00661301" w:rsidRDefault="00661301" w:rsidP="00661301">
      <w:pPr>
        <w:pStyle w:val="a7"/>
        <w:ind w:left="840" w:firstLineChars="0" w:firstLine="0"/>
      </w:pPr>
    </w:p>
    <w:p w:rsidR="00661301" w:rsidRDefault="00661301" w:rsidP="0066130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61301" w:rsidRDefault="00661301" w:rsidP="00661301">
      <w:pPr>
        <w:pStyle w:val="a7"/>
        <w:ind w:left="840" w:firstLineChars="0" w:firstLine="0"/>
        <w:rPr>
          <w:ins w:id="8387" w:author="Zhang, Carol (MSHA)" w:date="2019-08-26T16:54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Pr="00E35244">
        <w:rPr>
          <w:rFonts w:hint="eastAsia"/>
        </w:rPr>
        <w:t>标称刻度长度</w:t>
      </w:r>
      <w:ins w:id="8388" w:author="Zhang, Carol (MSHA)" w:date="2019-08-26T16:58:00Z">
        <w:r w:rsidR="0077481A">
          <w:rPr>
            <w:rFonts w:hint="eastAsia"/>
          </w:rPr>
          <w:t>(</w:t>
        </w:r>
      </w:ins>
      <w:ins w:id="8389" w:author="Zhang, Carol (MSHA)" w:date="2019-08-26T16:59:00Z">
        <w:r w:rsidR="0077481A">
          <w:t xml:space="preserve">float </w:t>
        </w:r>
      </w:ins>
      <w:ins w:id="8390" w:author="Zhang, Carol (MSHA)" w:date="2019-08-26T17:00:00Z">
        <w:r w:rsidR="0077481A">
          <w:rPr>
            <w:rFonts w:hint="eastAsia"/>
          </w:rPr>
          <w:t>型数据</w:t>
        </w:r>
      </w:ins>
      <w:ins w:id="8391" w:author="Zhang, Carol (MSHA)" w:date="2019-08-26T16:58:00Z">
        <w:r w:rsidR="0077481A">
          <w:rPr>
            <w:rFonts w:hint="eastAsia"/>
          </w:rPr>
          <w:t>)</w:t>
        </w:r>
      </w:ins>
      <w:r>
        <w:rPr>
          <w:rFonts w:hint="eastAsia"/>
        </w:rPr>
        <w:t>、</w:t>
      </w:r>
      <w:r w:rsidRPr="00E35244">
        <w:rPr>
          <w:rFonts w:hint="eastAsia"/>
        </w:rPr>
        <w:t>标称尾部长度</w:t>
      </w:r>
      <w:ins w:id="8392" w:author="Zhang, Carol (MSHA)" w:date="2019-08-26T17:00:00Z">
        <w:r w:rsidR="0077481A">
          <w:rPr>
            <w:rFonts w:hint="eastAsia"/>
          </w:rPr>
          <w:t>(</w:t>
        </w:r>
        <w:r w:rsidR="0077481A">
          <w:t xml:space="preserve">float </w:t>
        </w:r>
        <w:r w:rsidR="0077481A">
          <w:rPr>
            <w:rFonts w:hint="eastAsia"/>
          </w:rPr>
          <w:t>型数据</w:t>
        </w:r>
        <w:r w:rsidR="0077481A">
          <w:rPr>
            <w:rFonts w:hint="eastAsia"/>
          </w:rPr>
          <w:t>)</w:t>
        </w:r>
      </w:ins>
      <w:r>
        <w:rPr>
          <w:rFonts w:hint="eastAsia"/>
        </w:rPr>
        <w:t>、最小外径</w:t>
      </w:r>
      <w:ins w:id="8393" w:author="Zhang, Carol (MSHA)" w:date="2019-08-26T17:00:00Z">
        <w:r w:rsidR="0077481A">
          <w:rPr>
            <w:rFonts w:hint="eastAsia"/>
          </w:rPr>
          <w:t>(</w:t>
        </w:r>
        <w:r w:rsidR="0077481A">
          <w:t xml:space="preserve">float </w:t>
        </w:r>
        <w:r w:rsidR="0077481A">
          <w:rPr>
            <w:rFonts w:hint="eastAsia"/>
          </w:rPr>
          <w:t>型数据</w:t>
        </w:r>
        <w:r w:rsidR="0077481A">
          <w:rPr>
            <w:rFonts w:hint="eastAsia"/>
          </w:rPr>
          <w:t>)</w:t>
        </w:r>
      </w:ins>
      <w:r>
        <w:rPr>
          <w:rFonts w:hint="eastAsia"/>
        </w:rPr>
        <w:t>、最大外径</w:t>
      </w:r>
      <w:ins w:id="8394" w:author="Zhang, Carol (MSHA)" w:date="2019-08-26T17:00:00Z">
        <w:r w:rsidR="0077481A">
          <w:rPr>
            <w:rFonts w:hint="eastAsia"/>
          </w:rPr>
          <w:t>(</w:t>
        </w:r>
        <w:r w:rsidR="0077481A">
          <w:t xml:space="preserve">float </w:t>
        </w:r>
        <w:r w:rsidR="0077481A">
          <w:rPr>
            <w:rFonts w:hint="eastAsia"/>
          </w:rPr>
          <w:t>型数据</w:t>
        </w:r>
        <w:r w:rsidR="0077481A">
          <w:rPr>
            <w:rFonts w:hint="eastAsia"/>
          </w:rPr>
          <w:t>)</w:t>
        </w:r>
      </w:ins>
      <w:r>
        <w:rPr>
          <w:rFonts w:hint="eastAsia"/>
        </w:rPr>
        <w:t>及校准状态</w:t>
      </w:r>
      <w:del w:id="8395" w:author="Zhang, Carol (MSHA)" w:date="2019-08-26T17:00:00Z">
        <w:r w:rsidDel="0077481A">
          <w:rPr>
            <w:rFonts w:hint="eastAsia"/>
          </w:rPr>
          <w:delText>,</w:delText>
        </w:r>
        <w:r w:rsidRPr="00A11E49" w:rsidDel="0077481A">
          <w:rPr>
            <w:rFonts w:hint="eastAsia"/>
          </w:rPr>
          <w:delText xml:space="preserve"> </w:delText>
        </w:r>
      </w:del>
      <w:ins w:id="8396" w:author="Zhang, Carol (MSHA)" w:date="2019-08-26T17:00:00Z">
        <w:r w:rsidR="0077481A">
          <w:rPr>
            <w:rFonts w:hint="eastAsia"/>
          </w:rPr>
          <w:t>。长度</w:t>
        </w:r>
      </w:ins>
      <w:r>
        <w:rPr>
          <w:rFonts w:hint="eastAsia"/>
        </w:rPr>
        <w:t>单位</w:t>
      </w:r>
      <w:ins w:id="8397" w:author="Zhang, Carol (MSHA)" w:date="2019-08-26T17:04:00Z">
        <w:r w:rsidR="0077481A">
          <w:rPr>
            <w:rFonts w:hint="eastAsia"/>
          </w:rPr>
          <w:t>为</w:t>
        </w:r>
      </w:ins>
      <w:r>
        <w:rPr>
          <w:rFonts w:hint="eastAsia"/>
        </w:rPr>
        <w:t>mm</w:t>
      </w:r>
      <w:r>
        <w:rPr>
          <w:rFonts w:hint="eastAsia"/>
        </w:rPr>
        <w:t>。</w:t>
      </w:r>
    </w:p>
    <w:p w:rsidR="002027D1" w:rsidRDefault="002027D1" w:rsidP="00661301">
      <w:pPr>
        <w:pStyle w:val="a7"/>
        <w:ind w:left="840" w:firstLineChars="0" w:firstLine="0"/>
      </w:pPr>
      <w:ins w:id="8398" w:author="Zhang, Carol (MSHA)" w:date="2019-08-26T16:54:00Z">
        <w:r>
          <w:t>Normal return: The pump returns a custom field</w:t>
        </w:r>
      </w:ins>
      <w:ins w:id="8399" w:author="Zhang, Carol (MSHA)" w:date="2019-08-26T17:08:00Z">
        <w:r w:rsidR="00DC6B44">
          <w:rPr>
            <w:rFonts w:hint="eastAsia"/>
          </w:rPr>
          <w:t>,</w:t>
        </w:r>
        <w:r w:rsidR="00DC6B44">
          <w:t xml:space="preserve"> </w:t>
        </w:r>
      </w:ins>
      <w:ins w:id="8400" w:author="Zhang, Carol (MSHA)" w:date="2019-08-26T16:54:00Z">
        <w:r>
          <w:rPr>
            <w:rFonts w:hint="eastAsia"/>
          </w:rPr>
          <w:t>including</w:t>
        </w:r>
        <w:r>
          <w:t xml:space="preserve"> the full length</w:t>
        </w:r>
      </w:ins>
      <w:ins w:id="8401" w:author="Zhang, Carol (MSHA)" w:date="2019-08-26T17:00:00Z">
        <w:r w:rsidR="0077481A">
          <w:t xml:space="preserve">, tail length, minimum outside diameter, </w:t>
        </w:r>
      </w:ins>
      <w:ins w:id="8402" w:author="Zhang, Carol (MSHA)" w:date="2019-08-26T17:01:00Z">
        <w:r w:rsidR="0077481A">
          <w:t>maximum outside diameter and the calibra</w:t>
        </w:r>
      </w:ins>
      <w:ins w:id="8403" w:author="Zhang, Carol (MSHA)" w:date="2019-08-26T17:03:00Z">
        <w:r w:rsidR="0077481A">
          <w:t>tion status. The unit of length is mm.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61301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17295A" w:rsidRDefault="0066130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61301" w:rsidRPr="00513A48" w:rsidRDefault="0066130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61301" w:rsidTr="006A6C10">
        <w:tc>
          <w:tcPr>
            <w:tcW w:w="7792" w:type="dxa"/>
            <w:gridSpan w:val="17"/>
          </w:tcPr>
          <w:p w:rsidR="00661301" w:rsidRDefault="0077481A" w:rsidP="006A6C10">
            <w:pPr>
              <w:jc w:val="center"/>
              <w:rPr>
                <w:b/>
              </w:rPr>
            </w:pPr>
            <w:ins w:id="8404" w:author="Zhang, Carol (MSHA)" w:date="2019-08-26T17:0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661301" w:rsidRPr="00A32854">
              <w:rPr>
                <w:rFonts w:hint="eastAsia"/>
                <w:b/>
              </w:rPr>
              <w:t>0</w:t>
            </w:r>
            <w:r w:rsidR="00661301" w:rsidRPr="00A32854">
              <w:rPr>
                <w:b/>
              </w:rPr>
              <w:t>x0001</w:t>
            </w:r>
          </w:p>
        </w:tc>
      </w:tr>
      <w:tr w:rsidR="00661301" w:rsidTr="006A6C10">
        <w:tc>
          <w:tcPr>
            <w:tcW w:w="7792" w:type="dxa"/>
            <w:gridSpan w:val="17"/>
          </w:tcPr>
          <w:p w:rsidR="00661301" w:rsidRDefault="0077481A" w:rsidP="006A6C10">
            <w:pPr>
              <w:jc w:val="center"/>
              <w:rPr>
                <w:b/>
              </w:rPr>
            </w:pPr>
            <w:ins w:id="8405" w:author="Zhang, Carol (MSHA)" w:date="2019-08-26T17:0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</w:t>
              </w:r>
            </w:ins>
            <w:del w:id="8406" w:author="Zhang, Carol (MSHA)" w:date="2019-08-26T17:04:00Z">
              <w:r w:rsidR="00661301" w:rsidDel="0077481A">
                <w:rPr>
                  <w:rFonts w:hint="eastAsia"/>
                  <w:b/>
                </w:rPr>
                <w:delText>数据长度</w:delText>
              </w:r>
              <w:r w:rsidR="00661301" w:rsidDel="0077481A">
                <w:rPr>
                  <w:rFonts w:hint="eastAsia"/>
                  <w:b/>
                </w:rPr>
                <w:delText>=</w:delText>
              </w:r>
            </w:del>
            <w:r w:rsidR="00661301">
              <w:rPr>
                <w:rFonts w:hint="eastAsia"/>
                <w:b/>
              </w:rPr>
              <w:t>15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661301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07" w:author="Zhang, Carol (MSHA)" w:date="2019-12-11T16:14:00Z">
              <w:r w:rsidR="00B2321A" w:rsidRPr="00B2321A">
                <w:rPr>
                  <w:color w:val="0000FF"/>
                  <w:u w:val="single"/>
                  <w:rPrChange w:id="8408" w:author="Zhang, Carol (MSHA)" w:date="2019-12-11T16:14:00Z">
                    <w:rPr/>
                  </w:rPrChange>
                </w:rPr>
                <w:t>Brand</w:t>
              </w:r>
            </w:ins>
            <w:del w:id="84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61301" w:rsidRDefault="00661301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661301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410" w:author="Zhang, Carol (MSHA)" w:date="2019-12-11T16:14:00Z">
              <w:r w:rsidR="00B2321A" w:rsidRPr="00B2321A">
                <w:rPr>
                  <w:color w:val="0000FF"/>
                  <w:u w:val="single"/>
                  <w:rPrChange w:id="8411" w:author="Zhang, Carol (MSHA)" w:date="2019-12-11T16:14:00Z">
                    <w:rPr/>
                  </w:rPrChange>
                </w:rPr>
                <w:t>Scale Value</w:t>
              </w:r>
            </w:ins>
            <w:del w:id="84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61301" w:rsidRPr="00E35244" w:rsidRDefault="00661301" w:rsidP="006A6C10">
            <w:pPr>
              <w:jc w:val="center"/>
            </w:pPr>
            <w:del w:id="8413" w:author="Zhang, Carol (MSHA)" w:date="2019-08-26T16:55:00Z">
              <w:r w:rsidRPr="00E35244" w:rsidDel="002027D1">
                <w:rPr>
                  <w:rFonts w:hint="eastAsia"/>
                </w:rPr>
                <w:delText>标称刻度长度</w:delText>
              </w:r>
            </w:del>
            <w:ins w:id="8414" w:author="Zhang, Carol (MSHA)" w:date="2019-08-26T16:55:00Z">
              <w:r w:rsidR="002027D1">
                <w:rPr>
                  <w:rFonts w:hint="eastAsia"/>
                </w:rPr>
                <w:t>F</w:t>
              </w:r>
              <w:r w:rsidR="002027D1">
                <w:t xml:space="preserve">ull Length </w:t>
              </w:r>
            </w:ins>
            <w:r w:rsidRPr="00E35244">
              <w:rPr>
                <w:rFonts w:hint="eastAsia"/>
              </w:rPr>
              <w:t>(low byte)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Pr="00E35244" w:rsidRDefault="002027D1" w:rsidP="006A6C10">
            <w:pPr>
              <w:jc w:val="center"/>
            </w:pPr>
            <w:ins w:id="8415" w:author="Zhang, Carol (MSHA)" w:date="2019-08-26T16:55:00Z">
              <w:r>
                <w:rPr>
                  <w:rFonts w:hint="eastAsia"/>
                </w:rPr>
                <w:t>F</w:t>
              </w:r>
              <w:r>
                <w:t xml:space="preserve">ull Length </w:t>
              </w:r>
            </w:ins>
            <w:del w:id="8416" w:author="Zhang, Carol (MSHA)" w:date="2019-08-26T16:55:00Z">
              <w:r w:rsidR="00661301" w:rsidRPr="00E35244" w:rsidDel="002027D1">
                <w:rPr>
                  <w:rFonts w:hint="eastAsia"/>
                </w:rPr>
                <w:delText>标称刻度长度</w:delText>
              </w:r>
            </w:del>
            <w:r w:rsidR="00661301" w:rsidRPr="00E35244">
              <w:rPr>
                <w:rFonts w:hint="eastAsia"/>
              </w:rPr>
              <w:t>(</w:t>
            </w:r>
            <w:r w:rsidR="00661301" w:rsidRPr="00E35244">
              <w:t>high</w:t>
            </w:r>
            <w:r w:rsidR="00661301" w:rsidRPr="00E35244">
              <w:rPr>
                <w:rFonts w:hint="eastAsia"/>
              </w:rPr>
              <w:t xml:space="preserve"> byte)</w:t>
            </w:r>
          </w:p>
        </w:tc>
        <w:tc>
          <w:tcPr>
            <w:tcW w:w="3896" w:type="dxa"/>
            <w:gridSpan w:val="8"/>
          </w:tcPr>
          <w:p w:rsidR="00661301" w:rsidRPr="00E35244" w:rsidRDefault="00661301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417" w:author="Zhang, Carol (MSHA)" w:date="2019-12-11T16:14:00Z">
              <w:r w:rsidR="00B2321A" w:rsidRPr="00B2321A">
                <w:rPr>
                  <w:color w:val="0000FF"/>
                  <w:u w:val="single"/>
                  <w:rPrChange w:id="8418" w:author="Zhang, Carol (MSHA)" w:date="2019-12-11T16:14:00Z">
                    <w:rPr/>
                  </w:rPrChange>
                </w:rPr>
                <w:t>Scale Value</w:t>
              </w:r>
            </w:ins>
            <w:del w:id="84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2027D1" w:rsidP="006A6C10">
            <w:pPr>
              <w:jc w:val="center"/>
              <w:rPr>
                <w:b/>
              </w:rPr>
            </w:pPr>
            <w:ins w:id="8420" w:author="Zhang, Carol (MSHA)" w:date="2019-08-26T16:55:00Z">
              <w:r>
                <w:rPr>
                  <w:rFonts w:hint="eastAsia"/>
                </w:rPr>
                <w:t>T</w:t>
              </w:r>
              <w:r>
                <w:t>ail Length</w:t>
              </w:r>
            </w:ins>
            <w:del w:id="8421" w:author="Zhang, Carol (MSHA)" w:date="2019-08-26T16:55:00Z">
              <w:r w:rsidR="00661301" w:rsidRPr="00E35244" w:rsidDel="002027D1">
                <w:rPr>
                  <w:rFonts w:hint="eastAsia"/>
                </w:rPr>
                <w:delText>标称尾部长度</w:delText>
              </w:r>
            </w:del>
            <w:r w:rsidR="00661301" w:rsidRPr="00E35244">
              <w:rPr>
                <w:rFonts w:hint="eastAsia"/>
              </w:rPr>
              <w:t>(low byte)</w:t>
            </w:r>
          </w:p>
        </w:tc>
        <w:tc>
          <w:tcPr>
            <w:tcW w:w="3896" w:type="dxa"/>
            <w:gridSpan w:val="8"/>
          </w:tcPr>
          <w:p w:rsidR="00661301" w:rsidRPr="00E35244" w:rsidRDefault="00661301" w:rsidP="006A6C10">
            <w:pPr>
              <w:jc w:val="center"/>
            </w:pPr>
            <w:del w:id="8422" w:author="Zhang, Carol (MSHA)" w:date="2019-08-26T16:55:00Z">
              <w:r w:rsidRPr="00E35244" w:rsidDel="002027D1">
                <w:rPr>
                  <w:rFonts w:hint="eastAsia"/>
                </w:rPr>
                <w:delText>标称尾部长度</w:delText>
              </w:r>
            </w:del>
            <w:ins w:id="8423" w:author="Zhang, Carol (MSHA)" w:date="2019-08-26T16:55:00Z">
              <w:r w:rsidR="002027D1">
                <w:rPr>
                  <w:rFonts w:hint="eastAsia"/>
                </w:rPr>
                <w:t>T</w:t>
              </w:r>
              <w:r w:rsidR="002027D1">
                <w:t>ail Length</w:t>
              </w:r>
            </w:ins>
            <w:r w:rsidRPr="00E35244">
              <w:rPr>
                <w:rFonts w:hint="eastAsia"/>
              </w:rPr>
              <w:t>(</w:t>
            </w:r>
            <w:r w:rsidRPr="00E35244">
              <w:t>high</w:t>
            </w:r>
            <w:r w:rsidRPr="00E35244">
              <w:rPr>
                <w:rFonts w:hint="eastAsia"/>
              </w:rPr>
              <w:t xml:space="preserve"> byte)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661301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424" w:author="Zhang, Carol (MSHA)" w:date="2019-12-11T16:14:00Z">
              <w:r w:rsidR="00B2321A" w:rsidRPr="00B2321A">
                <w:rPr>
                  <w:color w:val="0000FF"/>
                  <w:u w:val="single"/>
                  <w:rPrChange w:id="8425" w:author="Zhang, Carol (MSHA)" w:date="2019-12-11T16:14:00Z">
                    <w:rPr/>
                  </w:rPrChange>
                </w:rPr>
                <w:t>Scale Value</w:t>
              </w:r>
            </w:ins>
            <w:del w:id="84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61301" w:rsidRPr="00E35244" w:rsidRDefault="00661301" w:rsidP="005F18E2">
            <w:pPr>
              <w:jc w:val="center"/>
            </w:pPr>
            <w:del w:id="8427" w:author="Zhang, Carol (MSHA)" w:date="2019-08-26T16:55:00Z">
              <w:r w:rsidDel="002027D1">
                <w:rPr>
                  <w:rFonts w:hint="eastAsia"/>
                </w:rPr>
                <w:delText>最小外径</w:delText>
              </w:r>
            </w:del>
            <w:ins w:id="8428" w:author="Zhang, Carol (MSHA)" w:date="2019-08-26T16:55:00Z">
              <w:r w:rsidR="002027D1">
                <w:rPr>
                  <w:rFonts w:hint="eastAsia"/>
                </w:rPr>
                <w:t>M</w:t>
              </w:r>
              <w:r w:rsidR="002027D1">
                <w:t>in</w:t>
              </w:r>
            </w:ins>
            <w:ins w:id="8429" w:author="Zhang, Carol (MSHA)" w:date="2019-08-26T16:57:00Z">
              <w:r w:rsidR="002027D1">
                <w:t xml:space="preserve"> </w:t>
              </w:r>
            </w:ins>
            <w:ins w:id="8430" w:author="Zhang, Carol (MSHA)" w:date="2019-08-26T16:56:00Z">
              <w:r w:rsidR="002027D1">
                <w:t>O</w:t>
              </w:r>
              <w:r w:rsidR="002027D1" w:rsidRPr="002027D1">
                <w:t xml:space="preserve">utside </w:t>
              </w:r>
              <w:r w:rsidR="002027D1">
                <w:t>Diameter</w:t>
              </w:r>
              <w:r w:rsidR="002027D1" w:rsidRPr="002027D1">
                <w:rPr>
                  <w:rFonts w:hint="eastAsia"/>
                </w:rPr>
                <w:t xml:space="preserve"> </w:t>
              </w:r>
            </w:ins>
            <w:r w:rsidRPr="00E35244">
              <w:rPr>
                <w:rFonts w:hint="eastAsia"/>
              </w:rPr>
              <w:t>(low byte)</w:t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Pr="00E35244" w:rsidRDefault="002027D1" w:rsidP="006A6C10">
            <w:pPr>
              <w:jc w:val="center"/>
            </w:pPr>
            <w:ins w:id="8431" w:author="Zhang, Carol (MSHA)" w:date="2019-08-26T16:57:00Z">
              <w:r>
                <w:rPr>
                  <w:rFonts w:hint="eastAsia"/>
                </w:rPr>
                <w:t>M</w:t>
              </w:r>
              <w:r>
                <w:t>in O</w:t>
              </w:r>
              <w:r w:rsidRPr="002027D1">
                <w:t xml:space="preserve">utside </w:t>
              </w:r>
              <w:r>
                <w:t>Diameter</w:t>
              </w:r>
              <w:r w:rsidRPr="002027D1">
                <w:rPr>
                  <w:rFonts w:hint="eastAsia"/>
                </w:rPr>
                <w:t xml:space="preserve"> </w:t>
              </w:r>
            </w:ins>
            <w:del w:id="8432" w:author="Zhang, Carol (MSHA)" w:date="2019-08-26T16:57:00Z">
              <w:r w:rsidR="00661301" w:rsidDel="002027D1">
                <w:rPr>
                  <w:rFonts w:hint="eastAsia"/>
                </w:rPr>
                <w:delText>最小外径</w:delText>
              </w:r>
            </w:del>
            <w:r w:rsidR="00661301" w:rsidRPr="00E35244">
              <w:rPr>
                <w:rFonts w:hint="eastAsia"/>
              </w:rPr>
              <w:t>(</w:t>
            </w:r>
            <w:r w:rsidR="00661301" w:rsidRPr="00E35244">
              <w:t xml:space="preserve"> high</w:t>
            </w:r>
            <w:r w:rsidR="00661301" w:rsidRPr="00E35244">
              <w:rPr>
                <w:rFonts w:hint="eastAsia"/>
              </w:rPr>
              <w:t xml:space="preserve"> byte)</w:t>
            </w:r>
          </w:p>
        </w:tc>
        <w:tc>
          <w:tcPr>
            <w:tcW w:w="3896" w:type="dxa"/>
            <w:gridSpan w:val="8"/>
          </w:tcPr>
          <w:p w:rsidR="00661301" w:rsidRPr="00E35244" w:rsidRDefault="00661301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433" w:author="Zhang, Carol (MSHA)" w:date="2019-12-11T16:14:00Z">
              <w:r w:rsidR="00B2321A" w:rsidRPr="00B2321A">
                <w:rPr>
                  <w:color w:val="0000FF"/>
                  <w:u w:val="single"/>
                  <w:rPrChange w:id="8434" w:author="Zhang, Carol (MSHA)" w:date="2019-12-11T16:14:00Z">
                    <w:rPr/>
                  </w:rPrChange>
                </w:rPr>
                <w:t>Scale Value</w:t>
              </w:r>
            </w:ins>
            <w:del w:id="843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61301" w:rsidTr="006A6C10">
        <w:tc>
          <w:tcPr>
            <w:tcW w:w="3896" w:type="dxa"/>
            <w:gridSpan w:val="9"/>
          </w:tcPr>
          <w:p w:rsidR="00661301" w:rsidRDefault="002027D1" w:rsidP="006A6C10">
            <w:pPr>
              <w:jc w:val="center"/>
            </w:pPr>
            <w:ins w:id="8436" w:author="Zhang, Carol (MSHA)" w:date="2019-08-26T16:57:00Z">
              <w:r>
                <w:rPr>
                  <w:rFonts w:hint="eastAsia"/>
                </w:rPr>
                <w:t>M</w:t>
              </w:r>
              <w:r>
                <w:t>ax O</w:t>
              </w:r>
              <w:r w:rsidRPr="002027D1">
                <w:t xml:space="preserve">utside </w:t>
              </w:r>
              <w:r>
                <w:t>Diameter</w:t>
              </w:r>
              <w:r w:rsidRPr="002027D1">
                <w:rPr>
                  <w:rFonts w:hint="eastAsia"/>
                </w:rPr>
                <w:t xml:space="preserve"> </w:t>
              </w:r>
            </w:ins>
            <w:del w:id="8437" w:author="Zhang, Carol (MSHA)" w:date="2019-08-26T16:57:00Z">
              <w:r w:rsidR="00661301" w:rsidDel="002027D1">
                <w:rPr>
                  <w:rFonts w:hint="eastAsia"/>
                </w:rPr>
                <w:delText>最大外径</w:delText>
              </w:r>
            </w:del>
            <w:r w:rsidR="00661301" w:rsidRPr="00E35244">
              <w:rPr>
                <w:rFonts w:hint="eastAsia"/>
              </w:rPr>
              <w:t>(low byte)</w:t>
            </w:r>
          </w:p>
        </w:tc>
        <w:tc>
          <w:tcPr>
            <w:tcW w:w="3896" w:type="dxa"/>
            <w:gridSpan w:val="8"/>
          </w:tcPr>
          <w:p w:rsidR="00661301" w:rsidRPr="00121D2E" w:rsidRDefault="002027D1" w:rsidP="005F18E2">
            <w:pPr>
              <w:jc w:val="center"/>
              <w:rPr>
                <w:color w:val="0000FF"/>
              </w:rPr>
            </w:pPr>
            <w:ins w:id="8438" w:author="Zhang, Carol (MSHA)" w:date="2019-08-26T16:57:00Z">
              <w:r>
                <w:rPr>
                  <w:rFonts w:hint="eastAsia"/>
                </w:rPr>
                <w:t>M</w:t>
              </w:r>
              <w:r>
                <w:t>ax O</w:t>
              </w:r>
              <w:r w:rsidRPr="002027D1">
                <w:t xml:space="preserve">utside </w:t>
              </w:r>
              <w:r>
                <w:t>Diameter</w:t>
              </w:r>
              <w:r w:rsidRPr="002027D1">
                <w:rPr>
                  <w:rFonts w:hint="eastAsia"/>
                </w:rPr>
                <w:t xml:space="preserve"> </w:t>
              </w:r>
            </w:ins>
            <w:del w:id="8439" w:author="Zhang, Carol (MSHA)" w:date="2019-08-26T16:57:00Z">
              <w:r w:rsidR="00661301" w:rsidDel="002027D1">
                <w:rPr>
                  <w:rFonts w:hint="eastAsia"/>
                </w:rPr>
                <w:delText>最大外径</w:delText>
              </w:r>
            </w:del>
            <w:r w:rsidR="00661301" w:rsidRPr="00E35244">
              <w:rPr>
                <w:rFonts w:hint="eastAsia"/>
              </w:rPr>
              <w:t>(</w:t>
            </w:r>
            <w:r w:rsidR="00661301" w:rsidRPr="00E35244">
              <w:t xml:space="preserve"> high</w:t>
            </w:r>
            <w:r w:rsidR="00661301" w:rsidRPr="00E35244">
              <w:rPr>
                <w:rFonts w:hint="eastAsia"/>
              </w:rPr>
              <w:t xml:space="preserve"> byte)</w:t>
            </w:r>
          </w:p>
        </w:tc>
      </w:tr>
      <w:tr w:rsidR="00661301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61301" w:rsidRDefault="00661301" w:rsidP="005F18E2">
            <w:pPr>
              <w:jc w:val="center"/>
              <w:rPr>
                <w:b/>
              </w:rPr>
            </w:pPr>
            <w:del w:id="8440" w:author="Zhang, Carol (MSHA)" w:date="2019-08-26T16:57:00Z">
              <w:r w:rsidRPr="00E35244" w:rsidDel="002027D1">
                <w:rPr>
                  <w:rFonts w:hint="eastAsia"/>
                </w:rPr>
                <w:delText>校准状态</w:delText>
              </w:r>
            </w:del>
            <w:ins w:id="8441" w:author="Zhang, Carol (MSHA)" w:date="2019-08-26T16:57:00Z">
              <w:r w:rsidR="002027D1">
                <w:rPr>
                  <w:rFonts w:hint="eastAsia"/>
                </w:rPr>
                <w:t>C</w:t>
              </w:r>
              <w:r w:rsidR="002027D1">
                <w:t>alibration Sta</w:t>
              </w:r>
            </w:ins>
            <w:ins w:id="8442" w:author="Zhang, Carol (MSHA)" w:date="2019-08-26T16:58:00Z">
              <w:r w:rsidR="002027D1">
                <w:t>t</w:t>
              </w:r>
            </w:ins>
            <w:ins w:id="8443" w:author="Zhang, Carol (MSHA)" w:date="2019-08-26T16:57:00Z">
              <w:r w:rsidR="002027D1">
                <w:t>us</w:t>
              </w:r>
            </w:ins>
            <w:ins w:id="8444" w:author="Zhang, Carol (MSHA)" w:date="2019-08-26T16:58:00Z">
              <w:r w:rsidR="002027D1">
                <w:t xml:space="preserve"> </w:t>
              </w:r>
            </w:ins>
            <w:r>
              <w:rPr>
                <w:rFonts w:hint="eastAsia"/>
              </w:rPr>
              <w:t>(</w:t>
            </w:r>
            <w:r>
              <w:t>0</w:t>
            </w:r>
            <w:r>
              <w:rPr>
                <w:rFonts w:hint="eastAsia"/>
              </w:rPr>
              <w:t>:</w:t>
            </w:r>
            <w:del w:id="8445" w:author="Zhang, Carol (MSHA)" w:date="2019-08-26T16:57:00Z">
              <w:r w:rsidDel="002027D1">
                <w:rPr>
                  <w:rFonts w:hint="eastAsia"/>
                </w:rPr>
                <w:delText>未校准</w:delText>
              </w:r>
            </w:del>
            <w:ins w:id="8446" w:author="Zhang, Carol (MSHA)" w:date="2019-08-26T16:57:00Z">
              <w:r w:rsidR="002027D1">
                <w:rPr>
                  <w:rFonts w:hint="eastAsia"/>
                </w:rPr>
                <w:t>N</w:t>
              </w:r>
              <w:r w:rsidR="002027D1">
                <w:t>ot Calibrated</w:t>
              </w:r>
            </w:ins>
            <w:r>
              <w:t>/1</w:t>
            </w:r>
            <w:r>
              <w:rPr>
                <w:rFonts w:hint="eastAsia"/>
              </w:rPr>
              <w:t>:</w:t>
            </w:r>
            <w:ins w:id="8447" w:author="Zhang, Carol (MSHA)" w:date="2019-08-26T16:58:00Z">
              <w:r w:rsidR="002027D1">
                <w:t xml:space="preserve"> Calibrated</w:t>
              </w:r>
              <w:r w:rsidR="002027D1" w:rsidDel="002027D1">
                <w:rPr>
                  <w:rFonts w:hint="eastAsia"/>
                </w:rPr>
                <w:t xml:space="preserve"> </w:t>
              </w:r>
            </w:ins>
            <w:del w:id="8448" w:author="Zhang, Carol (MSHA)" w:date="2019-08-26T16:57:00Z">
              <w:r w:rsidDel="002027D1">
                <w:rPr>
                  <w:rFonts w:hint="eastAsia"/>
                </w:rPr>
                <w:delText>已校准</w:delText>
              </w:r>
            </w:del>
            <w:r>
              <w:rPr>
                <w:rFonts w:hint="eastAsia"/>
              </w:rPr>
              <w:t>)</w:t>
            </w:r>
          </w:p>
        </w:tc>
      </w:tr>
    </w:tbl>
    <w:p w:rsidR="00312A6A" w:rsidDel="0077481A" w:rsidRDefault="00312A6A" w:rsidP="002D56AA">
      <w:pPr>
        <w:rPr>
          <w:del w:id="8449" w:author="Zhang, Carol (MSHA)" w:date="2019-08-26T17:04:00Z"/>
        </w:rPr>
      </w:pPr>
    </w:p>
    <w:p w:rsidR="00312A6A" w:rsidRDefault="00312A6A" w:rsidP="002D56AA"/>
    <w:p w:rsidR="003B47F7" w:rsidRDefault="003B47F7" w:rsidP="003B47F7">
      <w:pPr>
        <w:pStyle w:val="2"/>
        <w:numPr>
          <w:ilvl w:val="1"/>
          <w:numId w:val="5"/>
        </w:numPr>
      </w:pPr>
      <w:bookmarkStart w:id="8450" w:name="_Ref490138169"/>
      <w:r w:rsidRPr="00AD33B6">
        <w:t>GET_</w:t>
      </w:r>
      <w:r>
        <w:t>PRESELECTON</w:t>
      </w:r>
      <w:r>
        <w:rPr>
          <w:rFonts w:hint="eastAsia"/>
        </w:rPr>
        <w:t>_</w:t>
      </w:r>
      <w:r>
        <w:t>BRAND</w:t>
      </w:r>
      <w:bookmarkEnd w:id="8450"/>
    </w:p>
    <w:p w:rsidR="007E2572" w:rsidRDefault="003B47F7" w:rsidP="003B47F7">
      <w:pPr>
        <w:ind w:firstLine="420"/>
        <w:rPr>
          <w:ins w:id="8451" w:author="Zhang, Carol (MSHA)" w:date="2019-08-26T17:07:00Z"/>
        </w:rPr>
      </w:pPr>
      <w:r>
        <w:rPr>
          <w:rFonts w:hint="eastAsia"/>
        </w:rPr>
        <w:t>查询所有预选品牌</w:t>
      </w:r>
      <w:del w:id="8452" w:author="Zhang, Carol (MSHA)" w:date="2019-08-26T17:07:00Z">
        <w:r w:rsidDel="007E2572">
          <w:rPr>
            <w:rFonts w:hint="eastAsia"/>
          </w:rPr>
          <w:delText>，命令包含字段如下</w:delText>
        </w:r>
      </w:del>
      <w:ins w:id="8453" w:author="Zhang, Carol (MSHA)" w:date="2019-08-26T17:07:00Z">
        <w:r w:rsidR="007E2572">
          <w:rPr>
            <w:rFonts w:hint="eastAsia"/>
          </w:rPr>
          <w:t>。</w:t>
        </w:r>
      </w:ins>
    </w:p>
    <w:p w:rsidR="003B47F7" w:rsidRPr="003945BF" w:rsidRDefault="003B47F7" w:rsidP="003B47F7">
      <w:pPr>
        <w:ind w:firstLine="420"/>
      </w:pPr>
      <w:del w:id="8454" w:author="Zhang, Carol (MSHA)" w:date="2019-08-26T17:07:00Z">
        <w:r w:rsidRPr="003945BF" w:rsidDel="007E2572">
          <w:rPr>
            <w:rFonts w:hint="eastAsia"/>
          </w:rPr>
          <w:delText>：</w:delText>
        </w:r>
      </w:del>
      <w:ins w:id="8455" w:author="Zhang, Carol (MSHA)" w:date="2019-08-26T17:07:00Z">
        <w:r w:rsidR="007E2572">
          <w:rPr>
            <w:rFonts w:hint="eastAsia"/>
          </w:rPr>
          <w:t>Get the pre</w:t>
        </w:r>
        <w:r w:rsidR="00DC6B44">
          <w:rPr>
            <w:rFonts w:hint="eastAsia"/>
          </w:rPr>
          <w:t>-selected brands.</w:t>
        </w:r>
      </w:ins>
    </w:p>
    <w:p w:rsidR="003B47F7" w:rsidRDefault="003B47F7" w:rsidP="003B47F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B47F7" w:rsidRDefault="003B47F7" w:rsidP="003B47F7">
      <w:pPr>
        <w:pStyle w:val="a7"/>
        <w:ind w:left="840" w:firstLineChars="0" w:firstLine="0"/>
        <w:rPr>
          <w:ins w:id="8456" w:author="Zhang, Carol (MSHA)" w:date="2019-08-26T17:08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DC6B44" w:rsidRDefault="00DC6B44" w:rsidP="003B47F7">
      <w:pPr>
        <w:pStyle w:val="a7"/>
        <w:ind w:left="840" w:firstLineChars="0" w:firstLine="0"/>
      </w:pPr>
      <w:ins w:id="8457" w:author="Zhang, Carol (MSHA)" w:date="2019-08-26T17:08:00Z">
        <w:r>
          <w:lastRenderedPageBreak/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3B47F7" w:rsidRDefault="003B47F7" w:rsidP="003B47F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B47F7" w:rsidRDefault="003B47F7" w:rsidP="003B47F7">
      <w:pPr>
        <w:pStyle w:val="a7"/>
        <w:ind w:left="840" w:firstLineChars="0" w:firstLine="0"/>
        <w:rPr>
          <w:ins w:id="8458" w:author="Zhang, Carol (MSHA)" w:date="2019-08-26T17:08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包含所有预选多个品牌</w:t>
      </w:r>
    </w:p>
    <w:p w:rsidR="00DC6B44" w:rsidRDefault="00DC6B44" w:rsidP="003B47F7">
      <w:pPr>
        <w:pStyle w:val="a7"/>
        <w:ind w:left="840" w:firstLineChars="0" w:firstLine="0"/>
      </w:pPr>
      <w:ins w:id="8459" w:author="Zhang, Carol (MSHA)" w:date="2019-08-26T17:08:00Z">
        <w:r>
          <w:t>Normal return: The pump returns a custom field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including</w:t>
        </w:r>
        <w:r>
          <w:t xml:space="preserve"> the all the </w:t>
        </w:r>
      </w:ins>
      <w:ins w:id="8460" w:author="Zhang, Carol (MSHA)" w:date="2019-08-26T17:09:00Z">
        <w:r>
          <w:rPr>
            <w:rFonts w:hint="eastAsia"/>
          </w:rPr>
          <w:t>pre-selected brands</w:t>
        </w:r>
        <w:r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B47F7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17295A" w:rsidRDefault="003B47F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B47F7" w:rsidRPr="00513A48" w:rsidRDefault="003B47F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B47F7" w:rsidTr="006A6C10">
        <w:tc>
          <w:tcPr>
            <w:tcW w:w="7792" w:type="dxa"/>
            <w:gridSpan w:val="17"/>
          </w:tcPr>
          <w:p w:rsidR="003B47F7" w:rsidRDefault="00DC6B44" w:rsidP="006A6C10">
            <w:pPr>
              <w:jc w:val="center"/>
              <w:rPr>
                <w:b/>
              </w:rPr>
            </w:pPr>
            <w:ins w:id="8461" w:author="Zhang, Carol (MSHA)" w:date="2019-08-26T17:09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3B47F7" w:rsidRPr="00A32854">
              <w:rPr>
                <w:rFonts w:hint="eastAsia"/>
                <w:b/>
              </w:rPr>
              <w:t>0</w:t>
            </w:r>
            <w:r w:rsidR="003B47F7" w:rsidRPr="00A32854">
              <w:rPr>
                <w:b/>
              </w:rPr>
              <w:t>x0001</w:t>
            </w:r>
          </w:p>
        </w:tc>
      </w:tr>
      <w:tr w:rsidR="003B47F7" w:rsidTr="006A6C10">
        <w:tc>
          <w:tcPr>
            <w:tcW w:w="7792" w:type="dxa"/>
            <w:gridSpan w:val="17"/>
          </w:tcPr>
          <w:p w:rsidR="003B47F7" w:rsidRDefault="00DC6B44" w:rsidP="006A6C10">
            <w:pPr>
              <w:jc w:val="center"/>
              <w:rPr>
                <w:b/>
              </w:rPr>
            </w:pPr>
            <w:ins w:id="8462" w:author="Zhang, Carol (MSHA)" w:date="2019-08-26T17:09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463" w:author="Zhang, Carol (MSHA)" w:date="2019-08-26T17:09:00Z">
              <w:r w:rsidR="003B47F7" w:rsidDel="00DC6B44">
                <w:rPr>
                  <w:rFonts w:hint="eastAsia"/>
                  <w:b/>
                </w:rPr>
                <w:delText>数据长度</w:delText>
              </w:r>
              <w:r w:rsidR="003B47F7" w:rsidDel="00DC6B44">
                <w:rPr>
                  <w:rFonts w:hint="eastAsia"/>
                  <w:b/>
                </w:rPr>
                <w:delText>=</w:delText>
              </w:r>
            </w:del>
            <w:r w:rsidR="003B47F7">
              <w:rPr>
                <w:rFonts w:hint="eastAsia"/>
                <w:b/>
              </w:rPr>
              <w:t>?</w:t>
            </w:r>
          </w:p>
        </w:tc>
      </w:tr>
      <w:tr w:rsidR="003B47F7" w:rsidTr="006A6C10">
        <w:tc>
          <w:tcPr>
            <w:tcW w:w="3896" w:type="dxa"/>
            <w:gridSpan w:val="9"/>
          </w:tcPr>
          <w:p w:rsidR="003B47F7" w:rsidRDefault="003B47F7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64" w:author="Zhang, Carol (MSHA)" w:date="2019-12-11T16:14:00Z">
              <w:r w:rsidR="00B2321A" w:rsidRPr="00B2321A">
                <w:rPr>
                  <w:color w:val="0000FF"/>
                  <w:u w:val="single"/>
                  <w:rPrChange w:id="8465" w:author="Zhang, Carol (MSHA)" w:date="2019-12-11T16:14:00Z">
                    <w:rPr/>
                  </w:rPrChange>
                </w:rPr>
                <w:t>Brand</w:t>
              </w:r>
            </w:ins>
            <w:del w:id="84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3B47F7" w:rsidRDefault="003B47F7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67" w:author="Zhang, Carol (MSHA)" w:date="2019-12-11T16:14:00Z">
              <w:r w:rsidR="00B2321A" w:rsidRPr="00B2321A">
                <w:rPr>
                  <w:color w:val="0000FF"/>
                  <w:u w:val="single"/>
                  <w:rPrChange w:id="8468" w:author="Zhang, Carol (MSHA)" w:date="2019-12-11T16:14:00Z">
                    <w:rPr/>
                  </w:rPrChange>
                </w:rPr>
                <w:t>Brand</w:t>
              </w:r>
            </w:ins>
            <w:del w:id="84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3B47F7" w:rsidTr="006A6C10">
        <w:tc>
          <w:tcPr>
            <w:tcW w:w="3896" w:type="dxa"/>
            <w:gridSpan w:val="9"/>
          </w:tcPr>
          <w:p w:rsidR="003B47F7" w:rsidRPr="00E35244" w:rsidRDefault="003B47F7" w:rsidP="006A6C10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70" w:author="Zhang, Carol (MSHA)" w:date="2019-12-11T16:14:00Z">
              <w:r w:rsidR="00B2321A" w:rsidRPr="00B2321A">
                <w:rPr>
                  <w:color w:val="0000FF"/>
                  <w:u w:val="single"/>
                  <w:rPrChange w:id="8471" w:author="Zhang, Carol (MSHA)" w:date="2019-12-11T16:14:00Z">
                    <w:rPr/>
                  </w:rPrChange>
                </w:rPr>
                <w:t>Brand</w:t>
              </w:r>
            </w:ins>
            <w:del w:id="84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3B47F7" w:rsidRPr="00E35244" w:rsidRDefault="003B47F7" w:rsidP="006A6C10">
            <w:pPr>
              <w:jc w:val="center"/>
            </w:pPr>
            <w:r>
              <w:t>……</w:t>
            </w:r>
          </w:p>
        </w:tc>
      </w:tr>
    </w:tbl>
    <w:p w:rsidR="003B47F7" w:rsidDel="00DC6B44" w:rsidRDefault="003B47F7" w:rsidP="003B47F7">
      <w:pPr>
        <w:pStyle w:val="a7"/>
        <w:ind w:left="840" w:firstLineChars="0" w:firstLine="0"/>
        <w:rPr>
          <w:del w:id="8473" w:author="Zhang, Carol (MSHA)" w:date="2019-08-26T17:09:00Z"/>
        </w:rPr>
      </w:pPr>
    </w:p>
    <w:p w:rsidR="00312A6A" w:rsidRDefault="00312A6A" w:rsidP="002D56AA"/>
    <w:p w:rsidR="00E1191B" w:rsidRDefault="00E1191B" w:rsidP="00E1191B">
      <w:pPr>
        <w:pStyle w:val="2"/>
        <w:numPr>
          <w:ilvl w:val="1"/>
          <w:numId w:val="5"/>
        </w:numPr>
      </w:pPr>
      <w:bookmarkStart w:id="8474" w:name="_Ref490212378"/>
      <w:r w:rsidRPr="00AD33B6">
        <w:t>GET_</w:t>
      </w:r>
      <w:r>
        <w:t>CALI_CUSTOM</w:t>
      </w:r>
      <w:r>
        <w:rPr>
          <w:rFonts w:hint="eastAsia"/>
        </w:rPr>
        <w:t>_</w:t>
      </w:r>
      <w:r>
        <w:t>BRAND</w:t>
      </w:r>
      <w:bookmarkEnd w:id="8474"/>
    </w:p>
    <w:p w:rsidR="00E1191B" w:rsidRDefault="00E1191B" w:rsidP="00E1191B">
      <w:pPr>
        <w:ind w:firstLine="420"/>
        <w:rPr>
          <w:ins w:id="8475" w:author="Zhang, Carol (MSHA)" w:date="2019-08-26T17:17:00Z"/>
        </w:rPr>
      </w:pPr>
      <w:r>
        <w:rPr>
          <w:rFonts w:hint="eastAsia"/>
        </w:rPr>
        <w:t>查询所有已经校准的自定义品牌</w:t>
      </w:r>
      <w:del w:id="8476" w:author="Zhang, Carol (MSHA)" w:date="2019-08-26T17:17:00Z">
        <w:r w:rsidDel="00DC6B44">
          <w:rPr>
            <w:rFonts w:hint="eastAsia"/>
          </w:rPr>
          <w:delText>，命令包含字段如下</w:delText>
        </w:r>
        <w:r w:rsidRPr="003945BF" w:rsidDel="00DC6B44">
          <w:rPr>
            <w:rFonts w:hint="eastAsia"/>
          </w:rPr>
          <w:delText>：</w:delText>
        </w:r>
      </w:del>
      <w:ins w:id="8477" w:author="Zhang, Carol (MSHA)" w:date="2019-08-26T17:17:00Z">
        <w:r w:rsidR="00DC6B44">
          <w:rPr>
            <w:rFonts w:hint="eastAsia"/>
          </w:rPr>
          <w:t>。</w:t>
        </w:r>
      </w:ins>
    </w:p>
    <w:p w:rsidR="00DC6B44" w:rsidRPr="003945BF" w:rsidRDefault="00DC6B44" w:rsidP="00E1191B">
      <w:pPr>
        <w:ind w:firstLine="420"/>
      </w:pPr>
      <w:ins w:id="8478" w:author="Zhang, Carol (MSHA)" w:date="2019-08-26T17:17:00Z">
        <w:r>
          <w:rPr>
            <w:rFonts w:hint="eastAsia"/>
          </w:rPr>
          <w:t>Get</w:t>
        </w:r>
        <w:r>
          <w:t xml:space="preserve"> the all the calibrated custom brands.</w:t>
        </w:r>
      </w:ins>
    </w:p>
    <w:p w:rsidR="00E1191B" w:rsidRDefault="00E1191B" w:rsidP="00E1191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1191B" w:rsidRDefault="00E1191B" w:rsidP="00E1191B">
      <w:pPr>
        <w:pStyle w:val="a7"/>
        <w:ind w:left="840" w:firstLineChars="0" w:firstLine="0"/>
        <w:rPr>
          <w:ins w:id="8479" w:author="Zhang, Carol (MSHA)" w:date="2019-08-26T17:17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DC6B44" w:rsidRDefault="00DC6B44" w:rsidP="00E1191B">
      <w:pPr>
        <w:pStyle w:val="a7"/>
        <w:ind w:left="840" w:firstLineChars="0" w:firstLine="0"/>
      </w:pPr>
      <w:ins w:id="8480" w:author="Zhang, Carol (MSHA)" w:date="2019-08-26T17:17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E1191B" w:rsidRDefault="00E1191B" w:rsidP="00E1191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1191B" w:rsidRDefault="00E1191B" w:rsidP="00E1191B">
      <w:pPr>
        <w:pStyle w:val="a7"/>
        <w:ind w:left="840" w:firstLineChars="0" w:firstLine="0"/>
        <w:rPr>
          <w:ins w:id="8481" w:author="Zhang, Carol (MSHA)" w:date="2019-08-26T17:18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ins w:id="8482" w:author="Zhang, Carol (MSHA)" w:date="2019-08-26T17:17:00Z">
        <w:r w:rsidR="00DC6B44">
          <w:t xml:space="preserve"> </w:t>
        </w:r>
      </w:ins>
      <w:r>
        <w:rPr>
          <w:rFonts w:hint="eastAsia"/>
        </w:rPr>
        <w:t>包含多个自定义品牌</w:t>
      </w:r>
      <w:ins w:id="8483" w:author="Zhang, Carol (MSHA)" w:date="2019-08-26T17:18:00Z">
        <w:r w:rsidR="00DC6B44">
          <w:rPr>
            <w:rFonts w:hint="eastAsia"/>
          </w:rPr>
          <w:t>.</w:t>
        </w:r>
      </w:ins>
    </w:p>
    <w:p w:rsidR="00DC6B44" w:rsidRDefault="00DC6B44" w:rsidP="00E1191B">
      <w:pPr>
        <w:pStyle w:val="a7"/>
        <w:ind w:left="840" w:firstLineChars="0" w:firstLine="0"/>
      </w:pPr>
      <w:ins w:id="8484" w:author="Zhang, Carol (MSHA)" w:date="2019-08-26T17:18:00Z">
        <w:r>
          <w:t>Normal return: The pump returns a custom field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including</w:t>
        </w:r>
        <w:r>
          <w:t xml:space="preserve"> the all the calibrated custom </w:t>
        </w:r>
        <w:r>
          <w:rPr>
            <w:rFonts w:hint="eastAsia"/>
          </w:rPr>
          <w:t>brands</w:t>
        </w:r>
        <w:r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E1191B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17295A" w:rsidRDefault="00E1191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E1191B" w:rsidRPr="00513A48" w:rsidRDefault="00E1191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1191B" w:rsidTr="006A6C10">
        <w:tc>
          <w:tcPr>
            <w:tcW w:w="7792" w:type="dxa"/>
            <w:gridSpan w:val="17"/>
          </w:tcPr>
          <w:p w:rsidR="00E1191B" w:rsidRDefault="00DC6B44" w:rsidP="006A6C10">
            <w:pPr>
              <w:jc w:val="center"/>
              <w:rPr>
                <w:b/>
              </w:rPr>
            </w:pPr>
            <w:ins w:id="8485" w:author="Zhang, Carol (MSHA)" w:date="2019-08-26T17:18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E1191B" w:rsidRPr="00A32854">
              <w:rPr>
                <w:rFonts w:hint="eastAsia"/>
                <w:b/>
              </w:rPr>
              <w:t>0</w:t>
            </w:r>
            <w:r w:rsidR="00E1191B" w:rsidRPr="00A32854">
              <w:rPr>
                <w:b/>
              </w:rPr>
              <w:t>x0001</w:t>
            </w:r>
          </w:p>
        </w:tc>
      </w:tr>
      <w:tr w:rsidR="00E1191B" w:rsidTr="006A6C10">
        <w:tc>
          <w:tcPr>
            <w:tcW w:w="7792" w:type="dxa"/>
            <w:gridSpan w:val="17"/>
          </w:tcPr>
          <w:p w:rsidR="00E1191B" w:rsidRDefault="00DC6B44" w:rsidP="006A6C10">
            <w:pPr>
              <w:jc w:val="center"/>
              <w:rPr>
                <w:b/>
              </w:rPr>
            </w:pPr>
            <w:ins w:id="8486" w:author="Zhang, Carol (MSHA)" w:date="2019-08-26T17:18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487" w:author="Zhang, Carol (MSHA)" w:date="2019-08-26T17:18:00Z">
              <w:r w:rsidR="00E1191B" w:rsidDel="00DC6B44">
                <w:rPr>
                  <w:rFonts w:hint="eastAsia"/>
                  <w:b/>
                </w:rPr>
                <w:delText>数据长度</w:delText>
              </w:r>
              <w:r w:rsidR="00E1191B" w:rsidDel="00DC6B44">
                <w:rPr>
                  <w:rFonts w:hint="eastAsia"/>
                  <w:b/>
                </w:rPr>
                <w:delText>=</w:delText>
              </w:r>
            </w:del>
            <w:r w:rsidR="00E1191B">
              <w:rPr>
                <w:rFonts w:hint="eastAsia"/>
                <w:b/>
              </w:rPr>
              <w:t>?</w:t>
            </w:r>
          </w:p>
        </w:tc>
      </w:tr>
      <w:tr w:rsidR="00E1191B" w:rsidTr="006A6C10">
        <w:tc>
          <w:tcPr>
            <w:tcW w:w="3896" w:type="dxa"/>
            <w:gridSpan w:val="9"/>
          </w:tcPr>
          <w:p w:rsidR="00E1191B" w:rsidRPr="00EC5959" w:rsidRDefault="00E1191B" w:rsidP="006A6C10">
            <w:pPr>
              <w:jc w:val="center"/>
              <w:rPr>
                <w:color w:val="0000FF"/>
                <w:u w:val="single"/>
              </w:rPr>
            </w:pPr>
            <w:r w:rsidRPr="00EC5959">
              <w:rPr>
                <w:color w:val="0000FF"/>
                <w:u w:val="single"/>
              </w:rPr>
              <w:t>Custom</w:t>
            </w: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88" w:author="Zhang, Carol (MSHA)" w:date="2019-12-11T16:14:00Z">
              <w:r w:rsidR="00B2321A" w:rsidRPr="00B2321A">
                <w:rPr>
                  <w:color w:val="0000FF"/>
                  <w:u w:val="single"/>
                  <w:rPrChange w:id="8489" w:author="Zhang, Carol (MSHA)" w:date="2019-12-11T16:14:00Z">
                    <w:rPr/>
                  </w:rPrChange>
                </w:rPr>
                <w:t>Brand</w:t>
              </w:r>
            </w:ins>
            <w:del w:id="849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E1191B" w:rsidRPr="00EC5959" w:rsidRDefault="00E1191B" w:rsidP="006A6C10">
            <w:pPr>
              <w:jc w:val="center"/>
              <w:rPr>
                <w:color w:val="0000FF"/>
                <w:u w:val="single"/>
              </w:rPr>
            </w:pPr>
            <w:r w:rsidRPr="00EC5959">
              <w:rPr>
                <w:color w:val="0000FF"/>
                <w:u w:val="single"/>
              </w:rPr>
              <w:t>Custom</w:t>
            </w: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91" w:author="Zhang, Carol (MSHA)" w:date="2019-12-11T16:14:00Z">
              <w:r w:rsidR="00B2321A" w:rsidRPr="00B2321A">
                <w:rPr>
                  <w:color w:val="0000FF"/>
                  <w:u w:val="single"/>
                  <w:rPrChange w:id="8492" w:author="Zhang, Carol (MSHA)" w:date="2019-12-11T16:14:00Z">
                    <w:rPr/>
                  </w:rPrChange>
                </w:rPr>
                <w:t>Brand</w:t>
              </w:r>
            </w:ins>
            <w:del w:id="849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E1191B" w:rsidTr="006A6C10">
        <w:tc>
          <w:tcPr>
            <w:tcW w:w="3896" w:type="dxa"/>
            <w:gridSpan w:val="9"/>
          </w:tcPr>
          <w:p w:rsidR="00E1191B" w:rsidRPr="00EC5959" w:rsidRDefault="00E1191B" w:rsidP="006A6C10">
            <w:pPr>
              <w:jc w:val="center"/>
              <w:rPr>
                <w:color w:val="0000FF"/>
                <w:u w:val="single"/>
              </w:rPr>
            </w:pPr>
            <w:r w:rsidRPr="00EC5959">
              <w:rPr>
                <w:color w:val="0000FF"/>
                <w:u w:val="single"/>
              </w:rPr>
              <w:t>Custom</w:t>
            </w: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494" w:author="Zhang, Carol (MSHA)" w:date="2019-12-11T16:14:00Z">
              <w:r w:rsidR="00B2321A" w:rsidRPr="00B2321A">
                <w:rPr>
                  <w:color w:val="0000FF"/>
                  <w:u w:val="single"/>
                  <w:rPrChange w:id="8495" w:author="Zhang, Carol (MSHA)" w:date="2019-12-11T16:14:00Z">
                    <w:rPr/>
                  </w:rPrChange>
                </w:rPr>
                <w:t>Brand</w:t>
              </w:r>
            </w:ins>
            <w:del w:id="849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E1191B" w:rsidRPr="00E35244" w:rsidRDefault="00E1191B" w:rsidP="006A6C10">
            <w:pPr>
              <w:jc w:val="center"/>
            </w:pPr>
            <w:r>
              <w:t>……</w:t>
            </w:r>
          </w:p>
        </w:tc>
      </w:tr>
    </w:tbl>
    <w:p w:rsidR="00E1191B" w:rsidDel="00DC6B44" w:rsidRDefault="00E1191B">
      <w:pPr>
        <w:rPr>
          <w:del w:id="8497" w:author="Zhang, Carol (MSHA)" w:date="2019-08-26T17:18:00Z"/>
        </w:rPr>
        <w:pPrChange w:id="8498" w:author="Zhang, Carol (MSHA)" w:date="2019-08-26T17:18:00Z">
          <w:pPr>
            <w:pStyle w:val="a7"/>
            <w:ind w:left="840" w:firstLineChars="0" w:firstLine="0"/>
          </w:pPr>
        </w:pPrChange>
      </w:pPr>
    </w:p>
    <w:p w:rsidR="00312A6A" w:rsidDel="00DC6B44" w:rsidRDefault="00312A6A" w:rsidP="002D56AA">
      <w:pPr>
        <w:rPr>
          <w:del w:id="8499" w:author="Zhang, Carol (MSHA)" w:date="2019-08-26T17:18:00Z"/>
        </w:rPr>
      </w:pPr>
    </w:p>
    <w:p w:rsidR="00C44F53" w:rsidRDefault="00C44F53" w:rsidP="002D56AA"/>
    <w:p w:rsidR="00834D25" w:rsidRDefault="00834D25" w:rsidP="00834D25">
      <w:pPr>
        <w:pStyle w:val="2"/>
        <w:numPr>
          <w:ilvl w:val="1"/>
          <w:numId w:val="5"/>
        </w:numPr>
      </w:pPr>
      <w:bookmarkStart w:id="8500" w:name="_Ref490212385"/>
      <w:r w:rsidRPr="00AD33B6">
        <w:t>GET_</w:t>
      </w:r>
      <w:r>
        <w:t>ALARMTYPE_</w:t>
      </w:r>
      <w:r w:rsidRPr="007D3608">
        <w:t>PASSWORD</w:t>
      </w:r>
      <w:bookmarkEnd w:id="8500"/>
    </w:p>
    <w:p w:rsidR="00834D25" w:rsidRDefault="00834D25" w:rsidP="00834D25">
      <w:pPr>
        <w:ind w:firstLine="420"/>
        <w:rPr>
          <w:ins w:id="8501" w:author="Zhang, Carol (MSHA)" w:date="2019-08-26T17:19:00Z"/>
        </w:rPr>
      </w:pPr>
      <w:r>
        <w:rPr>
          <w:rFonts w:hint="eastAsia"/>
        </w:rPr>
        <w:t>查询进入报警音类型界面密码</w:t>
      </w:r>
      <w:del w:id="8502" w:author="Zhang, Carol (MSHA)" w:date="2019-08-26T17:18:00Z">
        <w:r w:rsidDel="00DC6B44">
          <w:rPr>
            <w:rFonts w:hint="eastAsia"/>
          </w:rPr>
          <w:delText>，命令包含字段如下</w:delText>
        </w:r>
        <w:r w:rsidRPr="003945BF" w:rsidDel="00DC6B44">
          <w:rPr>
            <w:rFonts w:hint="eastAsia"/>
          </w:rPr>
          <w:delText>：</w:delText>
        </w:r>
      </w:del>
      <w:ins w:id="8503" w:author="Zhang, Carol (MSHA)" w:date="2019-08-26T17:18:00Z">
        <w:r w:rsidR="00DC6B44">
          <w:rPr>
            <w:rFonts w:hint="eastAsia"/>
          </w:rPr>
          <w:t>。</w:t>
        </w:r>
      </w:ins>
    </w:p>
    <w:p w:rsidR="009D23A3" w:rsidRPr="003945BF" w:rsidRDefault="009D23A3" w:rsidP="00834D25">
      <w:pPr>
        <w:ind w:firstLine="420"/>
      </w:pPr>
      <w:ins w:id="8504" w:author="Zhang, Carol (MSHA)" w:date="2019-08-26T17:19:00Z">
        <w:r>
          <w:rPr>
            <w:rFonts w:hint="eastAsia"/>
          </w:rPr>
          <w:t>Get</w:t>
        </w:r>
        <w:r>
          <w:t xml:space="preserve"> the password of the alarm tone screen.</w:t>
        </w:r>
      </w:ins>
    </w:p>
    <w:p w:rsidR="00834D25" w:rsidRDefault="00834D25" w:rsidP="00834D2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34D25" w:rsidRDefault="00834D25" w:rsidP="00834D25">
      <w:pPr>
        <w:pStyle w:val="a7"/>
        <w:ind w:left="840" w:firstLineChars="0" w:firstLine="0"/>
        <w:rPr>
          <w:ins w:id="8505" w:author="Zhang, Carol (MSHA)" w:date="2019-08-26T17:19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9D23A3" w:rsidRDefault="009D23A3" w:rsidP="00834D25">
      <w:pPr>
        <w:pStyle w:val="a7"/>
        <w:ind w:left="840" w:firstLineChars="0" w:firstLine="0"/>
      </w:pPr>
      <w:ins w:id="8506" w:author="Zhang, Carol (MSHA)" w:date="2019-08-26T17:19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834D25" w:rsidRDefault="00834D25" w:rsidP="00834D2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34D25" w:rsidRDefault="00834D25" w:rsidP="00834D25">
      <w:pPr>
        <w:pStyle w:val="a7"/>
        <w:ind w:left="840" w:firstLineChars="0" w:firstLine="0"/>
        <w:rPr>
          <w:ins w:id="8507" w:author="Zhang, Carol (MSHA)" w:date="2019-08-26T17:20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个自定义字段，</w:t>
      </w:r>
      <w:r>
        <w:t>包含</w:t>
      </w:r>
      <w:r>
        <w:rPr>
          <w:rFonts w:hint="eastAsia"/>
        </w:rPr>
        <w:t>4</w:t>
      </w:r>
      <w:r>
        <w:rPr>
          <w:rFonts w:hint="eastAsia"/>
        </w:rPr>
        <w:t>个字节的数字密码</w:t>
      </w:r>
    </w:p>
    <w:p w:rsidR="009D23A3" w:rsidRPr="00A16D0F" w:rsidRDefault="009D23A3" w:rsidP="00834D25">
      <w:pPr>
        <w:pStyle w:val="a7"/>
        <w:ind w:left="840" w:firstLineChars="0" w:firstLine="0"/>
      </w:pPr>
      <w:ins w:id="8508" w:author="Zhang, Carol (MSHA)" w:date="2019-08-26T17:20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password (uint type).</w:t>
        </w:r>
      </w:ins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834D25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17295A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4D25" w:rsidTr="006A6C10">
        <w:tc>
          <w:tcPr>
            <w:tcW w:w="7992" w:type="dxa"/>
            <w:gridSpan w:val="16"/>
          </w:tcPr>
          <w:p w:rsidR="00834D25" w:rsidRDefault="009D23A3" w:rsidP="006A6C10">
            <w:pPr>
              <w:jc w:val="center"/>
              <w:rPr>
                <w:b/>
              </w:rPr>
            </w:pPr>
            <w:ins w:id="8509" w:author="Zhang, Carol (MSHA)" w:date="2019-08-26T17:20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  <w:del w:id="8510" w:author="Zhang, Carol (MSHA)" w:date="2019-08-26T17:20:00Z">
              <w:r w:rsidR="00834D25" w:rsidDel="009D23A3">
                <w:delText>字段</w:delText>
              </w:r>
              <w:r w:rsidR="00834D25" w:rsidDel="009D23A3">
                <w:rPr>
                  <w:rFonts w:hint="eastAsia"/>
                </w:rPr>
                <w:delText>头</w:delText>
              </w:r>
            </w:del>
          </w:p>
        </w:tc>
      </w:tr>
      <w:tr w:rsidR="00834D25" w:rsidTr="006A6C10">
        <w:tc>
          <w:tcPr>
            <w:tcW w:w="7992" w:type="dxa"/>
            <w:gridSpan w:val="16"/>
          </w:tcPr>
          <w:p w:rsidR="00834D25" w:rsidRDefault="009D23A3" w:rsidP="006A6C10">
            <w:pPr>
              <w:jc w:val="center"/>
              <w:rPr>
                <w:b/>
              </w:rPr>
            </w:pPr>
            <w:ins w:id="8511" w:author="Zhang, Carol (MSHA)" w:date="2019-08-26T17:20:00Z">
              <w:r>
                <w:rPr>
                  <w:rFonts w:hint="eastAsia"/>
                  <w:b/>
                </w:rPr>
                <w:lastRenderedPageBreak/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r w:rsidR="00834D25">
              <w:rPr>
                <w:rFonts w:hint="eastAsia"/>
                <w:b/>
              </w:rPr>
              <w:t>0x00</w:t>
            </w:r>
            <w:r w:rsidR="00834D25">
              <w:rPr>
                <w:b/>
              </w:rPr>
              <w:t>04</w:t>
            </w:r>
          </w:p>
        </w:tc>
      </w:tr>
      <w:tr w:rsidR="00834D25" w:rsidTr="006A6C10">
        <w:tc>
          <w:tcPr>
            <w:tcW w:w="7992" w:type="dxa"/>
            <w:gridSpan w:val="16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Password(4 bytes)</w:t>
            </w:r>
          </w:p>
        </w:tc>
      </w:tr>
    </w:tbl>
    <w:p w:rsidR="00834D25" w:rsidRDefault="00834D25" w:rsidP="00834D25"/>
    <w:p w:rsidR="00834D25" w:rsidRDefault="00834D25" w:rsidP="00834D25">
      <w:pPr>
        <w:pStyle w:val="2"/>
        <w:numPr>
          <w:ilvl w:val="1"/>
          <w:numId w:val="5"/>
        </w:numPr>
      </w:pPr>
      <w:bookmarkStart w:id="8512" w:name="_Ref491263527"/>
      <w:bookmarkStart w:id="8513" w:name="_Ref491274676"/>
      <w:bookmarkStart w:id="8514" w:name="_Ref492485097"/>
      <w:r>
        <w:t>G</w:t>
      </w:r>
      <w:r w:rsidRPr="00AD33B6">
        <w:t>ET_</w:t>
      </w:r>
      <w:r>
        <w:t>INFUSING_PARAMETER</w:t>
      </w:r>
      <w:bookmarkEnd w:id="8512"/>
      <w:bookmarkEnd w:id="8513"/>
      <w:r>
        <w:t>_OF_MODE</w:t>
      </w:r>
      <w:bookmarkEnd w:id="8514"/>
    </w:p>
    <w:p w:rsidR="00834D25" w:rsidRDefault="00834D25" w:rsidP="00834D25">
      <w:pPr>
        <w:ind w:firstLine="420"/>
        <w:rPr>
          <w:ins w:id="8515" w:author="Zhang, Carol (MSHA)" w:date="2019-08-26T17:21:00Z"/>
        </w:rPr>
      </w:pPr>
      <w:r>
        <w:rPr>
          <w:rFonts w:hint="eastAsia"/>
        </w:rPr>
        <w:t>读取输注过程中</w:t>
      </w:r>
      <w:r w:rsidR="003E5BF0">
        <w:rPr>
          <w:rFonts w:hint="eastAsia"/>
        </w:rPr>
        <w:t>各模式下</w:t>
      </w:r>
      <w:r>
        <w:rPr>
          <w:rFonts w:hint="eastAsia"/>
        </w:rPr>
        <w:t>的</w:t>
      </w:r>
      <w:r w:rsidR="003E5BF0">
        <w:rPr>
          <w:rFonts w:hint="eastAsia"/>
        </w:rPr>
        <w:t>输注</w:t>
      </w:r>
      <w:r>
        <w:rPr>
          <w:rFonts w:hint="eastAsia"/>
        </w:rPr>
        <w:t>信息</w:t>
      </w:r>
      <w:del w:id="8516" w:author="Zhang, Carol (MSHA)" w:date="2019-08-26T17:20:00Z">
        <w:r w:rsidDel="009D23A3">
          <w:rPr>
            <w:rFonts w:hint="eastAsia"/>
          </w:rPr>
          <w:delText>，命令如下：</w:delText>
        </w:r>
      </w:del>
      <w:ins w:id="8517" w:author="Zhang, Carol (MSHA)" w:date="2019-08-26T17:20:00Z">
        <w:r w:rsidR="009D23A3">
          <w:rPr>
            <w:rFonts w:hint="eastAsia"/>
          </w:rPr>
          <w:t>。</w:t>
        </w:r>
      </w:ins>
    </w:p>
    <w:p w:rsidR="009D23A3" w:rsidRDefault="009D23A3" w:rsidP="00834D25">
      <w:pPr>
        <w:ind w:firstLine="420"/>
      </w:pPr>
      <w:ins w:id="8518" w:author="Zhang, Carol (MSHA)" w:date="2019-08-26T17:21:00Z">
        <w:r>
          <w:rPr>
            <w:rFonts w:hint="eastAsia"/>
          </w:rPr>
          <w:t>Get the infusion parameters while the pump is delivering</w:t>
        </w:r>
        <w:r>
          <w:t>.</w:t>
        </w:r>
      </w:ins>
    </w:p>
    <w:p w:rsidR="00834D25" w:rsidRDefault="00834D25" w:rsidP="00834D2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34D25" w:rsidRDefault="00834D25" w:rsidP="00834D25">
      <w:pPr>
        <w:pStyle w:val="a7"/>
        <w:ind w:left="840" w:firstLineChars="0" w:firstLine="0"/>
        <w:rPr>
          <w:ins w:id="8519" w:author="Zhang, Carol (MSHA)" w:date="2019-08-26T17:36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5310F9" w:rsidRPr="001C7716" w:rsidRDefault="005310F9" w:rsidP="00834D25">
      <w:pPr>
        <w:pStyle w:val="a7"/>
        <w:ind w:left="840" w:firstLineChars="0" w:firstLine="0"/>
      </w:pPr>
      <w:ins w:id="8520" w:author="Zhang, Carol (MSHA)" w:date="2019-08-26T17:36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834D25" w:rsidRDefault="00834D25" w:rsidP="00834D2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34D25" w:rsidRDefault="00834D25" w:rsidP="00834D25">
      <w:pPr>
        <w:pStyle w:val="a7"/>
        <w:ind w:left="840" w:firstLineChars="0" w:firstLine="0"/>
        <w:rPr>
          <w:ins w:id="8521" w:author="Zhang, Carol (MSHA)" w:date="2019-08-26T17:36:00Z"/>
        </w:rPr>
      </w:pPr>
      <w:r>
        <w:rPr>
          <w:rFonts w:hint="eastAsia"/>
        </w:rPr>
        <w:t>正常返回：根据不同输注模式，</w:t>
      </w:r>
      <w:r>
        <w:t>返回</w:t>
      </w:r>
      <w:r>
        <w:rPr>
          <w:rFonts w:hint="eastAsia"/>
        </w:rPr>
        <w:t>的数据不同，如下所示。</w:t>
      </w:r>
    </w:p>
    <w:p w:rsidR="005310F9" w:rsidRDefault="005310F9" w:rsidP="00834D25">
      <w:pPr>
        <w:pStyle w:val="a7"/>
        <w:ind w:left="840" w:firstLineChars="0" w:firstLine="0"/>
      </w:pPr>
      <w:ins w:id="8522" w:author="Zhang, Carol (MSHA)" w:date="2019-08-26T17:36:00Z">
        <w:r>
          <w:t xml:space="preserve">Normal return: For different infusion mode, the data returned is different, </w:t>
        </w:r>
        <w:r w:rsidRPr="008A6C29">
          <w:t>the details are as follows</w:t>
        </w:r>
        <w:r>
          <w:t>.</w:t>
        </w:r>
      </w:ins>
    </w:p>
    <w:p w:rsidR="00834D25" w:rsidRPr="00153B83" w:rsidRDefault="00834D25" w:rsidP="00834D25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速率</w:t>
      </w:r>
      <w:r w:rsidRPr="002762E0">
        <w:rPr>
          <w:rFonts w:hint="eastAsia"/>
          <w:b/>
        </w:rPr>
        <w:t>模式</w:t>
      </w:r>
      <w:ins w:id="8523" w:author="Zhang, Carol (MSHA)" w:date="2019-08-26T17:36:00Z">
        <w:r w:rsidR="005310F9">
          <w:rPr>
            <w:rFonts w:hint="eastAsia"/>
            <w:b/>
          </w:rPr>
          <w:t xml:space="preserve"> Rate Mode</w:t>
        </w:r>
      </w:ins>
    </w:p>
    <w:p w:rsidR="00834D25" w:rsidRDefault="00834D25" w:rsidP="00834D25">
      <w:pPr>
        <w:pStyle w:val="a7"/>
        <w:ind w:left="840" w:firstLineChars="0" w:firstLine="0"/>
        <w:rPr>
          <w:ins w:id="8524" w:author="Zhang, Carol (MSHA)" w:date="2019-08-26T17:37:00Z"/>
        </w:rPr>
      </w:pPr>
      <w:r>
        <w:rPr>
          <w:rFonts w:hint="eastAsia"/>
        </w:rPr>
        <w:t>包含输注过程中的信息</w:t>
      </w:r>
      <w:r>
        <w:rPr>
          <w:rFonts w:hint="eastAsia"/>
        </w:rPr>
        <w:t>:</w:t>
      </w:r>
      <w:r w:rsidRPr="001356AC">
        <w:rPr>
          <w:rFonts w:hint="eastAsia"/>
        </w:rPr>
        <w:t xml:space="preserve"> </w:t>
      </w:r>
      <w:r>
        <w:rPr>
          <w:rFonts w:hint="eastAsia"/>
        </w:rPr>
        <w:t>品牌</w:t>
      </w:r>
      <w:r>
        <w:rPr>
          <w:rFonts w:hint="eastAsia"/>
        </w:rPr>
        <w:t>,</w:t>
      </w:r>
      <w:r>
        <w:rPr>
          <w:rFonts w:hint="eastAsia"/>
        </w:rPr>
        <w:t>尺寸</w:t>
      </w:r>
      <w:r>
        <w:rPr>
          <w:rFonts w:hint="eastAsia"/>
        </w:rPr>
        <w:t>,</w:t>
      </w:r>
      <w:r w:rsidR="003E5BF0">
        <w:rPr>
          <w:rFonts w:hint="eastAsia"/>
        </w:rPr>
        <w:t>当前</w:t>
      </w:r>
      <w:r>
        <w:rPr>
          <w:rFonts w:hint="eastAsia"/>
        </w:rPr>
        <w:t>速率</w:t>
      </w:r>
      <w:ins w:id="8525" w:author="Zhang, Carol (MSHA)" w:date="2019-08-26T17:39:00Z">
        <w:r w:rsidR="005310F9">
          <w:rPr>
            <w:rFonts w:hint="eastAsia"/>
          </w:rPr>
          <w:t xml:space="preserve">(float </w:t>
        </w:r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</w:t>
        </w:r>
      </w:ins>
      <w:r>
        <w:rPr>
          <w:rFonts w:hint="eastAsia"/>
        </w:rPr>
        <w:t>,</w:t>
      </w:r>
      <w:r>
        <w:rPr>
          <w:rFonts w:hint="eastAsia"/>
        </w:rPr>
        <w:t>剩余时间</w:t>
      </w:r>
      <w:r>
        <w:rPr>
          <w:rFonts w:hint="eastAsia"/>
        </w:rPr>
        <w:t>,</w:t>
      </w:r>
      <w:ins w:id="8526" w:author="Zhang, Carol (MSHA)" w:date="2019-08-26T17:39:00Z">
        <w:r w:rsidR="005310F9">
          <w:t xml:space="preserve"> </w:t>
        </w:r>
        <w:r w:rsidR="005310F9">
          <w:rPr>
            <w:rFonts w:hint="eastAsia"/>
          </w:rPr>
          <w:t>药物开关，</w:t>
        </w:r>
      </w:ins>
      <w:r>
        <w:rPr>
          <w:rFonts w:hint="eastAsia"/>
        </w:rPr>
        <w:t>药物</w:t>
      </w:r>
      <w:ins w:id="8527" w:author="Zhang, Carol (MSHA)" w:date="2019-08-26T17:40:00Z">
        <w:r w:rsidR="005310F9">
          <w:rPr>
            <w:rFonts w:hint="eastAsia"/>
          </w:rPr>
          <w:t>Index(</w:t>
        </w:r>
      </w:ins>
      <w:ins w:id="8528" w:author="Zhang, Carol (MSHA)" w:date="2019-08-27T09:09:00Z">
        <w:r w:rsidR="00406DC9">
          <w:rPr>
            <w:rFonts w:hint="eastAsia"/>
          </w:rPr>
          <w:t>us</w:t>
        </w:r>
      </w:ins>
      <w:ins w:id="8529" w:author="Zhang, Carol (MSHA)" w:date="2019-08-27T09:10:00Z">
        <w:r w:rsidR="00406DC9">
          <w:rPr>
            <w:rFonts w:hint="eastAsia"/>
          </w:rPr>
          <w:t>hort</w:t>
        </w:r>
      </w:ins>
      <w:ins w:id="8530" w:author="Zhang, Carol (MSHA)" w:date="2019-08-26T17:40:00Z"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),</w:t>
        </w:r>
      </w:ins>
      <w:del w:id="8531" w:author="Zhang, Carol (MSHA)" w:date="2019-08-26T17:40:00Z">
        <w:r w:rsidDel="005310F9">
          <w:rPr>
            <w:rFonts w:hint="eastAsia"/>
          </w:rPr>
          <w:delText>,</w:delText>
        </w:r>
      </w:del>
      <w:ins w:id="8532" w:author="Zhang, Carol (MSHA)" w:date="2019-08-26T17:40:00Z">
        <w:r w:rsidR="005310F9">
          <w:t xml:space="preserve"> </w:t>
        </w:r>
      </w:ins>
      <w:del w:id="8533" w:author="Zhang, Carol (MSHA)" w:date="2019-08-27T09:09:00Z">
        <w:r w:rsidDel="00406DC9">
          <w:rPr>
            <w:rFonts w:hint="eastAsia"/>
          </w:rPr>
          <w:delText>压力</w:delText>
        </w:r>
      </w:del>
      <w:ins w:id="8534" w:author="Zhang, Carol (MSHA)" w:date="2019-08-27T09:09:00Z">
        <w:r w:rsidR="00406DC9">
          <w:rPr>
            <w:rFonts w:hint="eastAsia"/>
          </w:rPr>
          <w:t>阻塞灵敏度</w:t>
        </w:r>
      </w:ins>
      <w:r>
        <w:rPr>
          <w:rFonts w:hint="eastAsia"/>
        </w:rPr>
        <w:t>,</w:t>
      </w:r>
      <w:r>
        <w:rPr>
          <w:rFonts w:hint="eastAsia"/>
        </w:rPr>
        <w:t>累计量</w:t>
      </w:r>
      <w:ins w:id="8535" w:author="Zhang, Carol (MSHA)" w:date="2019-08-26T17:41:00Z">
        <w:r w:rsidR="005310F9">
          <w:rPr>
            <w:rFonts w:hint="eastAsia"/>
          </w:rPr>
          <w:t xml:space="preserve">(float </w:t>
        </w:r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),</w:t>
        </w:r>
      </w:ins>
      <w:del w:id="8536" w:author="Zhang, Carol (MSHA)" w:date="2019-08-27T09:09:00Z">
        <w:r w:rsidDel="00406DC9">
          <w:rPr>
            <w:rFonts w:hint="eastAsia"/>
          </w:rPr>
          <w:delText>,</w:delText>
        </w:r>
      </w:del>
      <w:r>
        <w:rPr>
          <w:rFonts w:hint="eastAsia"/>
        </w:rPr>
        <w:t>本次输注剩余量</w:t>
      </w:r>
      <w:ins w:id="8537" w:author="Zhang, Carol (MSHA)" w:date="2019-08-26T17:41:00Z">
        <w:r w:rsidR="005310F9">
          <w:rPr>
            <w:rFonts w:hint="eastAsia"/>
          </w:rPr>
          <w:t xml:space="preserve">(float </w:t>
        </w:r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),</w:t>
        </w:r>
        <w:r w:rsidR="005310F9">
          <w:t xml:space="preserve"> Bolus</w:t>
        </w:r>
        <w:r w:rsidR="005310F9">
          <w:rPr>
            <w:rFonts w:hint="eastAsia"/>
          </w:rPr>
          <w:t>速率</w:t>
        </w:r>
      </w:ins>
      <w:ins w:id="8538" w:author="Zhang, Carol (MSHA)" w:date="2019-08-26T17:42:00Z">
        <w:r w:rsidR="005310F9">
          <w:rPr>
            <w:rFonts w:hint="eastAsia"/>
          </w:rPr>
          <w:t xml:space="preserve">(float </w:t>
        </w:r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),</w:t>
        </w:r>
      </w:ins>
      <w:ins w:id="8539" w:author="Zhang, Carol (MSHA)" w:date="2019-08-26T17:43:00Z">
        <w:r w:rsidR="005310F9">
          <w:t xml:space="preserve"> </w:t>
        </w:r>
      </w:ins>
      <w:ins w:id="8540" w:author="Zhang, Carol (MSHA)" w:date="2019-08-26T17:41:00Z">
        <w:r w:rsidR="005310F9">
          <w:rPr>
            <w:rFonts w:hint="eastAsia"/>
          </w:rPr>
          <w:t>Bolus</w:t>
        </w:r>
      </w:ins>
      <w:ins w:id="8541" w:author="Zhang, Carol (MSHA)" w:date="2019-08-26T17:42:00Z">
        <w:r w:rsidR="005310F9">
          <w:rPr>
            <w:rFonts w:hint="eastAsia"/>
          </w:rPr>
          <w:t>限制量</w:t>
        </w:r>
        <w:r w:rsidR="005310F9">
          <w:rPr>
            <w:rFonts w:hint="eastAsia"/>
          </w:rPr>
          <w:t xml:space="preserve">(float </w:t>
        </w:r>
        <w:r w:rsidR="005310F9">
          <w:rPr>
            <w:rFonts w:hint="eastAsia"/>
          </w:rPr>
          <w:t>型数据</w:t>
        </w:r>
        <w:r w:rsidR="005310F9">
          <w:rPr>
            <w:rFonts w:hint="eastAsia"/>
          </w:rPr>
          <w:t>)</w:t>
        </w:r>
      </w:ins>
      <w:r>
        <w:rPr>
          <w:rFonts w:hint="eastAsia"/>
        </w:rPr>
        <w:t>。</w:t>
      </w:r>
    </w:p>
    <w:p w:rsidR="005310F9" w:rsidRPr="00301BD7" w:rsidRDefault="005310F9">
      <w:pPr>
        <w:ind w:left="840"/>
        <w:pPrChange w:id="8542" w:author="Zhang, Carol (MSHA)" w:date="2019-08-26T17:37:00Z">
          <w:pPr>
            <w:pStyle w:val="a7"/>
            <w:ind w:left="840" w:firstLineChars="0" w:firstLine="0"/>
          </w:pPr>
        </w:pPrChange>
      </w:pPr>
      <w:ins w:id="8543" w:author="Zhang, Carol (MSHA)" w:date="2019-08-26T17:37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Rate Mode, there are </w:t>
        </w:r>
      </w:ins>
      <w:ins w:id="8544" w:author="Zhang, Carol (MSHA)" w:date="2019-08-26T17:38:00Z">
        <w:r>
          <w:t xml:space="preserve">Brand, Size, Current </w:t>
        </w:r>
      </w:ins>
      <w:ins w:id="8545" w:author="Zhang, Carol (MSHA)" w:date="2019-08-26T17:37:00Z">
        <w:r>
          <w:rPr>
            <w:rFonts w:hint="eastAsia"/>
          </w:rPr>
          <w:t xml:space="preserve">Rate </w:t>
        </w:r>
        <w:r>
          <w:t>(float type), Remain Time,</w:t>
        </w:r>
      </w:ins>
      <w:ins w:id="8546" w:author="Zhang, Carol (MSHA)" w:date="2019-08-26T17:40:00Z">
        <w:r>
          <w:t xml:space="preserve"> </w:t>
        </w:r>
      </w:ins>
      <w:ins w:id="8547" w:author="Zhang, Carol (MSHA)" w:date="2019-08-26T17:39:00Z">
        <w:r>
          <w:t xml:space="preserve">Drug Library </w:t>
        </w:r>
      </w:ins>
      <w:ins w:id="8548" w:author="Zhang, Carol (MSHA)" w:date="2019-08-26T17:40:00Z">
        <w:r>
          <w:rPr>
            <w:rFonts w:hint="eastAsia"/>
          </w:rPr>
          <w:t>switch</w:t>
        </w:r>
        <w:r>
          <w:t>,</w:t>
        </w:r>
      </w:ins>
      <w:ins w:id="8549" w:author="Zhang, Carol (MSHA)" w:date="2019-08-26T17:37:00Z">
        <w:r>
          <w:t xml:space="preserve"> Drug index</w:t>
        </w:r>
      </w:ins>
      <w:ins w:id="8550" w:author="Zhang, Carol (MSHA)" w:date="2019-08-26T17:40:00Z">
        <w:r>
          <w:rPr>
            <w:rFonts w:hint="eastAsia"/>
          </w:rPr>
          <w:t>(ushort</w:t>
        </w:r>
        <w:r>
          <w:t xml:space="preserve"> type</w:t>
        </w:r>
        <w:r>
          <w:rPr>
            <w:rFonts w:hint="eastAsia"/>
          </w:rPr>
          <w:t>)</w:t>
        </w:r>
      </w:ins>
      <w:ins w:id="8551" w:author="Zhang, Carol (MSHA)" w:date="2019-08-26T17:39:00Z">
        <w:r>
          <w:t>,</w:t>
        </w:r>
      </w:ins>
      <w:ins w:id="8552" w:author="Zhang, Carol (MSHA)" w:date="2019-08-26T17:40:00Z">
        <w:r>
          <w:t xml:space="preserve"> Occlusion </w:t>
        </w:r>
      </w:ins>
      <w:ins w:id="8553" w:author="Zhang, Carol (MSHA)" w:date="2019-08-26T17:41:00Z">
        <w:r w:rsidR="00E22922">
          <w:t>Level, Total Volume(</w:t>
        </w:r>
        <w:r>
          <w:t>float type)</w:t>
        </w:r>
      </w:ins>
      <w:ins w:id="8554" w:author="Zhang, Carol (MSHA)" w:date="2019-08-26T17:42:00Z">
        <w:r>
          <w:t>,</w:t>
        </w:r>
      </w:ins>
      <w:ins w:id="8555" w:author="Zhang, Carol (MSHA)" w:date="2019-08-27T09:15:00Z">
        <w:r w:rsidR="00E22922" w:rsidRPr="00E22922">
          <w:t xml:space="preserve"> </w:t>
        </w:r>
        <w:r w:rsidR="00E22922">
          <w:t xml:space="preserve">Remain Volume(float type), </w:t>
        </w:r>
      </w:ins>
      <w:ins w:id="8556" w:author="Zhang, Carol (MSHA)" w:date="2019-08-26T17:42:00Z">
        <w:r>
          <w:t>Bolus Rate(float type) and Bolus VTBI(float type)</w:t>
        </w:r>
      </w:ins>
      <w:ins w:id="8557" w:author="Zhang, Carol (MSHA)" w:date="2019-08-26T17:37:00Z">
        <w:r>
          <w:rPr>
            <w:rFonts w:hint="eastAsia"/>
          </w:rPr>
          <w:t xml:space="preserve">. The </w:t>
        </w:r>
        <w:r>
          <w:t>float data is calculated through the integer value and the scale value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4D25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17295A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5310F9" w:rsidP="006A6C10">
            <w:pPr>
              <w:jc w:val="center"/>
              <w:rPr>
                <w:b/>
              </w:rPr>
            </w:pPr>
            <w:ins w:id="8558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834D25" w:rsidRPr="00A32854">
              <w:rPr>
                <w:rFonts w:hint="eastAsia"/>
                <w:b/>
              </w:rPr>
              <w:t>0</w:t>
            </w:r>
            <w:r w:rsidR="00834D25" w:rsidRPr="00A32854">
              <w:rPr>
                <w:b/>
              </w:rPr>
              <w:t>x0001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5310F9" w:rsidP="006A6C10">
            <w:pPr>
              <w:jc w:val="center"/>
              <w:rPr>
                <w:b/>
              </w:rPr>
            </w:pPr>
            <w:ins w:id="8559" w:author="Zhang, Carol (MSHA)" w:date="2019-08-26T17:4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560" w:author="Zhang, Carol (MSHA)" w:date="2019-08-26T17:43:00Z">
              <w:r w:rsidR="00834D25" w:rsidDel="005310F9">
                <w:rPr>
                  <w:rFonts w:hint="eastAsia"/>
                  <w:b/>
                </w:rPr>
                <w:delText>数据长度</w:delText>
              </w:r>
              <w:r w:rsidR="00834D25" w:rsidDel="005310F9">
                <w:rPr>
                  <w:rFonts w:hint="eastAsia"/>
                  <w:b/>
                </w:rPr>
                <w:delText>=</w:delText>
              </w:r>
            </w:del>
            <w:r w:rsidR="00834D25">
              <w:rPr>
                <w:b/>
              </w:rPr>
              <w:t>0x002</w:t>
            </w:r>
            <w:r w:rsidR="00834D25">
              <w:rPr>
                <w:rFonts w:hint="eastAsia"/>
                <w:b/>
              </w:rPr>
              <w:t>2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56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562" w:author="Zhang, Carol (MSHA)" w:date="2019-12-11T16:14:00Z">
                    <w:rPr/>
                  </w:rPrChange>
                </w:rPr>
                <w:t>Infusion Mode</w:t>
              </w:r>
            </w:ins>
            <w:del w:id="856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速率模式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564" w:author="Zhang, Carol (MSHA)" w:date="2019-12-11T16:14:00Z">
              <w:r w:rsidR="00B2321A" w:rsidRPr="00B2321A">
                <w:rPr>
                  <w:color w:val="0000FF"/>
                  <w:u w:val="single"/>
                  <w:rPrChange w:id="8565" w:author="Zhang, Carol (MSHA)" w:date="2019-12-11T16:14:00Z">
                    <w:rPr/>
                  </w:rPrChange>
                </w:rPr>
                <w:t>Brand</w:t>
              </w:r>
            </w:ins>
            <w:del w:id="85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656E5A">
              <w:rPr>
                <w:b/>
              </w:rPr>
              <w:t>Size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567" w:author="Zhang, Carol (MSHA)" w:date="2019-12-11T16:14:00Z">
              <w:r w:rsidR="00B2321A" w:rsidRPr="00B2321A">
                <w:rPr>
                  <w:color w:val="0000FF"/>
                  <w:u w:val="single"/>
                  <w:rPrChange w:id="8568" w:author="Zhang, Carol (MSHA)" w:date="2019-12-11T16:14:00Z">
                    <w:rPr/>
                  </w:rPrChange>
                </w:rPr>
                <w:t>Scale Value</w:t>
              </w:r>
            </w:ins>
            <w:del w:id="85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>Rate byte 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7B0A26" w:rsidRDefault="00F936EF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570" w:author="Zhang, Carol (MSHA)" w:date="2019-12-11T16:14:00Z">
              <w:r w:rsidR="00B2321A" w:rsidRPr="00B2321A">
                <w:rPr>
                  <w:color w:val="0000FF"/>
                  <w:u w:val="single"/>
                  <w:rPrChange w:id="8571" w:author="Zhang, Carol (MSHA)" w:date="2019-12-11T16:14:00Z">
                    <w:rPr/>
                  </w:rPrChange>
                </w:rPr>
                <w:t>Pressure Level</w:t>
              </w:r>
            </w:ins>
            <w:del w:id="85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573" w:author="Zhang, Carol (MSHA)" w:date="2019-12-11T16:14:00Z">
              <w:r w:rsidR="00B2321A" w:rsidRPr="00B2321A">
                <w:rPr>
                  <w:color w:val="0000FF"/>
                  <w:u w:val="single"/>
                  <w:rPrChange w:id="8574" w:author="Zhang, Carol (MSHA)" w:date="2019-12-11T16:14:00Z">
                    <w:rPr/>
                  </w:rPrChange>
                </w:rPr>
                <w:t>Switch Status</w:t>
              </w:r>
            </w:ins>
            <w:del w:id="857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576" w:author="Zhang, Carol (MSHA)" w:date="2019-12-11T16:14:00Z">
              <w:r w:rsidR="00B2321A" w:rsidRPr="00B2321A">
                <w:rPr>
                  <w:color w:val="0000FF"/>
                  <w:u w:val="single"/>
                  <w:rPrChange w:id="8577" w:author="Zhang, Carol (MSHA)" w:date="2019-12-11T16:14:00Z">
                    <w:rPr/>
                  </w:rPrChange>
                </w:rPr>
                <w:t>Scale Value</w:t>
              </w:r>
            </w:ins>
            <w:del w:id="85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2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579" w:author="Zhang, Carol (MSHA)" w:date="2019-12-11T16:14:00Z">
              <w:r w:rsidR="00B2321A" w:rsidRPr="00B2321A">
                <w:rPr>
                  <w:color w:val="0000FF"/>
                  <w:u w:val="single"/>
                  <w:rPrChange w:id="8580" w:author="Zhang, Carol (MSHA)" w:date="2019-12-11T16:14:00Z">
                    <w:rPr/>
                  </w:rPrChange>
                </w:rPr>
                <w:t>Scale Value</w:t>
              </w:r>
            </w:ins>
            <w:del w:id="85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</w:t>
            </w:r>
            <w:r>
              <w:rPr>
                <w:rFonts w:hint="eastAsia"/>
                <w:b/>
              </w:rPr>
              <w:t xml:space="preserve"> 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582" w:author="Zhang, Carol (MSHA)" w:date="2019-12-11T16:14:00Z">
              <w:r w:rsidR="00B2321A" w:rsidRPr="00B2321A">
                <w:rPr>
                  <w:color w:val="0000FF"/>
                  <w:u w:val="single"/>
                  <w:rPrChange w:id="8583" w:author="Zhang, Carol (MSHA)" w:date="2019-12-11T16:14:00Z">
                    <w:rPr/>
                  </w:rPrChange>
                </w:rPr>
                <w:t>Scale Value</w:t>
              </w:r>
            </w:ins>
            <w:del w:id="858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Bolus Rate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585" w:author="Zhang, Carol (MSHA)" w:date="2019-12-11T16:14:00Z">
              <w:r w:rsidR="00B2321A" w:rsidRPr="00B2321A">
                <w:rPr>
                  <w:color w:val="0000FF"/>
                  <w:u w:val="single"/>
                  <w:rPrChange w:id="8586" w:author="Zhang, Carol (MSHA)" w:date="2019-12-11T16:14:00Z">
                    <w:rPr/>
                  </w:rPrChange>
                </w:rPr>
                <w:t>Scale Value</w:t>
              </w:r>
            </w:ins>
            <w:del w:id="85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</w:tr>
    </w:tbl>
    <w:p w:rsidR="00834D25" w:rsidRDefault="00834D25" w:rsidP="00834D25">
      <w:pPr>
        <w:pStyle w:val="a7"/>
        <w:ind w:left="840" w:firstLineChars="0" w:firstLine="0"/>
      </w:pPr>
    </w:p>
    <w:p w:rsidR="00834D25" w:rsidRPr="00153B83" w:rsidRDefault="00834D25" w:rsidP="00834D25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时间</w:t>
      </w:r>
      <w:r w:rsidRPr="002762E0">
        <w:rPr>
          <w:rFonts w:hint="eastAsia"/>
          <w:b/>
        </w:rPr>
        <w:t>模式</w:t>
      </w:r>
    </w:p>
    <w:p w:rsidR="00406DC9" w:rsidRDefault="00834D25" w:rsidP="00406DC9">
      <w:pPr>
        <w:pStyle w:val="a7"/>
        <w:ind w:left="840" w:firstLineChars="0" w:firstLine="0"/>
        <w:rPr>
          <w:ins w:id="8588" w:author="Zhang, Carol (MSHA)" w:date="2019-08-27T09:13:00Z"/>
        </w:rPr>
      </w:pPr>
      <w:r>
        <w:rPr>
          <w:rFonts w:hint="eastAsia"/>
        </w:rPr>
        <w:t>包含输注过程中的信息</w:t>
      </w:r>
      <w:r>
        <w:rPr>
          <w:rFonts w:hint="eastAsia"/>
        </w:rPr>
        <w:t>:</w:t>
      </w:r>
      <w:r w:rsidRPr="002F614E">
        <w:rPr>
          <w:rFonts w:hint="eastAsia"/>
        </w:rPr>
        <w:t xml:space="preserve"> </w:t>
      </w:r>
      <w:ins w:id="8589" w:author="Zhang, Carol (MSHA)" w:date="2019-08-27T09:13:00Z">
        <w:r w:rsidR="00406DC9">
          <w:rPr>
            <w:rFonts w:hint="eastAsia"/>
          </w:rPr>
          <w:t>品牌</w:t>
        </w:r>
        <w:r w:rsidR="00406DC9">
          <w:rPr>
            <w:rFonts w:hint="eastAsia"/>
          </w:rPr>
          <w:t>,</w:t>
        </w:r>
        <w:r w:rsidR="00406DC9">
          <w:rPr>
            <w:rFonts w:hint="eastAsia"/>
          </w:rPr>
          <w:t>尺寸</w:t>
        </w:r>
        <w:r w:rsidR="00406DC9">
          <w:rPr>
            <w:rFonts w:hint="eastAsia"/>
          </w:rPr>
          <w:t>,</w:t>
        </w:r>
        <w:r w:rsidR="00406DC9">
          <w:rPr>
            <w:rFonts w:hint="eastAsia"/>
          </w:rPr>
          <w:t>当前速率</w:t>
        </w:r>
        <w:r w:rsidR="00406DC9">
          <w:rPr>
            <w:rFonts w:hint="eastAsia"/>
          </w:rPr>
          <w:t xml:space="preserve">(float 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),</w:t>
        </w:r>
        <w:r w:rsidR="00406DC9">
          <w:rPr>
            <w:rFonts w:hint="eastAsia"/>
          </w:rPr>
          <w:t>剩余时间</w:t>
        </w:r>
        <w:r w:rsidR="00406DC9">
          <w:rPr>
            <w:rFonts w:hint="eastAsia"/>
          </w:rPr>
          <w:t>,</w:t>
        </w:r>
        <w:r w:rsidR="00406DC9">
          <w:t xml:space="preserve"> </w:t>
        </w:r>
        <w:r w:rsidR="00406DC9">
          <w:rPr>
            <w:rFonts w:hint="eastAsia"/>
          </w:rPr>
          <w:t>药物开关，药物</w:t>
        </w:r>
        <w:r w:rsidR="00406DC9">
          <w:rPr>
            <w:rFonts w:hint="eastAsia"/>
          </w:rPr>
          <w:t>Index(ushort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),</w:t>
        </w:r>
        <w:r w:rsidR="00406DC9">
          <w:t xml:space="preserve"> </w:t>
        </w:r>
        <w:r w:rsidR="00406DC9">
          <w:rPr>
            <w:rFonts w:hint="eastAsia"/>
          </w:rPr>
          <w:t>阻塞灵敏度</w:t>
        </w:r>
        <w:r w:rsidR="00406DC9">
          <w:rPr>
            <w:rFonts w:hint="eastAsia"/>
          </w:rPr>
          <w:t>,</w:t>
        </w:r>
        <w:r w:rsidR="00406DC9">
          <w:rPr>
            <w:rFonts w:hint="eastAsia"/>
          </w:rPr>
          <w:t>累计量</w:t>
        </w:r>
        <w:r w:rsidR="00406DC9">
          <w:rPr>
            <w:rFonts w:hint="eastAsia"/>
          </w:rPr>
          <w:t xml:space="preserve">(float 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),</w:t>
        </w:r>
        <w:r w:rsidR="00406DC9">
          <w:rPr>
            <w:rFonts w:hint="eastAsia"/>
          </w:rPr>
          <w:t>本次输注剩余量</w:t>
        </w:r>
        <w:r w:rsidR="00406DC9">
          <w:rPr>
            <w:rFonts w:hint="eastAsia"/>
          </w:rPr>
          <w:t xml:space="preserve">(float 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),</w:t>
        </w:r>
        <w:r w:rsidR="00406DC9">
          <w:t xml:space="preserve"> Bolus</w:t>
        </w:r>
        <w:r w:rsidR="00406DC9">
          <w:rPr>
            <w:rFonts w:hint="eastAsia"/>
          </w:rPr>
          <w:t>速率</w:t>
        </w:r>
        <w:r w:rsidR="00406DC9">
          <w:rPr>
            <w:rFonts w:hint="eastAsia"/>
          </w:rPr>
          <w:t xml:space="preserve">(float 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),</w:t>
        </w:r>
        <w:r w:rsidR="00406DC9">
          <w:t xml:space="preserve"> </w:t>
        </w:r>
        <w:r w:rsidR="00406DC9">
          <w:rPr>
            <w:rFonts w:hint="eastAsia"/>
          </w:rPr>
          <w:t>Bolus</w:t>
        </w:r>
        <w:r w:rsidR="00406DC9">
          <w:rPr>
            <w:rFonts w:hint="eastAsia"/>
          </w:rPr>
          <w:t>限制量</w:t>
        </w:r>
        <w:r w:rsidR="00406DC9">
          <w:rPr>
            <w:rFonts w:hint="eastAsia"/>
          </w:rPr>
          <w:t xml:space="preserve">(float </w:t>
        </w:r>
        <w:r w:rsidR="00406DC9">
          <w:rPr>
            <w:rFonts w:hint="eastAsia"/>
          </w:rPr>
          <w:t>型数据</w:t>
        </w:r>
        <w:r w:rsidR="00406DC9">
          <w:rPr>
            <w:rFonts w:hint="eastAsia"/>
          </w:rPr>
          <w:t>)</w:t>
        </w:r>
        <w:r w:rsidR="00406DC9">
          <w:rPr>
            <w:rFonts w:hint="eastAsia"/>
          </w:rPr>
          <w:t>。</w:t>
        </w:r>
      </w:ins>
    </w:p>
    <w:p w:rsidR="00406DC9" w:rsidRPr="00301BD7" w:rsidRDefault="00834D25" w:rsidP="00834D25">
      <w:pPr>
        <w:pStyle w:val="a7"/>
        <w:ind w:left="840" w:firstLineChars="0" w:firstLine="0"/>
      </w:pPr>
      <w:del w:id="8590" w:author="Zhang, Carol (MSHA)" w:date="2019-08-27T09:13:00Z">
        <w:r w:rsidDel="00406DC9">
          <w:rPr>
            <w:rFonts w:hint="eastAsia"/>
          </w:rPr>
          <w:delText>品牌</w:delText>
        </w:r>
        <w:r w:rsidDel="00406DC9">
          <w:rPr>
            <w:rFonts w:hint="eastAsia"/>
          </w:rPr>
          <w:delText>,</w:delText>
        </w:r>
        <w:r w:rsidDel="00406DC9">
          <w:rPr>
            <w:rFonts w:hint="eastAsia"/>
          </w:rPr>
          <w:delText>尺寸</w:delText>
        </w:r>
        <w:r w:rsidDel="00406DC9">
          <w:rPr>
            <w:rFonts w:hint="eastAsia"/>
          </w:rPr>
          <w:delText>,</w:delText>
        </w:r>
        <w:r w:rsidR="003E5BF0" w:rsidRPr="003E5BF0" w:rsidDel="00406DC9">
          <w:rPr>
            <w:rFonts w:hint="eastAsia"/>
          </w:rPr>
          <w:delText xml:space="preserve"> </w:delText>
        </w:r>
        <w:r w:rsidR="003E5BF0" w:rsidDel="00406DC9">
          <w:rPr>
            <w:rFonts w:hint="eastAsia"/>
          </w:rPr>
          <w:delText>当前</w:delText>
        </w:r>
        <w:r w:rsidDel="00406DC9">
          <w:rPr>
            <w:rFonts w:hint="eastAsia"/>
          </w:rPr>
          <w:delText>速率</w:delText>
        </w:r>
        <w:r w:rsidDel="00406DC9">
          <w:rPr>
            <w:rFonts w:hint="eastAsia"/>
          </w:rPr>
          <w:delText>,</w:delText>
        </w:r>
        <w:r w:rsidDel="00406DC9">
          <w:rPr>
            <w:rFonts w:hint="eastAsia"/>
          </w:rPr>
          <w:delText>剩余时间</w:delText>
        </w:r>
        <w:r w:rsidDel="00406DC9">
          <w:rPr>
            <w:rFonts w:hint="eastAsia"/>
          </w:rPr>
          <w:delText>,</w:delText>
        </w:r>
        <w:r w:rsidDel="00406DC9">
          <w:rPr>
            <w:rFonts w:hint="eastAsia"/>
          </w:rPr>
          <w:delText>药物</w:delText>
        </w:r>
        <w:r w:rsidDel="00406DC9">
          <w:rPr>
            <w:rFonts w:hint="eastAsia"/>
          </w:rPr>
          <w:delText>,</w:delText>
        </w:r>
      </w:del>
      <w:del w:id="8591" w:author="Zhang, Carol (MSHA)" w:date="2019-08-27T09:08:00Z">
        <w:r w:rsidDel="00406DC9">
          <w:rPr>
            <w:rFonts w:hint="eastAsia"/>
          </w:rPr>
          <w:delText>压力</w:delText>
        </w:r>
      </w:del>
      <w:del w:id="8592" w:author="Zhang, Carol (MSHA)" w:date="2019-08-27T09:13:00Z">
        <w:r w:rsidDel="00406DC9">
          <w:rPr>
            <w:rFonts w:hint="eastAsia"/>
          </w:rPr>
          <w:delText>,</w:delText>
        </w:r>
      </w:del>
      <w:del w:id="8593" w:author="Zhang, Carol (MSHA)" w:date="2019-08-27T09:09:00Z">
        <w:r w:rsidDel="00406DC9">
          <w:rPr>
            <w:rFonts w:hint="eastAsia"/>
          </w:rPr>
          <w:delText>累计量</w:delText>
        </w:r>
        <w:r w:rsidDel="00406DC9">
          <w:rPr>
            <w:rFonts w:hint="eastAsia"/>
          </w:rPr>
          <w:delText>,</w:delText>
        </w:r>
        <w:r w:rsidDel="00406DC9">
          <w:rPr>
            <w:rFonts w:hint="eastAsia"/>
          </w:rPr>
          <w:delText>本次输注剩余量</w:delText>
        </w:r>
      </w:del>
      <w:del w:id="8594" w:author="Zhang, Carol (MSHA)" w:date="2019-08-27T09:13:00Z">
        <w:r w:rsidDel="00406DC9">
          <w:rPr>
            <w:rFonts w:hint="eastAsia"/>
          </w:rPr>
          <w:delText>。</w:delText>
        </w:r>
      </w:del>
      <w:ins w:id="8595" w:author="Zhang, Carol (MSHA)" w:date="2019-08-27T09:07:00Z">
        <w:r w:rsidR="00406DC9">
          <w:rPr>
            <w:rFonts w:hint="eastAsia"/>
          </w:rPr>
          <w:t>Under</w:t>
        </w:r>
        <w:r w:rsidR="00406DC9">
          <w:t xml:space="preserve"> the</w:t>
        </w:r>
        <w:r w:rsidR="00406DC9">
          <w:rPr>
            <w:rFonts w:hint="eastAsia"/>
          </w:rPr>
          <w:t xml:space="preserve"> </w:t>
        </w:r>
      </w:ins>
      <w:ins w:id="8596" w:author="Zhang, Carol (MSHA)" w:date="2019-08-27T09:08:00Z">
        <w:r w:rsidR="00406DC9">
          <w:t>Time</w:t>
        </w:r>
      </w:ins>
      <w:ins w:id="8597" w:author="Zhang, Carol (MSHA)" w:date="2019-08-27T09:07:00Z">
        <w:r w:rsidR="00406DC9">
          <w:rPr>
            <w:rFonts w:hint="eastAsia"/>
          </w:rPr>
          <w:t xml:space="preserve"> Mode, there are </w:t>
        </w:r>
        <w:r w:rsidR="00406DC9">
          <w:t xml:space="preserve">Brand, Size, Current </w:t>
        </w:r>
        <w:r w:rsidR="00406DC9">
          <w:rPr>
            <w:rFonts w:hint="eastAsia"/>
          </w:rPr>
          <w:t xml:space="preserve">Rate </w:t>
        </w:r>
        <w:r w:rsidR="00406DC9">
          <w:t xml:space="preserve">(float type), Remain Time, Drug Library </w:t>
        </w:r>
        <w:r w:rsidR="00406DC9">
          <w:rPr>
            <w:rFonts w:hint="eastAsia"/>
          </w:rPr>
          <w:t>switch</w:t>
        </w:r>
        <w:r w:rsidR="00406DC9">
          <w:t>, Drug index</w:t>
        </w:r>
        <w:r w:rsidR="00406DC9">
          <w:rPr>
            <w:rFonts w:hint="eastAsia"/>
          </w:rPr>
          <w:t>(ushort</w:t>
        </w:r>
        <w:r w:rsidR="00406DC9">
          <w:t xml:space="preserve"> type</w:t>
        </w:r>
        <w:r w:rsidR="00406DC9">
          <w:rPr>
            <w:rFonts w:hint="eastAsia"/>
          </w:rPr>
          <w:t>)</w:t>
        </w:r>
        <w:r w:rsidR="00406DC9">
          <w:t xml:space="preserve">, Occlusion Level, Total Volume((float type), </w:t>
        </w:r>
      </w:ins>
      <w:ins w:id="8598" w:author="Zhang, Carol (MSHA)" w:date="2019-08-27T09:15:00Z">
        <w:r w:rsidR="00E22922">
          <w:t xml:space="preserve">Remain Volume(float type), </w:t>
        </w:r>
      </w:ins>
      <w:ins w:id="8599" w:author="Zhang, Carol (MSHA)" w:date="2019-08-27T09:07:00Z">
        <w:r w:rsidR="00406DC9">
          <w:t>Bolus Rate(float type) and Bolus VTBI(float type)</w:t>
        </w:r>
        <w:r w:rsidR="00406DC9">
          <w:rPr>
            <w:rFonts w:hint="eastAsia"/>
          </w:rPr>
          <w:t xml:space="preserve">. The </w:t>
        </w:r>
        <w:r w:rsidR="00406DC9">
          <w:t>float data is calculated through the integer value and the scale value</w:t>
        </w:r>
      </w:ins>
      <w:ins w:id="8600" w:author="Zhang, Carol (MSHA)" w:date="2019-08-27T09:11:00Z">
        <w:r w:rsidR="00406DC9"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4D25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17295A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5310F9" w:rsidP="006A6C10">
            <w:pPr>
              <w:jc w:val="center"/>
              <w:rPr>
                <w:b/>
              </w:rPr>
            </w:pPr>
            <w:ins w:id="8601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834D25" w:rsidRPr="00A32854">
              <w:rPr>
                <w:rFonts w:hint="eastAsia"/>
                <w:b/>
              </w:rPr>
              <w:t>0</w:t>
            </w:r>
            <w:r w:rsidR="00834D25" w:rsidRPr="00A32854">
              <w:rPr>
                <w:b/>
              </w:rPr>
              <w:t>x0001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406DC9" w:rsidP="006A6C10">
            <w:pPr>
              <w:jc w:val="center"/>
              <w:rPr>
                <w:b/>
              </w:rPr>
            </w:pPr>
            <w:ins w:id="8602" w:author="Zhang, Carol (MSHA)" w:date="2019-08-27T09:1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603" w:author="Zhang, Carol (MSHA)" w:date="2019-08-27T09:13:00Z">
              <w:r w:rsidR="00834D25" w:rsidDel="00406DC9">
                <w:rPr>
                  <w:rFonts w:hint="eastAsia"/>
                  <w:b/>
                </w:rPr>
                <w:delText>数据长度</w:delText>
              </w:r>
              <w:r w:rsidR="00834D25" w:rsidDel="00406DC9">
                <w:rPr>
                  <w:rFonts w:hint="eastAsia"/>
                  <w:b/>
                </w:rPr>
                <w:delText>=</w:delText>
              </w:r>
            </w:del>
            <w:r w:rsidR="00834D25">
              <w:rPr>
                <w:b/>
              </w:rPr>
              <w:t>0x002</w:t>
            </w:r>
            <w:r w:rsidR="00834D25">
              <w:rPr>
                <w:rFonts w:hint="eastAsia"/>
                <w:b/>
              </w:rPr>
              <w:t>2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604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605" w:author="Zhang, Carol (MSHA)" w:date="2019-12-11T16:14:00Z">
                    <w:rPr/>
                  </w:rPrChange>
                </w:rPr>
                <w:t>Infusion Mode</w:t>
              </w:r>
            </w:ins>
            <w:del w:id="8606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时间模式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607" w:author="Zhang, Carol (MSHA)" w:date="2019-12-11T16:14:00Z">
              <w:r w:rsidR="00B2321A" w:rsidRPr="00B2321A">
                <w:rPr>
                  <w:color w:val="0000FF"/>
                  <w:u w:val="single"/>
                  <w:rPrChange w:id="8608" w:author="Zhang, Carol (MSHA)" w:date="2019-12-11T16:14:00Z">
                    <w:rPr/>
                  </w:rPrChange>
                </w:rPr>
                <w:t>Brand</w:t>
              </w:r>
            </w:ins>
            <w:del w:id="86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656E5A">
              <w:rPr>
                <w:b/>
              </w:rPr>
              <w:t>Size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10" w:author="Zhang, Carol (MSHA)" w:date="2019-12-11T16:14:00Z">
              <w:r w:rsidR="00B2321A" w:rsidRPr="00B2321A">
                <w:rPr>
                  <w:color w:val="0000FF"/>
                  <w:u w:val="single"/>
                  <w:rPrChange w:id="8611" w:author="Zhang, Carol (MSHA)" w:date="2019-12-11T16:14:00Z">
                    <w:rPr/>
                  </w:rPrChange>
                </w:rPr>
                <w:t>Scale Value</w:t>
              </w:r>
            </w:ins>
            <w:del w:id="86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>Rate byte 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7B0A26" w:rsidRDefault="00F936EF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613" w:author="Zhang, Carol (MSHA)" w:date="2019-12-11T16:14:00Z">
              <w:r w:rsidR="00B2321A" w:rsidRPr="00B2321A">
                <w:rPr>
                  <w:color w:val="0000FF"/>
                  <w:u w:val="single"/>
                  <w:rPrChange w:id="8614" w:author="Zhang, Carol (MSHA)" w:date="2019-12-11T16:14:00Z">
                    <w:rPr/>
                  </w:rPrChange>
                </w:rPr>
                <w:t>Pressure Level</w:t>
              </w:r>
            </w:ins>
            <w:del w:id="86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616" w:author="Zhang, Carol (MSHA)" w:date="2019-12-11T16:14:00Z">
              <w:r w:rsidR="00B2321A" w:rsidRPr="00B2321A">
                <w:rPr>
                  <w:color w:val="0000FF"/>
                  <w:u w:val="single"/>
                  <w:rPrChange w:id="8617" w:author="Zhang, Carol (MSHA)" w:date="2019-12-11T16:14:00Z">
                    <w:rPr/>
                  </w:rPrChange>
                </w:rPr>
                <w:t>Switch Status</w:t>
              </w:r>
            </w:ins>
            <w:del w:id="861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19" w:author="Zhang, Carol (MSHA)" w:date="2019-12-11T16:14:00Z">
              <w:r w:rsidR="00B2321A" w:rsidRPr="00B2321A">
                <w:rPr>
                  <w:color w:val="0000FF"/>
                  <w:u w:val="single"/>
                  <w:rPrChange w:id="8620" w:author="Zhang, Carol (MSHA)" w:date="2019-12-11T16:14:00Z">
                    <w:rPr/>
                  </w:rPrChange>
                </w:rPr>
                <w:t>Scale Value</w:t>
              </w:r>
            </w:ins>
            <w:del w:id="862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2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22" w:author="Zhang, Carol (MSHA)" w:date="2019-12-11T16:14:00Z">
              <w:r w:rsidR="00B2321A" w:rsidRPr="00B2321A">
                <w:rPr>
                  <w:color w:val="0000FF"/>
                  <w:u w:val="single"/>
                  <w:rPrChange w:id="8623" w:author="Zhang, Carol (MSHA)" w:date="2019-12-11T16:14:00Z">
                    <w:rPr/>
                  </w:rPrChange>
                </w:rPr>
                <w:t>Scale Value</w:t>
              </w:r>
            </w:ins>
            <w:del w:id="862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</w:t>
            </w:r>
            <w:r>
              <w:rPr>
                <w:rFonts w:hint="eastAsia"/>
                <w:b/>
              </w:rPr>
              <w:t xml:space="preserve"> 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25" w:author="Zhang, Carol (MSHA)" w:date="2019-12-11T16:14:00Z">
              <w:r w:rsidR="00B2321A" w:rsidRPr="00B2321A">
                <w:rPr>
                  <w:color w:val="0000FF"/>
                  <w:u w:val="single"/>
                  <w:rPrChange w:id="8626" w:author="Zhang, Carol (MSHA)" w:date="2019-12-11T16:14:00Z">
                    <w:rPr/>
                  </w:rPrChange>
                </w:rPr>
                <w:t>Scale Value</w:t>
              </w:r>
            </w:ins>
            <w:del w:id="862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Bolus Rate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28" w:author="Zhang, Carol (MSHA)" w:date="2019-12-11T16:14:00Z">
              <w:r w:rsidR="00B2321A" w:rsidRPr="00B2321A">
                <w:rPr>
                  <w:color w:val="0000FF"/>
                  <w:u w:val="single"/>
                  <w:rPrChange w:id="8629" w:author="Zhang, Carol (MSHA)" w:date="2019-12-11T16:14:00Z">
                    <w:rPr/>
                  </w:rPrChange>
                </w:rPr>
                <w:t>Scale Value</w:t>
              </w:r>
            </w:ins>
            <w:del w:id="863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</w:tr>
    </w:tbl>
    <w:p w:rsidR="00834D25" w:rsidRDefault="00834D25" w:rsidP="00834D25">
      <w:pPr>
        <w:pStyle w:val="a7"/>
        <w:ind w:left="840" w:firstLineChars="0" w:firstLine="0"/>
      </w:pPr>
    </w:p>
    <w:p w:rsidR="00834D25" w:rsidRPr="00153B83" w:rsidDel="00E22922" w:rsidRDefault="00834D25">
      <w:pPr>
        <w:pStyle w:val="a7"/>
        <w:numPr>
          <w:ilvl w:val="0"/>
          <w:numId w:val="59"/>
        </w:numPr>
        <w:ind w:left="840" w:firstLineChars="0" w:firstLine="0"/>
        <w:rPr>
          <w:del w:id="8631" w:author="Zhang, Carol (MSHA)" w:date="2019-08-27T09:17:00Z"/>
          <w:b/>
        </w:rPr>
        <w:pPrChange w:id="8632" w:author="Zhang, Carol (MSHA)" w:date="2019-08-27T09:17:00Z">
          <w:pPr>
            <w:pStyle w:val="a7"/>
            <w:numPr>
              <w:numId w:val="59"/>
            </w:numPr>
            <w:ind w:left="1260" w:firstLineChars="0" w:hanging="420"/>
          </w:pPr>
        </w:pPrChange>
      </w:pPr>
      <w:r w:rsidRPr="00E22922">
        <w:rPr>
          <w:rFonts w:hint="eastAsia"/>
          <w:b/>
        </w:rPr>
        <w:t>体重模式</w:t>
      </w:r>
    </w:p>
    <w:p w:rsidR="00834D25" w:rsidRDefault="00834D25">
      <w:pPr>
        <w:pStyle w:val="a7"/>
        <w:numPr>
          <w:ilvl w:val="0"/>
          <w:numId w:val="59"/>
        </w:numPr>
        <w:ind w:left="840" w:firstLineChars="0" w:firstLine="0"/>
        <w:rPr>
          <w:ins w:id="8633" w:author="Zhang, Carol (MSHA)" w:date="2019-08-27T09:17:00Z"/>
        </w:rPr>
        <w:pPrChange w:id="8634" w:author="Zhang, Carol (MSHA)" w:date="2019-08-27T09:17:00Z">
          <w:pPr>
            <w:pStyle w:val="a7"/>
            <w:ind w:left="840" w:firstLineChars="0" w:firstLine="0"/>
          </w:pPr>
        </w:pPrChange>
      </w:pPr>
      <w:del w:id="8635" w:author="Zhang, Carol (MSHA)" w:date="2019-08-27T09:17:00Z">
        <w:r w:rsidDel="00E22922">
          <w:rPr>
            <w:rFonts w:hint="eastAsia"/>
          </w:rPr>
          <w:delText>包含输注过程中的信息</w:delText>
        </w:r>
        <w:r w:rsidDel="00E22922">
          <w:rPr>
            <w:rFonts w:hint="eastAsia"/>
          </w:rPr>
          <w:delText>:</w:delText>
        </w:r>
        <w:r w:rsidRPr="002F614E" w:rsidDel="00E22922">
          <w:rPr>
            <w:rFonts w:hint="eastAsia"/>
          </w:rPr>
          <w:delText xml:space="preserve"> </w:delText>
        </w:r>
        <w:r w:rsidDel="00E22922">
          <w:rPr>
            <w:rFonts w:hint="eastAsia"/>
          </w:rPr>
          <w:delText>品牌</w:delText>
        </w:r>
        <w:r w:rsidDel="00E22922">
          <w:rPr>
            <w:rFonts w:hint="eastAsia"/>
          </w:rPr>
          <w:delText>,</w:delText>
        </w:r>
        <w:r w:rsidDel="00E22922">
          <w:rPr>
            <w:rFonts w:hint="eastAsia"/>
          </w:rPr>
          <w:delText>尺寸</w:delText>
        </w:r>
        <w:r w:rsidDel="00E22922">
          <w:rPr>
            <w:rFonts w:hint="eastAsia"/>
          </w:rPr>
          <w:delText>,</w:delText>
        </w:r>
        <w:r w:rsidR="003E5BF0" w:rsidRPr="003E5BF0" w:rsidDel="00E22922">
          <w:rPr>
            <w:rFonts w:hint="eastAsia"/>
          </w:rPr>
          <w:delText xml:space="preserve"> </w:delText>
        </w:r>
        <w:r w:rsidR="003E5BF0" w:rsidDel="00E22922">
          <w:rPr>
            <w:rFonts w:hint="eastAsia"/>
          </w:rPr>
          <w:delText>当前</w:delText>
        </w:r>
        <w:r w:rsidDel="00E22922">
          <w:rPr>
            <w:rFonts w:hint="eastAsia"/>
          </w:rPr>
          <w:delText>速率</w:delText>
        </w:r>
        <w:r w:rsidDel="00E22922">
          <w:rPr>
            <w:rFonts w:hint="eastAsia"/>
          </w:rPr>
          <w:delText>,</w:delText>
        </w:r>
      </w:del>
      <w:del w:id="8636" w:author="Zhang, Carol (MSHA)" w:date="2019-08-27T09:16:00Z">
        <w:r w:rsidDel="00E22922">
          <w:rPr>
            <w:rFonts w:hint="eastAsia"/>
          </w:rPr>
          <w:delText>剂量</w:delText>
        </w:r>
        <w:r w:rsidDel="00E22922">
          <w:rPr>
            <w:rFonts w:hint="eastAsia"/>
          </w:rPr>
          <w:delText>,</w:delText>
        </w:r>
        <w:r w:rsidDel="00E22922">
          <w:rPr>
            <w:rFonts w:hint="eastAsia"/>
          </w:rPr>
          <w:delText>药物</w:delText>
        </w:r>
        <w:r w:rsidDel="00E22922">
          <w:rPr>
            <w:rFonts w:hint="eastAsia"/>
          </w:rPr>
          <w:delText>,</w:delText>
        </w:r>
        <w:r w:rsidDel="00E22922">
          <w:rPr>
            <w:rFonts w:hint="eastAsia"/>
          </w:rPr>
          <w:delText>压力</w:delText>
        </w:r>
        <w:r w:rsidDel="00E22922">
          <w:rPr>
            <w:rFonts w:hint="eastAsia"/>
          </w:rPr>
          <w:delText>,</w:delText>
        </w:r>
      </w:del>
      <w:del w:id="8637" w:author="Zhang, Carol (MSHA)" w:date="2019-08-27T09:17:00Z">
        <w:r w:rsidDel="00E22922">
          <w:rPr>
            <w:rFonts w:hint="eastAsia"/>
          </w:rPr>
          <w:delText>剩余时间</w:delText>
        </w:r>
        <w:r w:rsidDel="00E22922">
          <w:rPr>
            <w:rFonts w:hint="eastAsia"/>
          </w:rPr>
          <w:delText>,</w:delText>
        </w:r>
        <w:r w:rsidDel="00E22922">
          <w:rPr>
            <w:rFonts w:hint="eastAsia"/>
          </w:rPr>
          <w:delText>累计量</w:delText>
        </w:r>
        <w:r w:rsidDel="00E22922">
          <w:rPr>
            <w:rFonts w:hint="eastAsia"/>
          </w:rPr>
          <w:delText>,</w:delText>
        </w:r>
        <w:r w:rsidDel="00E22922">
          <w:rPr>
            <w:rFonts w:hint="eastAsia"/>
          </w:rPr>
          <w:delText>本次输注剩余量。</w:delText>
        </w:r>
      </w:del>
    </w:p>
    <w:p w:rsidR="00E22922" w:rsidRDefault="00E22922" w:rsidP="00E22922">
      <w:pPr>
        <w:pStyle w:val="a7"/>
        <w:ind w:left="840" w:firstLineChars="0" w:firstLine="0"/>
        <w:rPr>
          <w:ins w:id="8638" w:author="Zhang, Carol (MSHA)" w:date="2019-08-27T09:17:00Z"/>
        </w:rPr>
      </w:pPr>
      <w:ins w:id="8639" w:author="Zhang, Carol (MSHA)" w:date="2019-08-27T09:17:00Z">
        <w:r>
          <w:rPr>
            <w:rFonts w:hint="eastAsia"/>
          </w:rPr>
          <w:t>包含输注过程中的信息</w:t>
        </w:r>
        <w:r>
          <w:rPr>
            <w:rFonts w:hint="eastAsia"/>
          </w:rPr>
          <w:t>:</w:t>
        </w:r>
        <w:r w:rsidRPr="002F614E">
          <w:rPr>
            <w:rFonts w:hint="eastAsia"/>
          </w:rPr>
          <w:t xml:space="preserve"> </w:t>
        </w:r>
        <w:r>
          <w:rPr>
            <w:rFonts w:hint="eastAsia"/>
          </w:rPr>
          <w:t>品牌</w:t>
        </w:r>
        <w:r>
          <w:rPr>
            <w:rFonts w:hint="eastAsia"/>
          </w:rPr>
          <w:t>,</w:t>
        </w:r>
        <w:r>
          <w:rPr>
            <w:rFonts w:hint="eastAsia"/>
          </w:rPr>
          <w:t>尺寸</w:t>
        </w:r>
        <w:r>
          <w:rPr>
            <w:rFonts w:hint="eastAsia"/>
          </w:rPr>
          <w:t>,</w:t>
        </w:r>
        <w:r>
          <w:rPr>
            <w:rFonts w:hint="eastAsia"/>
          </w:rPr>
          <w:t>当前速率</w:t>
        </w:r>
        <w:r>
          <w:rPr>
            <w:rFonts w:hint="eastAsia"/>
          </w:rPr>
          <w:t xml:space="preserve">(float </w:t>
        </w:r>
        <w:r>
          <w:rPr>
            <w:rFonts w:hint="eastAsia"/>
          </w:rPr>
          <w:t>型数据</w:t>
        </w:r>
        <w:r>
          <w:rPr>
            <w:rFonts w:hint="eastAsia"/>
          </w:rPr>
          <w:t>),</w:t>
        </w:r>
        <w:r>
          <w:rPr>
            <w:rFonts w:hint="eastAsia"/>
          </w:rPr>
          <w:t>剩余时间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药物开关，药物</w:t>
        </w:r>
        <w:r>
          <w:rPr>
            <w:rFonts w:hint="eastAsia"/>
          </w:rPr>
          <w:t>Index(ushort</w:t>
        </w:r>
        <w:r>
          <w:rPr>
            <w:rFonts w:hint="eastAsia"/>
          </w:rPr>
          <w:t>型数据</w:t>
        </w:r>
        <w:r>
          <w:rPr>
            <w:rFonts w:hint="eastAsia"/>
          </w:rPr>
          <w:t>),</w:t>
        </w:r>
        <w:r>
          <w:t xml:space="preserve"> </w:t>
        </w:r>
        <w:r>
          <w:rPr>
            <w:rFonts w:hint="eastAsia"/>
          </w:rPr>
          <w:t>阻塞灵敏度</w:t>
        </w:r>
        <w:r>
          <w:rPr>
            <w:rFonts w:hint="eastAsia"/>
          </w:rPr>
          <w:t>,</w:t>
        </w:r>
        <w:r>
          <w:rPr>
            <w:rFonts w:hint="eastAsia"/>
          </w:rPr>
          <w:t>累计量</w:t>
        </w:r>
        <w:r>
          <w:rPr>
            <w:rFonts w:hint="eastAsia"/>
          </w:rPr>
          <w:t xml:space="preserve">(float </w:t>
        </w:r>
        <w:r>
          <w:rPr>
            <w:rFonts w:hint="eastAsia"/>
          </w:rPr>
          <w:t>型数据</w:t>
        </w:r>
        <w:r>
          <w:rPr>
            <w:rFonts w:hint="eastAsia"/>
          </w:rPr>
          <w:t>),</w:t>
        </w:r>
        <w:r>
          <w:rPr>
            <w:rFonts w:hint="eastAsia"/>
          </w:rPr>
          <w:t>本次输注剩余量</w:t>
        </w:r>
        <w:r>
          <w:rPr>
            <w:rFonts w:hint="eastAsia"/>
          </w:rPr>
          <w:t xml:space="preserve">(float </w:t>
        </w:r>
        <w:r>
          <w:rPr>
            <w:rFonts w:hint="eastAsia"/>
          </w:rPr>
          <w:t>型数据</w:t>
        </w:r>
        <w:r>
          <w:rPr>
            <w:rFonts w:hint="eastAsia"/>
          </w:rPr>
          <w:t>),</w:t>
        </w:r>
        <w:r>
          <w:t xml:space="preserve"> Bolus</w:t>
        </w:r>
        <w:r>
          <w:rPr>
            <w:rFonts w:hint="eastAsia"/>
          </w:rPr>
          <w:t>速率</w:t>
        </w:r>
        <w:r>
          <w:rPr>
            <w:rFonts w:hint="eastAsia"/>
          </w:rPr>
          <w:t xml:space="preserve">(float </w:t>
        </w:r>
        <w:r>
          <w:rPr>
            <w:rFonts w:hint="eastAsia"/>
          </w:rPr>
          <w:t>型数据</w:t>
        </w:r>
        <w:r>
          <w:rPr>
            <w:rFonts w:hint="eastAsia"/>
          </w:rPr>
          <w:t>),</w:t>
        </w:r>
        <w:r>
          <w:t xml:space="preserve"> </w:t>
        </w:r>
        <w:r>
          <w:rPr>
            <w:rFonts w:hint="eastAsia"/>
          </w:rPr>
          <w:t>Bolus</w:t>
        </w:r>
        <w:r>
          <w:rPr>
            <w:rFonts w:hint="eastAsia"/>
          </w:rPr>
          <w:t>限制量</w:t>
        </w:r>
        <w:r>
          <w:rPr>
            <w:rFonts w:hint="eastAsia"/>
          </w:rPr>
          <w:t xml:space="preserve">(float </w:t>
        </w:r>
        <w:r>
          <w:rPr>
            <w:rFonts w:hint="eastAsia"/>
          </w:rPr>
          <w:t>型数据</w:t>
        </w:r>
        <w:r>
          <w:rPr>
            <w:rFonts w:hint="eastAsia"/>
          </w:rPr>
          <w:t>)</w:t>
        </w:r>
      </w:ins>
      <w:ins w:id="8640" w:author="Zhang, Carol (MSHA)" w:date="2019-08-27T09:18:00Z">
        <w:r>
          <w:rPr>
            <w:rFonts w:hint="eastAsia"/>
          </w:rPr>
          <w:t>，剂量和剂量单位</w:t>
        </w:r>
      </w:ins>
      <w:ins w:id="8641" w:author="Zhang, Carol (MSHA)" w:date="2019-08-27T09:17:00Z">
        <w:r>
          <w:rPr>
            <w:rFonts w:hint="eastAsia"/>
          </w:rPr>
          <w:t>。</w:t>
        </w:r>
      </w:ins>
    </w:p>
    <w:p w:rsidR="00E22922" w:rsidRPr="00301BD7" w:rsidRDefault="00E22922" w:rsidP="00E22922">
      <w:pPr>
        <w:pStyle w:val="a7"/>
        <w:ind w:left="840" w:firstLineChars="0" w:firstLine="0"/>
        <w:rPr>
          <w:ins w:id="8642" w:author="Zhang, Carol (MSHA)" w:date="2019-08-27T09:17:00Z"/>
        </w:rPr>
      </w:pPr>
      <w:ins w:id="8643" w:author="Zhang, Carol (MSHA)" w:date="2019-08-27T09:17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</w:ins>
      <w:ins w:id="8644" w:author="Zhang, Carol (MSHA)" w:date="2019-08-27T09:39:00Z">
        <w:r w:rsidR="00094CEE">
          <w:t>Weight</w:t>
        </w:r>
      </w:ins>
      <w:ins w:id="8645" w:author="Zhang, Carol (MSHA)" w:date="2019-08-27T09:17:00Z">
        <w:r>
          <w:rPr>
            <w:rFonts w:hint="eastAsia"/>
          </w:rPr>
          <w:t xml:space="preserve"> Mode, there are </w:t>
        </w:r>
        <w:r>
          <w:t xml:space="preserve">Brand, Size, Current </w:t>
        </w:r>
        <w:r>
          <w:rPr>
            <w:rFonts w:hint="eastAsia"/>
          </w:rPr>
          <w:t xml:space="preserve">Rate </w:t>
        </w:r>
        <w:r>
          <w:t xml:space="preserve">(float type), Remain Time, Drug Library </w:t>
        </w:r>
        <w:r>
          <w:rPr>
            <w:rFonts w:hint="eastAsia"/>
          </w:rPr>
          <w:t>switch</w:t>
        </w:r>
        <w:r>
          <w:t>, Drug index</w:t>
        </w:r>
        <w:r>
          <w:rPr>
            <w:rFonts w:hint="eastAsia"/>
          </w:rPr>
          <w:t>(ushort</w:t>
        </w:r>
        <w:r>
          <w:t xml:space="preserve"> type</w:t>
        </w:r>
        <w:r>
          <w:rPr>
            <w:rFonts w:hint="eastAsia"/>
          </w:rPr>
          <w:t>)</w:t>
        </w:r>
        <w:r>
          <w:t>, Occlusion Level, Total Volume(float type), Remain Volume(float type), Bolus Rate(float type)</w:t>
        </w:r>
      </w:ins>
      <w:ins w:id="8646" w:author="Zhang, Carol (MSHA)" w:date="2019-08-27T09:18:00Z">
        <w:r>
          <w:rPr>
            <w:rFonts w:hint="eastAsia"/>
          </w:rPr>
          <w:t xml:space="preserve">, </w:t>
        </w:r>
      </w:ins>
      <w:ins w:id="8647" w:author="Zhang, Carol (MSHA)" w:date="2019-08-27T09:17:00Z">
        <w:r>
          <w:t>Bolus VTBI(float type)</w:t>
        </w:r>
      </w:ins>
      <w:ins w:id="8648" w:author="Zhang, Carol (MSHA)" w:date="2019-08-27T09:18:00Z">
        <w:r>
          <w:t xml:space="preserve">, Dose and </w:t>
        </w:r>
      </w:ins>
      <w:ins w:id="8649" w:author="Zhang, Carol (MSHA)" w:date="2019-08-27T09:40:00Z">
        <w:r w:rsidR="00094CEE">
          <w:t>D</w:t>
        </w:r>
      </w:ins>
      <w:ins w:id="8650" w:author="Zhang, Carol (MSHA)" w:date="2019-08-27T09:18:00Z">
        <w:r>
          <w:t>ose unit;</w:t>
        </w:r>
      </w:ins>
      <w:ins w:id="8651" w:author="Zhang, Carol (MSHA)" w:date="2019-08-27T09:17:00Z">
        <w:r>
          <w:rPr>
            <w:rFonts w:hint="eastAsia"/>
          </w:rPr>
          <w:t xml:space="preserve">. The </w:t>
        </w:r>
        <w:r>
          <w:t>float data is calculated through the integer value and the scale value.</w:t>
        </w:r>
      </w:ins>
    </w:p>
    <w:p w:rsidR="00E22922" w:rsidRPr="00301BD7" w:rsidRDefault="00E22922" w:rsidP="00834D25">
      <w:pPr>
        <w:pStyle w:val="a7"/>
        <w:ind w:left="840" w:firstLineChars="0" w:firstLine="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4D25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17295A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5310F9" w:rsidP="006A6C10">
            <w:pPr>
              <w:jc w:val="center"/>
              <w:rPr>
                <w:b/>
              </w:rPr>
            </w:pPr>
            <w:ins w:id="8652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834D25" w:rsidRPr="00A32854">
              <w:rPr>
                <w:rFonts w:hint="eastAsia"/>
                <w:b/>
              </w:rPr>
              <w:t>0</w:t>
            </w:r>
            <w:r w:rsidR="00834D25" w:rsidRPr="00A32854">
              <w:rPr>
                <w:b/>
              </w:rPr>
              <w:t>x0001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406DC9" w:rsidP="006A6C10">
            <w:pPr>
              <w:jc w:val="center"/>
              <w:rPr>
                <w:b/>
              </w:rPr>
            </w:pPr>
            <w:ins w:id="8653" w:author="Zhang, Carol (MSHA)" w:date="2019-08-27T09:1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654" w:author="Zhang, Carol (MSHA)" w:date="2019-08-27T09:13:00Z">
              <w:r w:rsidR="00834D25" w:rsidDel="00406DC9">
                <w:rPr>
                  <w:rFonts w:hint="eastAsia"/>
                  <w:b/>
                </w:rPr>
                <w:delText>数据长度</w:delText>
              </w:r>
              <w:r w:rsidR="00834D25" w:rsidDel="00406DC9">
                <w:rPr>
                  <w:rFonts w:hint="eastAsia"/>
                  <w:b/>
                </w:rPr>
                <w:delText>=</w:delText>
              </w:r>
            </w:del>
            <w:r w:rsidR="00834D25">
              <w:rPr>
                <w:b/>
              </w:rPr>
              <w:t>0x002</w:t>
            </w:r>
            <w:r w:rsidR="00834D25">
              <w:rPr>
                <w:rFonts w:hint="eastAsia"/>
                <w:b/>
              </w:rPr>
              <w:t>8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655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656" w:author="Zhang, Carol (MSHA)" w:date="2019-12-11T16:14:00Z">
                    <w:rPr/>
                  </w:rPrChange>
                </w:rPr>
                <w:t>Infusion Mode</w:t>
              </w:r>
            </w:ins>
            <w:del w:id="8657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658" w:author="Zhang, Carol (MSHA)" w:date="2019-12-11T16:14:00Z">
              <w:r w:rsidR="00B2321A" w:rsidRPr="00B2321A">
                <w:rPr>
                  <w:color w:val="0000FF"/>
                  <w:u w:val="single"/>
                  <w:rPrChange w:id="8659" w:author="Zhang, Carol (MSHA)" w:date="2019-12-11T16:14:00Z">
                    <w:rPr/>
                  </w:rPrChange>
                </w:rPr>
                <w:t>Brand</w:t>
              </w:r>
            </w:ins>
            <w:del w:id="866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656E5A">
              <w:rPr>
                <w:b/>
              </w:rPr>
              <w:lastRenderedPageBreak/>
              <w:t>Size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61" w:author="Zhang, Carol (MSHA)" w:date="2019-12-11T16:14:00Z">
              <w:r w:rsidR="00B2321A" w:rsidRPr="00B2321A">
                <w:rPr>
                  <w:color w:val="0000FF"/>
                  <w:u w:val="single"/>
                  <w:rPrChange w:id="8662" w:author="Zhang, Carol (MSHA)" w:date="2019-12-11T16:14:00Z">
                    <w:rPr/>
                  </w:rPrChange>
                </w:rPr>
                <w:t>Scale Value</w:t>
              </w:r>
            </w:ins>
            <w:del w:id="866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>Rate byte 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Current </w:t>
            </w:r>
            <w:r>
              <w:rPr>
                <w:b/>
              </w:rPr>
              <w:t xml:space="preserve">Rate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7B0A26" w:rsidRDefault="00F936EF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664" w:author="Zhang, Carol (MSHA)" w:date="2019-12-11T16:14:00Z">
              <w:r w:rsidR="00B2321A" w:rsidRPr="00B2321A">
                <w:rPr>
                  <w:color w:val="0000FF"/>
                  <w:u w:val="single"/>
                  <w:rPrChange w:id="8665" w:author="Zhang, Carol (MSHA)" w:date="2019-12-11T16:14:00Z">
                    <w:rPr/>
                  </w:rPrChange>
                </w:rPr>
                <w:t>Pressure Level</w:t>
              </w:r>
            </w:ins>
            <w:del w:id="86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667" w:author="Zhang, Carol (MSHA)" w:date="2019-12-11T16:14:00Z">
              <w:r w:rsidR="00B2321A" w:rsidRPr="00B2321A">
                <w:rPr>
                  <w:color w:val="0000FF"/>
                  <w:u w:val="single"/>
                  <w:rPrChange w:id="8668" w:author="Zhang, Carol (MSHA)" w:date="2019-12-11T16:14:00Z">
                    <w:rPr/>
                  </w:rPrChange>
                </w:rPr>
                <w:t>Switch Status</w:t>
              </w:r>
            </w:ins>
            <w:del w:id="86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70" w:author="Zhang, Carol (MSHA)" w:date="2019-12-11T16:14:00Z">
              <w:r w:rsidR="00B2321A" w:rsidRPr="00B2321A">
                <w:rPr>
                  <w:color w:val="0000FF"/>
                  <w:u w:val="single"/>
                  <w:rPrChange w:id="8671" w:author="Zhang, Carol (MSHA)" w:date="2019-12-11T16:14:00Z">
                    <w:rPr/>
                  </w:rPrChange>
                </w:rPr>
                <w:t>Scale Value</w:t>
              </w:r>
            </w:ins>
            <w:del w:id="86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2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73" w:author="Zhang, Carol (MSHA)" w:date="2019-12-11T16:14:00Z">
              <w:r w:rsidR="00B2321A" w:rsidRPr="00B2321A">
                <w:rPr>
                  <w:color w:val="0000FF"/>
                  <w:u w:val="single"/>
                  <w:rPrChange w:id="8674" w:author="Zhang, Carol (MSHA)" w:date="2019-12-11T16:14:00Z">
                    <w:rPr/>
                  </w:rPrChange>
                </w:rPr>
                <w:t>Scale Value</w:t>
              </w:r>
            </w:ins>
            <w:del w:id="867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</w:t>
            </w:r>
            <w:r>
              <w:rPr>
                <w:rFonts w:hint="eastAsia"/>
                <w:b/>
              </w:rPr>
              <w:t xml:space="preserve"> 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Remain Volume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76" w:author="Zhang, Carol (MSHA)" w:date="2019-12-11T16:14:00Z">
              <w:r w:rsidR="00B2321A" w:rsidRPr="00B2321A">
                <w:rPr>
                  <w:color w:val="0000FF"/>
                  <w:u w:val="single"/>
                  <w:rPrChange w:id="8677" w:author="Zhang, Carol (MSHA)" w:date="2019-12-11T16:14:00Z">
                    <w:rPr/>
                  </w:rPrChange>
                </w:rPr>
                <w:t>Scale Value</w:t>
              </w:r>
            </w:ins>
            <w:del w:id="86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Bolus Rate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 xml:space="preserve">Bolus Rate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79" w:author="Zhang, Carol (MSHA)" w:date="2019-12-11T16:14:00Z">
              <w:r w:rsidR="00B2321A" w:rsidRPr="00B2321A">
                <w:rPr>
                  <w:color w:val="0000FF"/>
                  <w:u w:val="single"/>
                  <w:rPrChange w:id="8680" w:author="Zhang, Carol (MSHA)" w:date="2019-12-11T16:14:00Z">
                    <w:rPr/>
                  </w:rPrChange>
                </w:rPr>
                <w:t>Scale Value</w:t>
              </w:r>
            </w:ins>
            <w:del w:id="86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682" w:author="Zhang, Carol (MSHA)" w:date="2019-12-11T16:14:00Z">
              <w:r w:rsidR="00B2321A" w:rsidRPr="00B2321A">
                <w:rPr>
                  <w:color w:val="0000FF"/>
                  <w:u w:val="single"/>
                  <w:rPrChange w:id="8683" w:author="Zhang, Carol (MSHA)" w:date="2019-12-11T16:14:00Z">
                    <w:rPr/>
                  </w:rPrChange>
                </w:rPr>
                <w:t>Scale Value</w:t>
              </w:r>
            </w:ins>
            <w:del w:id="868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byte 1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8685" w:author="Zhang, Carol (MSHA)" w:date="2019-12-11T16:14:00Z">
              <w:r w:rsidR="00B2321A" w:rsidRPr="00B2321A">
                <w:rPr>
                  <w:color w:val="0000FF"/>
                  <w:u w:val="single"/>
                  <w:rPrChange w:id="8686" w:author="Zhang, Carol (MSHA)" w:date="2019-12-11T16:14:00Z">
                    <w:rPr/>
                  </w:rPrChange>
                </w:rPr>
                <w:t>Dose Unit</w:t>
              </w:r>
            </w:ins>
            <w:del w:id="86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</w:tr>
    </w:tbl>
    <w:p w:rsidR="00834D25" w:rsidRDefault="00834D25" w:rsidP="00834D25"/>
    <w:p w:rsidR="00834D25" w:rsidRDefault="00834D25" w:rsidP="00834D25">
      <w:pPr>
        <w:pStyle w:val="a7"/>
        <w:ind w:left="840" w:firstLineChars="0" w:firstLine="0"/>
      </w:pPr>
    </w:p>
    <w:p w:rsidR="00834D25" w:rsidRPr="00153B83" w:rsidRDefault="00834D25" w:rsidP="00834D25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多速率</w:t>
      </w:r>
      <w:r w:rsidRPr="002762E0">
        <w:rPr>
          <w:rFonts w:hint="eastAsia"/>
          <w:b/>
        </w:rPr>
        <w:t>模式</w:t>
      </w:r>
    </w:p>
    <w:p w:rsidR="00094CEE" w:rsidRDefault="00834D25" w:rsidP="00094CEE">
      <w:pPr>
        <w:pStyle w:val="a7"/>
        <w:ind w:left="840" w:firstLineChars="0" w:firstLine="0"/>
        <w:rPr>
          <w:ins w:id="8688" w:author="Zhang, Carol (MSHA)" w:date="2019-08-27T09:36:00Z"/>
        </w:rPr>
      </w:pPr>
      <w:r>
        <w:rPr>
          <w:rFonts w:hint="eastAsia"/>
        </w:rPr>
        <w:t>包含输注过程中的信息</w:t>
      </w:r>
      <w:del w:id="8689" w:author="Zhang, Carol (MSHA)" w:date="2019-08-27T09:39:00Z">
        <w:r w:rsidDel="00094CEE">
          <w:rPr>
            <w:rFonts w:hint="eastAsia"/>
          </w:rPr>
          <w:delText>:</w:delText>
        </w:r>
        <w:r w:rsidRPr="00D90689" w:rsidDel="00094CEE">
          <w:rPr>
            <w:rFonts w:hint="eastAsia"/>
          </w:rPr>
          <w:delText xml:space="preserve"> </w:delText>
        </w:r>
        <w:r w:rsidDel="00094CEE">
          <w:rPr>
            <w:rFonts w:hint="eastAsia"/>
          </w:rPr>
          <w:delText>品牌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尺寸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药物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压力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累计量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本次输注剩余量</w:delText>
        </w:r>
        <w:r w:rsidDel="00094CEE">
          <w:rPr>
            <w:rFonts w:hint="eastAsia"/>
          </w:rPr>
          <w:delText>,</w:delText>
        </w:r>
        <w:r w:rsidDel="00094CEE">
          <w:rPr>
            <w:rFonts w:hint="eastAsia"/>
          </w:rPr>
          <w:delText>多速率和剩余时间。</w:delText>
        </w:r>
      </w:del>
      <w:ins w:id="8690" w:author="Zhang, Carol (MSHA)" w:date="2019-08-27T09:21:00Z">
        <w:r w:rsidR="00E22922">
          <w:rPr>
            <w:rFonts w:hint="eastAsia"/>
          </w:rPr>
          <w:t>:</w:t>
        </w:r>
        <w:r w:rsidR="00E22922" w:rsidRPr="002F614E">
          <w:rPr>
            <w:rFonts w:hint="eastAsia"/>
          </w:rPr>
          <w:t xml:space="preserve"> </w:t>
        </w:r>
        <w:r w:rsidR="00E22922">
          <w:rPr>
            <w:rFonts w:hint="eastAsia"/>
          </w:rPr>
          <w:t>品牌</w:t>
        </w:r>
        <w:r w:rsidR="00E22922">
          <w:rPr>
            <w:rFonts w:hint="eastAsia"/>
          </w:rPr>
          <w:t>,</w:t>
        </w:r>
        <w:r w:rsidR="00E22922">
          <w:rPr>
            <w:rFonts w:hint="eastAsia"/>
          </w:rPr>
          <w:t>尺寸</w:t>
        </w:r>
        <w:r w:rsidR="00E22922">
          <w:rPr>
            <w:rFonts w:hint="eastAsia"/>
          </w:rPr>
          <w:t>,</w:t>
        </w:r>
        <w:r w:rsidR="00E22922">
          <w:rPr>
            <w:rFonts w:hint="eastAsia"/>
          </w:rPr>
          <w:t>当前速率</w:t>
        </w:r>
        <w:r w:rsidR="00E22922">
          <w:rPr>
            <w:rFonts w:hint="eastAsia"/>
          </w:rPr>
          <w:t xml:space="preserve">(float 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),</w:t>
        </w:r>
      </w:ins>
      <w:ins w:id="8691" w:author="Zhang, Carol (MSHA)" w:date="2019-08-27T09:34:00Z">
        <w:r w:rsidR="00094CEE" w:rsidRPr="00094CEE">
          <w:rPr>
            <w:rFonts w:hint="eastAsia"/>
          </w:rPr>
          <w:t xml:space="preserve"> </w:t>
        </w:r>
        <w:r w:rsidR="00094CEE">
          <w:rPr>
            <w:rFonts w:hint="eastAsia"/>
          </w:rPr>
          <w:t>阻塞灵敏度</w:t>
        </w:r>
        <w:r w:rsidR="00094CEE">
          <w:rPr>
            <w:rFonts w:hint="eastAsia"/>
          </w:rPr>
          <w:t>,</w:t>
        </w:r>
        <w:r w:rsidR="00094CEE">
          <w:t xml:space="preserve"> </w:t>
        </w:r>
      </w:ins>
      <w:ins w:id="8692" w:author="Zhang, Carol (MSHA)" w:date="2019-08-27T09:21:00Z">
        <w:r w:rsidR="00E22922">
          <w:rPr>
            <w:rFonts w:hint="eastAsia"/>
          </w:rPr>
          <w:t>药物开关，药物</w:t>
        </w:r>
        <w:r w:rsidR="00E22922">
          <w:rPr>
            <w:rFonts w:hint="eastAsia"/>
          </w:rPr>
          <w:t>Index(ushort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),</w:t>
        </w:r>
      </w:ins>
      <w:ins w:id="8693" w:author="Zhang, Carol (MSHA)" w:date="2019-08-27T09:23:00Z">
        <w:r w:rsidR="00E22922" w:rsidRPr="00E22922">
          <w:rPr>
            <w:rFonts w:hint="eastAsia"/>
          </w:rPr>
          <w:t xml:space="preserve"> </w:t>
        </w:r>
        <w:r w:rsidR="00E22922">
          <w:rPr>
            <w:rFonts w:hint="eastAsia"/>
          </w:rPr>
          <w:t>剩余时间</w:t>
        </w:r>
        <w:r w:rsidR="00E22922">
          <w:rPr>
            <w:rFonts w:hint="eastAsia"/>
          </w:rPr>
          <w:t>,</w:t>
        </w:r>
        <w:r w:rsidR="00E22922">
          <w:t xml:space="preserve"> </w:t>
        </w:r>
      </w:ins>
      <w:ins w:id="8694" w:author="Zhang, Carol (MSHA)" w:date="2019-08-27T09:21:00Z">
        <w:r w:rsidR="00E22922">
          <w:t xml:space="preserve"> </w:t>
        </w:r>
        <w:r w:rsidR="00E22922">
          <w:rPr>
            <w:rFonts w:hint="eastAsia"/>
          </w:rPr>
          <w:t>累计量</w:t>
        </w:r>
        <w:r w:rsidR="00E22922">
          <w:rPr>
            <w:rFonts w:hint="eastAsia"/>
          </w:rPr>
          <w:t xml:space="preserve">(float 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),</w:t>
        </w:r>
      </w:ins>
      <w:ins w:id="8695" w:author="Zhang, Carol (MSHA)" w:date="2019-08-27T09:39:00Z">
        <w:r w:rsidR="00094CEE">
          <w:t xml:space="preserve"> </w:t>
        </w:r>
      </w:ins>
      <w:ins w:id="8696" w:author="Zhang, Carol (MSHA)" w:date="2019-08-27T09:21:00Z">
        <w:r w:rsidR="00E22922">
          <w:rPr>
            <w:rFonts w:hint="eastAsia"/>
          </w:rPr>
          <w:t>本次输注剩余量</w:t>
        </w:r>
        <w:r w:rsidR="00E22922">
          <w:rPr>
            <w:rFonts w:hint="eastAsia"/>
          </w:rPr>
          <w:t xml:space="preserve">(float 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),</w:t>
        </w:r>
        <w:r w:rsidR="00E22922">
          <w:t xml:space="preserve"> Bolus</w:t>
        </w:r>
        <w:r w:rsidR="00E22922">
          <w:rPr>
            <w:rFonts w:hint="eastAsia"/>
          </w:rPr>
          <w:t>速率</w:t>
        </w:r>
        <w:r w:rsidR="00E22922">
          <w:rPr>
            <w:rFonts w:hint="eastAsia"/>
          </w:rPr>
          <w:t xml:space="preserve">(float 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),</w:t>
        </w:r>
        <w:r w:rsidR="00E22922">
          <w:t xml:space="preserve"> </w:t>
        </w:r>
        <w:r w:rsidR="00E22922">
          <w:rPr>
            <w:rFonts w:hint="eastAsia"/>
          </w:rPr>
          <w:t>Bolus</w:t>
        </w:r>
        <w:r w:rsidR="00E22922">
          <w:rPr>
            <w:rFonts w:hint="eastAsia"/>
          </w:rPr>
          <w:t>限制量</w:t>
        </w:r>
        <w:r w:rsidR="00E22922">
          <w:rPr>
            <w:rFonts w:hint="eastAsia"/>
          </w:rPr>
          <w:t xml:space="preserve">(float </w:t>
        </w:r>
        <w:r w:rsidR="00E22922">
          <w:rPr>
            <w:rFonts w:hint="eastAsia"/>
          </w:rPr>
          <w:t>型数据</w:t>
        </w:r>
        <w:r w:rsidR="00E22922">
          <w:rPr>
            <w:rFonts w:hint="eastAsia"/>
          </w:rPr>
          <w:t>)</w:t>
        </w:r>
        <w:r w:rsidR="00E22922">
          <w:rPr>
            <w:rFonts w:hint="eastAsia"/>
          </w:rPr>
          <w:t>，</w:t>
        </w:r>
      </w:ins>
      <w:ins w:id="8697" w:author="Zhang, Carol (MSHA)" w:date="2019-08-27T09:36:00Z">
        <w:r w:rsidR="00094CEE">
          <w:rPr>
            <w:rFonts w:hint="eastAsia"/>
          </w:rPr>
          <w:t>多速率</w:t>
        </w:r>
      </w:ins>
      <w:ins w:id="8698" w:author="Zhang, Carol (MSHA)" w:date="2019-08-27T09:38:00Z">
        <w:r w:rsidR="00094CEE">
          <w:rPr>
            <w:rFonts w:hint="eastAsia"/>
          </w:rPr>
          <w:t xml:space="preserve">(float </w:t>
        </w:r>
        <w:r w:rsidR="00094CEE">
          <w:rPr>
            <w:rFonts w:hint="eastAsia"/>
          </w:rPr>
          <w:t>型数据</w:t>
        </w:r>
        <w:r w:rsidR="00094CEE">
          <w:rPr>
            <w:rFonts w:hint="eastAsia"/>
          </w:rPr>
          <w:t>)</w:t>
        </w:r>
      </w:ins>
      <w:ins w:id="8699" w:author="Zhang, Carol (MSHA)" w:date="2019-08-27T09:36:00Z">
        <w:r w:rsidR="00094CEE">
          <w:rPr>
            <w:rFonts w:hint="eastAsia"/>
          </w:rPr>
          <w:t>和剩余时间。</w:t>
        </w:r>
      </w:ins>
    </w:p>
    <w:p w:rsidR="00E22922" w:rsidRPr="00301BD7" w:rsidRDefault="00094CEE" w:rsidP="00834D25">
      <w:pPr>
        <w:pStyle w:val="a7"/>
        <w:ind w:left="840" w:firstLineChars="0" w:firstLine="0"/>
      </w:pPr>
      <w:ins w:id="8700" w:author="Zhang, Carol (MSHA)" w:date="2019-08-27T09:40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>Mult</w:t>
        </w:r>
      </w:ins>
      <w:ins w:id="8701" w:author="Zhang, Carol (MSHA)" w:date="2019-08-27T14:53:00Z">
        <w:r w:rsidR="00A276DD">
          <w:t>i</w:t>
        </w:r>
      </w:ins>
      <w:ins w:id="8702" w:author="Zhang, Carol (MSHA)" w:date="2019-08-27T09:40:00Z">
        <w:r>
          <w:t>-Rate</w:t>
        </w:r>
        <w:r>
          <w:rPr>
            <w:rFonts w:hint="eastAsia"/>
          </w:rPr>
          <w:t xml:space="preserve"> Mode, there are </w:t>
        </w:r>
        <w:r>
          <w:t xml:space="preserve">Brand, Size, Current </w:t>
        </w:r>
        <w:r>
          <w:rPr>
            <w:rFonts w:hint="eastAsia"/>
          </w:rPr>
          <w:t xml:space="preserve">Rate </w:t>
        </w:r>
        <w:r>
          <w:t xml:space="preserve">(float type), Remain Time, Drug Library </w:t>
        </w:r>
        <w:r>
          <w:rPr>
            <w:rFonts w:hint="eastAsia"/>
          </w:rPr>
          <w:t>switch</w:t>
        </w:r>
        <w:r>
          <w:t>, Drug index</w:t>
        </w:r>
        <w:r>
          <w:rPr>
            <w:rFonts w:hint="eastAsia"/>
          </w:rPr>
          <w:t>(ushort</w:t>
        </w:r>
        <w:r>
          <w:t xml:space="preserve"> type</w:t>
        </w:r>
        <w:r>
          <w:rPr>
            <w:rFonts w:hint="eastAsia"/>
          </w:rPr>
          <w:t>)</w:t>
        </w:r>
        <w:r>
          <w:t>, Occlusion Level, Total Volume(float type), Remain Volume(float type), Bolus Rate(float type)</w:t>
        </w:r>
        <w:r>
          <w:rPr>
            <w:rFonts w:hint="eastAsia"/>
          </w:rPr>
          <w:t xml:space="preserve">, </w:t>
        </w:r>
        <w:r>
          <w:t xml:space="preserve">Bolus VTBI(float type), </w:t>
        </w:r>
      </w:ins>
      <w:ins w:id="8703" w:author="Zhang, Carol (MSHA)" w:date="2019-08-27T14:54:00Z">
        <w:r w:rsidR="00A276DD">
          <w:t xml:space="preserve">3 </w:t>
        </w:r>
      </w:ins>
      <w:ins w:id="8704" w:author="Zhang, Carol (MSHA)" w:date="2019-08-27T09:42:00Z">
        <w:r>
          <w:t>groups of rate</w:t>
        </w:r>
      </w:ins>
      <w:ins w:id="8705" w:author="Zhang, Carol (MSHA)" w:date="2019-08-27T14:54:00Z">
        <w:r w:rsidR="00A276DD">
          <w:t>(float type)</w:t>
        </w:r>
      </w:ins>
      <w:ins w:id="8706" w:author="Zhang, Carol (MSHA)" w:date="2019-08-27T09:42:00Z">
        <w:r>
          <w:t xml:space="preserve"> and time</w:t>
        </w:r>
      </w:ins>
      <w:ins w:id="8707" w:author="Zhang, Carol (MSHA)" w:date="2019-08-27T09:40:00Z">
        <w:r>
          <w:rPr>
            <w:rFonts w:hint="eastAsia"/>
          </w:rPr>
          <w:t xml:space="preserve">. The </w:t>
        </w:r>
        <w:r>
          <w:t>float data is calculated through the integer value and the scale value.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4D25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17295A" w:rsidRDefault="00834D25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4D25" w:rsidRPr="00513A48" w:rsidRDefault="00834D25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5310F9" w:rsidP="006A6C10">
            <w:pPr>
              <w:jc w:val="center"/>
              <w:rPr>
                <w:b/>
              </w:rPr>
            </w:pPr>
            <w:ins w:id="8708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834D25" w:rsidRPr="00A32854">
              <w:rPr>
                <w:rFonts w:hint="eastAsia"/>
                <w:b/>
              </w:rPr>
              <w:t>0</w:t>
            </w:r>
            <w:r w:rsidR="00834D25" w:rsidRPr="00A32854">
              <w:rPr>
                <w:b/>
              </w:rPr>
              <w:t>x0001</w:t>
            </w:r>
          </w:p>
        </w:tc>
      </w:tr>
      <w:tr w:rsidR="00834D25" w:rsidTr="006A6C10">
        <w:tc>
          <w:tcPr>
            <w:tcW w:w="7792" w:type="dxa"/>
            <w:gridSpan w:val="17"/>
          </w:tcPr>
          <w:p w:rsidR="00834D25" w:rsidRDefault="00406DC9" w:rsidP="006A6C10">
            <w:pPr>
              <w:jc w:val="center"/>
              <w:rPr>
                <w:b/>
              </w:rPr>
            </w:pPr>
            <w:ins w:id="8709" w:author="Zhang, Carol (MSHA)" w:date="2019-08-27T09:1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710" w:author="Zhang, Carol (MSHA)" w:date="2019-08-27T09:13:00Z">
              <w:r w:rsidR="00834D25" w:rsidDel="00406DC9">
                <w:rPr>
                  <w:rFonts w:hint="eastAsia"/>
                  <w:b/>
                </w:rPr>
                <w:delText>数据长度</w:delText>
              </w:r>
              <w:r w:rsidR="00834D25" w:rsidDel="00406DC9">
                <w:rPr>
                  <w:rFonts w:hint="eastAsia"/>
                  <w:b/>
                </w:rPr>
                <w:delText>=</w:delText>
              </w:r>
            </w:del>
            <w:r w:rsidR="00834D25">
              <w:rPr>
                <w:b/>
              </w:rPr>
              <w:t>0x00</w:t>
            </w:r>
            <w:r w:rsidR="00834D25">
              <w:rPr>
                <w:rFonts w:hint="eastAsia"/>
                <w:b/>
              </w:rPr>
              <w:t>30</w:t>
            </w:r>
          </w:p>
        </w:tc>
      </w:tr>
      <w:tr w:rsidR="00834D25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71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712" w:author="Zhang, Carol (MSHA)" w:date="2019-12-11T16:14:00Z">
                    <w:rPr/>
                  </w:rPrChange>
                </w:rPr>
                <w:t>Infusion Mode</w:t>
              </w:r>
            </w:ins>
            <w:del w:id="871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714" w:author="Zhang, Carol (MSHA)" w:date="2019-12-11T16:14:00Z">
              <w:r w:rsidR="00B2321A" w:rsidRPr="00B2321A">
                <w:rPr>
                  <w:color w:val="0000FF"/>
                  <w:u w:val="single"/>
                  <w:rPrChange w:id="8715" w:author="Zhang, Carol (MSHA)" w:date="2019-12-11T16:14:00Z">
                    <w:rPr/>
                  </w:rPrChange>
                </w:rPr>
                <w:t>Brand</w:t>
              </w:r>
            </w:ins>
            <w:del w:id="87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656E5A">
              <w:rPr>
                <w:b/>
              </w:rPr>
              <w:t>Size</w:t>
            </w:r>
          </w:p>
        </w:tc>
        <w:tc>
          <w:tcPr>
            <w:tcW w:w="3896" w:type="dxa"/>
            <w:gridSpan w:val="8"/>
          </w:tcPr>
          <w:p w:rsidR="00834D25" w:rsidRDefault="009D0EC3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717" w:author="Zhang, Carol (MSHA)" w:date="2019-12-11T16:14:00Z">
              <w:r w:rsidR="00B2321A" w:rsidRPr="00B2321A">
                <w:rPr>
                  <w:color w:val="0000FF"/>
                  <w:u w:val="single"/>
                  <w:rPrChange w:id="8718" w:author="Zhang, Carol (MSHA)" w:date="2019-12-11T16:14:00Z">
                    <w:rPr/>
                  </w:rPrChange>
                </w:rPr>
                <w:t>Pressure Level</w:t>
              </w:r>
            </w:ins>
            <w:del w:id="87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720" w:author="Zhang, Carol (MSHA)" w:date="2019-12-11T16:14:00Z">
              <w:r w:rsidR="00B2321A" w:rsidRPr="00B2321A">
                <w:rPr>
                  <w:color w:val="0000FF"/>
                  <w:u w:val="single"/>
                  <w:rPrChange w:id="8721" w:author="Zhang, Carol (MSHA)" w:date="2019-12-11T16:14:00Z">
                    <w:rPr/>
                  </w:rPrChange>
                </w:rPr>
                <w:t>Switch Status</w:t>
              </w:r>
            </w:ins>
            <w:del w:id="87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23" w:author="Zhang, Carol (MSHA)" w:date="2019-12-11T16:14:00Z">
              <w:r w:rsidR="00B2321A" w:rsidRPr="00B2321A">
                <w:rPr>
                  <w:color w:val="0000FF"/>
                  <w:u w:val="single"/>
                  <w:rPrChange w:id="8724" w:author="Zhang, Carol (MSHA)" w:date="2019-12-11T16:14:00Z">
                    <w:rPr/>
                  </w:rPrChange>
                </w:rPr>
                <w:t>Scale Value</w:t>
              </w:r>
            </w:ins>
            <w:del w:id="87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1</w:t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26" w:author="Zhang, Carol (MSHA)" w:date="2019-12-11T16:14:00Z">
              <w:r w:rsidR="00B2321A" w:rsidRPr="00B2321A">
                <w:rPr>
                  <w:color w:val="0000FF"/>
                  <w:u w:val="single"/>
                  <w:rPrChange w:id="8727" w:author="Zhang, Carol (MSHA)" w:date="2019-12-11T16:14:00Z">
                    <w:rPr/>
                  </w:rPrChange>
                </w:rPr>
                <w:t>Scale Value</w:t>
              </w:r>
            </w:ins>
            <w:del w:id="87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>Remain Volume byte 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>Remain Volume byte 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Remain Volume byte 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29" w:author="Zhang, Carol (MSHA)" w:date="2019-12-11T16:14:00Z">
              <w:r w:rsidR="00B2321A" w:rsidRPr="00B2321A">
                <w:rPr>
                  <w:color w:val="0000FF"/>
                  <w:u w:val="single"/>
                  <w:rPrChange w:id="8730" w:author="Zhang, Carol (MSHA)" w:date="2019-12-11T16:14:00Z">
                    <w:rPr/>
                  </w:rPrChange>
                </w:rPr>
                <w:t>Scale Value</w:t>
              </w:r>
            </w:ins>
            <w:del w:id="873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lastRenderedPageBreak/>
              <w:t>Bolus Rate byte 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Bolus Rate byte 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Bolus Rate byte 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Bolus Rate byte 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32" w:author="Zhang, Carol (MSHA)" w:date="2019-12-11T16:14:00Z">
              <w:r w:rsidR="00B2321A" w:rsidRPr="00B2321A">
                <w:rPr>
                  <w:color w:val="0000FF"/>
                  <w:u w:val="single"/>
                  <w:rPrChange w:id="8733" w:author="Zhang, Carol (MSHA)" w:date="2019-12-11T16:14:00Z">
                    <w:rPr/>
                  </w:rPrChange>
                </w:rPr>
                <w:t>Scale Value</w:t>
              </w:r>
            </w:ins>
            <w:del w:id="873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C85507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C85507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Bolus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35" w:author="Zhang, Carol (MSHA)" w:date="2019-12-11T16:14:00Z">
              <w:r w:rsidR="00B2321A" w:rsidRPr="00B2321A">
                <w:rPr>
                  <w:color w:val="0000FF"/>
                  <w:u w:val="single"/>
                  <w:rPrChange w:id="8736" w:author="Zhang, Carol (MSHA)" w:date="2019-12-11T16:14:00Z">
                    <w:rPr/>
                  </w:rPrChange>
                </w:rPr>
                <w:t>Scale Value</w:t>
              </w:r>
            </w:ins>
            <w:del w:id="87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>Rate 1 byte1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Rate 1 byte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1 byte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Rate 1 byte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  <w:r>
              <w:rPr>
                <w:b/>
              </w:rPr>
              <w:t>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  <w:r>
              <w:rPr>
                <w:b/>
              </w:rPr>
              <w:t>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38" w:author="Zhang, Carol (MSHA)" w:date="2019-12-11T16:14:00Z">
              <w:r w:rsidR="00B2321A" w:rsidRPr="00B2321A">
                <w:rPr>
                  <w:color w:val="0000FF"/>
                  <w:u w:val="single"/>
                  <w:rPrChange w:id="8739" w:author="Zhang, Carol (MSHA)" w:date="2019-12-11T16:14:00Z">
                    <w:rPr/>
                  </w:rPrChange>
                </w:rPr>
                <w:t>Scale Value</w:t>
              </w:r>
            </w:ins>
            <w:del w:id="87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Rate 2 byte1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>Rate 2 byte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>Rate 2 byte</w:t>
            </w:r>
            <w:r>
              <w:rPr>
                <w:rFonts w:hint="eastAsia"/>
                <w:b/>
              </w:rPr>
              <w:t>3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2 byte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  <w:r>
              <w:rPr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  <w:r>
              <w:rPr>
                <w:b/>
              </w:rPr>
              <w:t>2</w:t>
            </w:r>
          </w:p>
        </w:tc>
        <w:tc>
          <w:tcPr>
            <w:tcW w:w="3896" w:type="dxa"/>
            <w:gridSpan w:val="8"/>
          </w:tcPr>
          <w:p w:rsidR="00834D25" w:rsidRPr="007B0A26" w:rsidRDefault="00834D25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8741" w:author="Zhang, Carol (MSHA)" w:date="2019-12-11T16:14:00Z">
              <w:r w:rsidR="00B2321A" w:rsidRPr="00B2321A">
                <w:rPr>
                  <w:color w:val="0000FF"/>
                  <w:u w:val="single"/>
                  <w:rPrChange w:id="8742" w:author="Zhang, Carol (MSHA)" w:date="2019-12-11T16:14:00Z">
                    <w:rPr/>
                  </w:rPrChange>
                </w:rPr>
                <w:t>Scale Value</w:t>
              </w:r>
            </w:ins>
            <w:del w:id="87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</w:rPr>
            </w:pPr>
            <w:r>
              <w:rPr>
                <w:b/>
              </w:rPr>
              <w:t xml:space="preserve">Rate 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byte1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Rate 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byte</w:t>
            </w:r>
            <w:r>
              <w:rPr>
                <w:rFonts w:hint="eastAsia"/>
                <w:b/>
              </w:rPr>
              <w:t>2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Pr="00E70E77" w:rsidRDefault="00834D25" w:rsidP="006A6C1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 xml:space="preserve">Rate 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byte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Rate 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byte</w:t>
            </w:r>
            <w:r>
              <w:rPr>
                <w:rFonts w:hint="eastAsia"/>
                <w:b/>
              </w:rPr>
              <w:t>4</w:t>
            </w:r>
          </w:p>
        </w:tc>
      </w:tr>
      <w:tr w:rsidR="00834D25" w:rsidRPr="004B56EE" w:rsidTr="006A6C10">
        <w:tc>
          <w:tcPr>
            <w:tcW w:w="3896" w:type="dxa"/>
            <w:gridSpan w:val="9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Hour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834D25" w:rsidRDefault="00834D25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Remain </w:t>
            </w:r>
            <w:r w:rsidRPr="007B0A26">
              <w:rPr>
                <w:b/>
              </w:rPr>
              <w:t>Minute</w:t>
            </w:r>
            <w:r>
              <w:rPr>
                <w:rFonts w:hint="eastAsia"/>
                <w:b/>
              </w:rPr>
              <w:t>3</w:t>
            </w:r>
          </w:p>
        </w:tc>
      </w:tr>
    </w:tbl>
    <w:p w:rsidR="00C44F53" w:rsidRDefault="00C44F53" w:rsidP="002D56AA"/>
    <w:p w:rsidR="00DD5732" w:rsidRPr="00153B83" w:rsidRDefault="00DD5732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基本</w:t>
      </w:r>
      <w:r w:rsidRPr="002762E0">
        <w:rPr>
          <w:rFonts w:hint="eastAsia"/>
          <w:b/>
        </w:rPr>
        <w:t>模式</w:t>
      </w:r>
    </w:p>
    <w:p w:rsidR="00DD5732" w:rsidRDefault="00DD5732" w:rsidP="00DD5732">
      <w:pPr>
        <w:ind w:left="840"/>
        <w:rPr>
          <w:ins w:id="8744" w:author="Zhang, Carol (MSHA)" w:date="2019-08-27T09:43:00Z"/>
        </w:rPr>
      </w:pPr>
      <w:r>
        <w:rPr>
          <w:rFonts w:hint="eastAsia"/>
        </w:rPr>
        <w:t>该模式下包含</w:t>
      </w:r>
      <w:r w:rsidR="002F2094">
        <w:rPr>
          <w:rFonts w:hint="eastAsia"/>
        </w:rPr>
        <w:t>品牌</w:t>
      </w:r>
      <w:r w:rsidR="00C15541">
        <w:rPr>
          <w:rFonts w:hint="eastAsia"/>
        </w:rPr>
        <w:t>、</w:t>
      </w:r>
      <w:r w:rsidR="002F2094">
        <w:rPr>
          <w:rFonts w:hint="eastAsia"/>
        </w:rPr>
        <w:t>阻塞灵敏度</w:t>
      </w:r>
      <w:r w:rsidR="00C15541">
        <w:rPr>
          <w:rFonts w:hint="eastAsia"/>
        </w:rPr>
        <w:t>、</w:t>
      </w:r>
      <w:r w:rsidR="002F2094">
        <w:rPr>
          <w:rFonts w:hint="eastAsia"/>
        </w:rPr>
        <w:t>药物库开关</w:t>
      </w:r>
      <w:r w:rsidR="002F2094">
        <w:rPr>
          <w:rFonts w:hint="eastAsia"/>
        </w:rPr>
        <w:t>,</w:t>
      </w:r>
      <w:ins w:id="8745" w:author="Zhang, Carol (MSHA)" w:date="2019-08-27T14:56:00Z">
        <w:r w:rsidR="00A276DD">
          <w:t xml:space="preserve"> </w:t>
        </w:r>
      </w:ins>
      <w:r w:rsidR="002F2094">
        <w:rPr>
          <w:rFonts w:hint="eastAsia"/>
        </w:rPr>
        <w:t>药物</w:t>
      </w:r>
      <w:r w:rsidR="002F2094">
        <w:rPr>
          <w:rFonts w:hint="eastAsia"/>
        </w:rPr>
        <w:t>Index(</w:t>
      </w:r>
      <w:del w:id="8746" w:author="Zhang, Carol (MSHA)" w:date="2019-08-27T14:56:00Z">
        <w:r w:rsidR="00904248" w:rsidDel="00A276DD">
          <w:rPr>
            <w:rFonts w:hint="eastAsia"/>
          </w:rPr>
          <w:delText>无符号整</w:delText>
        </w:r>
        <w:r w:rsidR="002F2094" w:rsidDel="00A276DD">
          <w:rPr>
            <w:rFonts w:hint="eastAsia"/>
          </w:rPr>
          <w:delText>型数据</w:delText>
        </w:r>
      </w:del>
      <w:ins w:id="8747" w:author="Zhang, Carol (MSHA)" w:date="2019-08-27T14:56:00Z">
        <w:r w:rsidR="00A276DD">
          <w:rPr>
            <w:rFonts w:hint="eastAsia"/>
          </w:rPr>
          <w:t>u</w:t>
        </w:r>
        <w:r w:rsidR="00A276DD">
          <w:t>int</w:t>
        </w:r>
        <w:r w:rsidR="00A276DD">
          <w:rPr>
            <w:rFonts w:hint="eastAsia"/>
          </w:rPr>
          <w:t>型数据</w:t>
        </w:r>
      </w:ins>
      <w:r w:rsidR="002F2094">
        <w:rPr>
          <w:rFonts w:hint="eastAsia"/>
        </w:rPr>
        <w:t>)</w:t>
      </w:r>
      <w:r w:rsidR="00C15541">
        <w:rPr>
          <w:rFonts w:hint="eastAsia"/>
        </w:rPr>
        <w:t>、</w:t>
      </w:r>
      <w:r w:rsidR="007F3DD1">
        <w:rPr>
          <w:rFonts w:hint="eastAsia"/>
        </w:rPr>
        <w:t>剩余量（</w:t>
      </w:r>
      <w:r w:rsidR="007F3DD1">
        <w:rPr>
          <w:rFonts w:hint="eastAsia"/>
        </w:rPr>
        <w:t>float</w:t>
      </w:r>
      <w:r w:rsidR="007F3DD1">
        <w:rPr>
          <w:rFonts w:hint="eastAsia"/>
        </w:rPr>
        <w:t>型数据，单位：</w:t>
      </w:r>
      <w:r w:rsidR="007F3DD1">
        <w:rPr>
          <w:rFonts w:hint="eastAsia"/>
        </w:rPr>
        <w:t>m</w:t>
      </w:r>
      <w:r w:rsidR="007F3DD1">
        <w:t>L</w:t>
      </w:r>
      <w:r w:rsidR="007F3DD1">
        <w:rPr>
          <w:rFonts w:hint="eastAsia"/>
        </w:rPr>
        <w:t>）</w:t>
      </w:r>
      <w:r w:rsidR="00C15541">
        <w:rPr>
          <w:rFonts w:hint="eastAsia"/>
        </w:rPr>
        <w:t>、</w:t>
      </w:r>
      <w:del w:id="8748" w:author="Zhang, Carol (MSHA)" w:date="2019-08-27T15:29:00Z">
        <w:r w:rsidR="00602806" w:rsidDel="00BF52EC">
          <w:rPr>
            <w:rFonts w:hint="eastAsia"/>
          </w:rPr>
          <w:delText>累计量（</w:delText>
        </w:r>
        <w:r w:rsidR="00602806" w:rsidDel="00BF52EC">
          <w:rPr>
            <w:rFonts w:hint="eastAsia"/>
          </w:rPr>
          <w:delText>float</w:delText>
        </w:r>
        <w:r w:rsidR="00602806" w:rsidDel="00BF52EC">
          <w:rPr>
            <w:rFonts w:hint="eastAsia"/>
          </w:rPr>
          <w:delText>型数据，单位：</w:delText>
        </w:r>
        <w:r w:rsidR="00602806" w:rsidDel="00BF52EC">
          <w:rPr>
            <w:rFonts w:hint="eastAsia"/>
          </w:rPr>
          <w:delText>m</w:delText>
        </w:r>
        <w:r w:rsidR="00602806" w:rsidDel="00BF52EC">
          <w:delText>L</w:delText>
        </w:r>
        <w:r w:rsidR="00602806" w:rsidDel="00BF52EC">
          <w:rPr>
            <w:rFonts w:hint="eastAsia"/>
          </w:rPr>
          <w:delText>）、</w:delText>
        </w:r>
      </w:del>
      <w:r w:rsidR="007F3DD1">
        <w:rPr>
          <w:rFonts w:hint="eastAsia"/>
        </w:rPr>
        <w:t>剩余时间（</w:t>
      </w:r>
      <w:r w:rsidR="00D961CD">
        <w:rPr>
          <w:rFonts w:hint="eastAsia"/>
        </w:rPr>
        <w:t>uint</w:t>
      </w:r>
      <w:r w:rsidR="007F3DD1">
        <w:rPr>
          <w:rFonts w:hint="eastAsia"/>
        </w:rPr>
        <w:t>型数据，单位：秒）</w:t>
      </w:r>
      <w:r w:rsidR="00C15541">
        <w:rPr>
          <w:rFonts w:hint="eastAsia"/>
        </w:rPr>
        <w:t>、</w:t>
      </w:r>
      <w:ins w:id="8749" w:author="Zhang, Carol (MSHA)" w:date="2019-08-27T15:29:00Z">
        <w:r w:rsidR="00BF52EC">
          <w:rPr>
            <w:rFonts w:hint="eastAsia"/>
          </w:rPr>
          <w:t>累计量（</w:t>
        </w:r>
        <w:r w:rsidR="00BF52EC">
          <w:rPr>
            <w:rFonts w:hint="eastAsia"/>
          </w:rPr>
          <w:t>float</w:t>
        </w:r>
        <w:r w:rsidR="00BF52EC">
          <w:rPr>
            <w:rFonts w:hint="eastAsia"/>
          </w:rPr>
          <w:t>型数据，单位：</w:t>
        </w:r>
        <w:r w:rsidR="00BF52EC">
          <w:rPr>
            <w:rFonts w:hint="eastAsia"/>
          </w:rPr>
          <w:t>m</w:t>
        </w:r>
        <w:r w:rsidR="00BF52EC">
          <w:t>L</w:t>
        </w:r>
        <w:r w:rsidR="00BF52EC">
          <w:rPr>
            <w:rFonts w:hint="eastAsia"/>
          </w:rPr>
          <w:t>）、</w:t>
        </w:r>
      </w:ins>
      <w:r w:rsidR="002F2094">
        <w:rPr>
          <w:rFonts w:hint="eastAsia"/>
        </w:rPr>
        <w:t>输注设置</w:t>
      </w:r>
      <w:r>
        <w:rPr>
          <w:rFonts w:hint="eastAsia"/>
        </w:rPr>
        <w:t>速率（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r w:rsidR="00E247F3">
        <w:rPr>
          <w:rFonts w:hint="eastAsia"/>
        </w:rPr>
        <w:t>，单位</w:t>
      </w:r>
      <w:r w:rsidR="00E247F3">
        <w:rPr>
          <w:rFonts w:hint="eastAsia"/>
        </w:rPr>
        <w:t>;mL/h</w:t>
      </w:r>
      <w:r>
        <w:rPr>
          <w:rFonts w:hint="eastAsia"/>
        </w:rPr>
        <w:t>）</w:t>
      </w:r>
      <w:r w:rsidR="00904248">
        <w:rPr>
          <w:rFonts w:hint="eastAsia"/>
        </w:rPr>
        <w:t>、速率单位</w:t>
      </w:r>
      <w:r w:rsidR="00E247F3">
        <w:rPr>
          <w:rFonts w:hint="eastAsia"/>
        </w:rPr>
        <w:t>、</w:t>
      </w:r>
      <w:r w:rsidR="003F4CFE" w:rsidRPr="003F4CFE">
        <w:rPr>
          <w:rFonts w:hint="eastAsia"/>
        </w:rPr>
        <w:t>液</w:t>
      </w:r>
      <w:r w:rsidR="00A76F57">
        <w:rPr>
          <w:rFonts w:hint="eastAsia"/>
        </w:rPr>
        <w:t>滴</w:t>
      </w:r>
      <w:r w:rsidR="003F4CFE" w:rsidRPr="003F4CFE">
        <w:rPr>
          <w:rFonts w:hint="eastAsia"/>
        </w:rPr>
        <w:t>大小（</w:t>
      </w:r>
      <w:r w:rsidR="003F4CFE" w:rsidRPr="003F4CFE">
        <w:rPr>
          <w:rFonts w:hint="eastAsia"/>
        </w:rPr>
        <w:t>uint</w:t>
      </w:r>
      <w:r w:rsidR="003F4CFE" w:rsidRPr="003F4CFE">
        <w:rPr>
          <w:rFonts w:hint="eastAsia"/>
        </w:rPr>
        <w:t>型数据，单位：滴</w:t>
      </w:r>
      <w:r w:rsidR="003F4CFE" w:rsidRPr="003F4CFE">
        <w:rPr>
          <w:rFonts w:hint="eastAsia"/>
        </w:rPr>
        <w:t>/mL</w:t>
      </w:r>
      <w:r w:rsidR="003F4CFE" w:rsidRPr="003F4CFE">
        <w:rPr>
          <w:rFonts w:hint="eastAsia"/>
        </w:rPr>
        <w:t>）、</w:t>
      </w:r>
      <w:r w:rsidR="00E247F3">
        <w:rPr>
          <w:rFonts w:hint="eastAsia"/>
        </w:rPr>
        <w:t>液体输注速率（</w:t>
      </w:r>
      <w:r w:rsidR="00E247F3">
        <w:t>uint</w:t>
      </w:r>
      <w:r w:rsidR="00E247F3">
        <w:rPr>
          <w:rFonts w:hint="eastAsia"/>
        </w:rPr>
        <w:t>型数据，单位为除</w:t>
      </w:r>
      <w:r w:rsidR="00E247F3">
        <w:rPr>
          <w:rFonts w:hint="eastAsia"/>
        </w:rPr>
        <w:t>mL/h</w:t>
      </w:r>
      <w:r w:rsidR="00E247F3">
        <w:rPr>
          <w:rFonts w:hint="eastAsia"/>
        </w:rPr>
        <w:t>外的速率单位）</w:t>
      </w:r>
      <w:r>
        <w:rPr>
          <w:rFonts w:hint="eastAsia"/>
        </w:rPr>
        <w:t>、</w:t>
      </w:r>
      <w:r w:rsidR="00A76F57">
        <w:rPr>
          <w:rFonts w:hint="eastAsia"/>
        </w:rPr>
        <w:t>仅设置速率标识</w:t>
      </w:r>
      <w:r w:rsidR="0021248F">
        <w:rPr>
          <w:rFonts w:hint="eastAsia"/>
        </w:rPr>
        <w:t xml:space="preserve"> </w:t>
      </w:r>
      <w:r w:rsidR="0021248F">
        <w:rPr>
          <w:rFonts w:hint="eastAsia"/>
        </w:rPr>
        <w:t>、</w:t>
      </w:r>
      <w:r w:rsidR="002F2094">
        <w:rPr>
          <w:rFonts w:hint="eastAsia"/>
        </w:rPr>
        <w:t>设置</w:t>
      </w:r>
      <w:r>
        <w:rPr>
          <w:rFonts w:hint="eastAsia"/>
        </w:rPr>
        <w:t>输注时间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2F2094">
        <w:rPr>
          <w:rFonts w:hint="eastAsia"/>
        </w:rPr>
        <w:t>设置</w:t>
      </w:r>
      <w:r>
        <w:rPr>
          <w:rFonts w:hint="eastAsia"/>
        </w:rPr>
        <w:t>限制量（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）和</w:t>
      </w:r>
      <w:r w:rsidR="008278EA">
        <w:rPr>
          <w:rFonts w:hint="eastAsia"/>
        </w:rPr>
        <w:t>KVO</w:t>
      </w:r>
      <w:r w:rsidR="008278EA">
        <w:rPr>
          <w:rFonts w:hint="eastAsia"/>
        </w:rPr>
        <w:t>速率（</w:t>
      </w:r>
      <w:r w:rsidR="008278EA">
        <w:rPr>
          <w:rFonts w:hint="eastAsia"/>
        </w:rPr>
        <w:t>float</w:t>
      </w:r>
      <w:r w:rsidR="008278EA">
        <w:rPr>
          <w:rFonts w:hint="eastAsia"/>
        </w:rPr>
        <w:t>型数据，单位：</w:t>
      </w:r>
      <w:r w:rsidR="008278EA">
        <w:rPr>
          <w:rFonts w:hint="eastAsia"/>
        </w:rPr>
        <w:t>m</w:t>
      </w:r>
      <w:r w:rsidR="008278EA">
        <w:t>L/h</w:t>
      </w:r>
      <w:ins w:id="8750" w:author="Zhang, Carol (MSHA)" w:date="2019-08-27T09:43:00Z">
        <w:r w:rsidR="00094CEE">
          <w:rPr>
            <w:rFonts w:hint="eastAsia"/>
          </w:rPr>
          <w:t>）</w:t>
        </w:r>
      </w:ins>
      <w:del w:id="8751" w:author="Zhang, Carol (MSHA)" w:date="2019-08-27T09:43:00Z">
        <w:r w:rsidR="008278EA" w:rsidDel="00094CEE">
          <w:rPr>
            <w:rFonts w:hint="eastAsia"/>
          </w:rPr>
          <w:delText>）</w:delText>
        </w:r>
        <w:r w:rsidDel="00094CEE">
          <w:rPr>
            <w:rFonts w:hint="eastAsia"/>
          </w:rPr>
          <w:delText>，命令包含字段如下：</w:delText>
        </w:r>
      </w:del>
      <w:ins w:id="8752" w:author="Zhang, Carol (MSHA)" w:date="2019-08-27T09:43:00Z">
        <w:r w:rsidR="00094CEE">
          <w:rPr>
            <w:rFonts w:hint="eastAsia"/>
          </w:rPr>
          <w:t>。</w:t>
        </w:r>
      </w:ins>
    </w:p>
    <w:p w:rsidR="00094CEE" w:rsidRPr="00301BD7" w:rsidRDefault="00094CEE" w:rsidP="00094CEE">
      <w:pPr>
        <w:pStyle w:val="a7"/>
        <w:ind w:left="840" w:firstLineChars="0" w:firstLine="0"/>
        <w:rPr>
          <w:ins w:id="8753" w:author="Zhang, Carol (MSHA)" w:date="2019-08-27T09:43:00Z"/>
        </w:rPr>
      </w:pPr>
      <w:ins w:id="8754" w:author="Zhang, Carol (MSHA)" w:date="2019-08-27T09:43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Basic Mode, there are </w:t>
        </w:r>
        <w:r>
          <w:t>Brand,</w:t>
        </w:r>
      </w:ins>
      <w:ins w:id="8755" w:author="Zhang, Carol (MSHA)" w:date="2019-08-27T14:56:00Z">
        <w:r w:rsidR="00A276DD" w:rsidRPr="00A276DD">
          <w:t xml:space="preserve"> </w:t>
        </w:r>
        <w:r w:rsidR="00A276DD">
          <w:t xml:space="preserve">Occlusion Level, </w:t>
        </w:r>
      </w:ins>
      <w:ins w:id="8756" w:author="Zhang, Carol (MSHA)" w:date="2019-08-27T09:43:00Z">
        <w:r>
          <w:t xml:space="preserve">Drug Library </w:t>
        </w:r>
        <w:r>
          <w:rPr>
            <w:rFonts w:hint="eastAsia"/>
          </w:rPr>
          <w:t>switch</w:t>
        </w:r>
      </w:ins>
      <w:ins w:id="8757" w:author="Zhang, Carol (MSHA)" w:date="2019-08-27T14:55:00Z">
        <w:r w:rsidR="00A276DD">
          <w:t xml:space="preserve"> status</w:t>
        </w:r>
      </w:ins>
      <w:ins w:id="8758" w:author="Zhang, Carol (MSHA)" w:date="2019-08-27T09:43:00Z">
        <w:r>
          <w:t>, Drug index</w:t>
        </w:r>
        <w:r>
          <w:rPr>
            <w:rFonts w:hint="eastAsia"/>
          </w:rPr>
          <w:t>(</w:t>
        </w:r>
      </w:ins>
      <w:ins w:id="8759" w:author="Zhang, Carol (MSHA)" w:date="2019-08-27T09:45:00Z">
        <w:r w:rsidR="00BB3601">
          <w:t>uint</w:t>
        </w:r>
      </w:ins>
      <w:ins w:id="8760" w:author="Zhang, Carol (MSHA)" w:date="2019-08-27T09:43:00Z">
        <w:r>
          <w:t xml:space="preserve"> type</w:t>
        </w:r>
        <w:r>
          <w:rPr>
            <w:rFonts w:hint="eastAsia"/>
          </w:rPr>
          <w:t>)</w:t>
        </w:r>
        <w:r>
          <w:t xml:space="preserve">, </w:t>
        </w:r>
      </w:ins>
      <w:ins w:id="8761" w:author="Zhang, Carol (MSHA)" w:date="2019-08-27T09:45:00Z">
        <w:r w:rsidR="00BB3601">
          <w:t>Residual Volume</w:t>
        </w:r>
      </w:ins>
      <w:ins w:id="8762" w:author="Zhang, Carol (MSHA)" w:date="2019-08-27T09:46:00Z">
        <w:r w:rsidR="00BB3601">
          <w:t>(float type, unit:</w:t>
        </w:r>
      </w:ins>
      <w:ins w:id="8763" w:author="Zhang, Carol (MSHA)" w:date="2019-08-27T15:28:00Z">
        <w:r w:rsidR="00BF52EC">
          <w:t xml:space="preserve"> </w:t>
        </w:r>
      </w:ins>
      <w:ins w:id="8764" w:author="Zhang, Carol (MSHA)" w:date="2019-08-27T09:46:00Z">
        <w:r w:rsidR="00BB3601">
          <w:t>mL)</w:t>
        </w:r>
        <w:r w:rsidR="00BB3601">
          <w:rPr>
            <w:rFonts w:hint="eastAsia"/>
          </w:rPr>
          <w:t>,</w:t>
        </w:r>
      </w:ins>
      <w:ins w:id="8765" w:author="Zhang, Carol (MSHA)" w:date="2019-08-27T09:45:00Z">
        <w:r w:rsidR="00BB3601">
          <w:t xml:space="preserve"> Residual Time</w:t>
        </w:r>
      </w:ins>
      <w:ins w:id="8766" w:author="Zhang, Carol (MSHA)" w:date="2019-08-27T15:28:00Z">
        <w:r w:rsidR="00BF52EC">
          <w:rPr>
            <w:rFonts w:hint="eastAsia"/>
          </w:rPr>
          <w:t>(</w:t>
        </w:r>
        <w:r w:rsidR="00BF52EC">
          <w:t>uint type</w:t>
        </w:r>
      </w:ins>
      <w:ins w:id="8767" w:author="Zhang, Carol (MSHA)" w:date="2019-08-27T15:32:00Z">
        <w:r w:rsidR="00BF52EC">
          <w:t>, unit: second</w:t>
        </w:r>
      </w:ins>
      <w:ins w:id="8768" w:author="Zhang, Carol (MSHA)" w:date="2019-08-27T15:28:00Z">
        <w:r w:rsidR="00BF52EC">
          <w:rPr>
            <w:rFonts w:hint="eastAsia"/>
          </w:rPr>
          <w:t>)</w:t>
        </w:r>
        <w:r w:rsidR="00BF52EC">
          <w:t xml:space="preserve">, </w:t>
        </w:r>
      </w:ins>
      <w:ins w:id="8769" w:author="Zhang, Carol (MSHA)" w:date="2019-08-27T09:45:00Z">
        <w:r w:rsidR="00BB3601">
          <w:t>Total</w:t>
        </w:r>
      </w:ins>
      <w:ins w:id="8770" w:author="Zhang, Carol (MSHA)" w:date="2019-08-27T15:28:00Z">
        <w:r w:rsidR="00BF52EC">
          <w:t xml:space="preserve"> Volume(float type, unit: mL)</w:t>
        </w:r>
        <w:r w:rsidR="00BF52EC">
          <w:rPr>
            <w:rFonts w:hint="eastAsia"/>
          </w:rPr>
          <w:t>,</w:t>
        </w:r>
        <w:r w:rsidR="00BF52EC">
          <w:t xml:space="preserve"> </w:t>
        </w:r>
      </w:ins>
      <w:ins w:id="8771" w:author="Zhang, Carol (MSHA)" w:date="2019-08-27T09:43:00Z">
        <w:r w:rsidR="00BF52EC">
          <w:t>Rate</w:t>
        </w:r>
      </w:ins>
      <w:ins w:id="8772" w:author="Zhang, Carol (MSHA)" w:date="2019-08-27T15:30:00Z">
        <w:r w:rsidR="00BF52EC">
          <w:t xml:space="preserve"> </w:t>
        </w:r>
      </w:ins>
      <w:ins w:id="8773" w:author="Zhang, Carol (MSHA)" w:date="2019-08-27T09:43:00Z">
        <w:r>
          <w:t>(float type</w:t>
        </w:r>
      </w:ins>
      <w:ins w:id="8774" w:author="Zhang, Carol (MSHA)" w:date="2019-08-27T15:30:00Z">
        <w:r w:rsidR="00BF52EC">
          <w:t>, unit: mL/h</w:t>
        </w:r>
      </w:ins>
      <w:ins w:id="8775" w:author="Zhang, Carol (MSHA)" w:date="2019-08-27T09:43:00Z">
        <w:r>
          <w:t xml:space="preserve">), </w:t>
        </w:r>
      </w:ins>
      <w:ins w:id="8776" w:author="Zhang, Carol (MSHA)" w:date="2019-08-27T15:31:00Z">
        <w:r w:rsidR="00BF52EC">
          <w:t>Rate Unit, Drop Size(uint type, unit: drop/mL), Drop Rate(uint type, unit: rate unit except mL/h), Only Rate Set Flag, Infusion Time</w:t>
        </w:r>
      </w:ins>
      <w:ins w:id="8777" w:author="Zhang, Carol (MSHA)" w:date="2019-08-27T15:33:00Z">
        <w:r w:rsidR="00BF52EC">
          <w:rPr>
            <w:rFonts w:hint="eastAsia"/>
          </w:rPr>
          <w:t>(</w:t>
        </w:r>
        <w:r w:rsidR="00BF52EC">
          <w:t>uint type, unit: second</w:t>
        </w:r>
        <w:r w:rsidR="00BF52EC">
          <w:rPr>
            <w:rFonts w:hint="eastAsia"/>
          </w:rPr>
          <w:t>)</w:t>
        </w:r>
        <w:r w:rsidR="00BF52EC">
          <w:t>, VTBI(float type, unit: mL)</w:t>
        </w:r>
        <w:r w:rsidR="00BF52EC">
          <w:rPr>
            <w:rFonts w:hint="eastAsia"/>
          </w:rPr>
          <w:t xml:space="preserve"> and KVO Rate</w:t>
        </w:r>
        <w:r w:rsidR="00BF52EC">
          <w:t>(float type, unit: mL/h)</w:t>
        </w:r>
      </w:ins>
      <w:ins w:id="8778" w:author="Zhang, Carol (MSHA)" w:date="2019-08-27T15:31:00Z">
        <w:r w:rsidR="00BF52EC">
          <w:t xml:space="preserve"> </w:t>
        </w:r>
      </w:ins>
      <w:ins w:id="8779" w:author="Zhang, Carol (MSHA)" w:date="2019-08-27T09:43:00Z">
        <w:r>
          <w:rPr>
            <w:rFonts w:hint="eastAsia"/>
          </w:rPr>
          <w:t xml:space="preserve">. </w:t>
        </w:r>
      </w:ins>
    </w:p>
    <w:p w:rsidR="00094CEE" w:rsidRDefault="00094CEE" w:rsidP="00DD5732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DD5732" w:rsidRPr="00513A48" w:rsidTr="00DD573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17295A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5310F9" w:rsidP="00DD5732">
            <w:pPr>
              <w:jc w:val="center"/>
              <w:rPr>
                <w:b/>
              </w:rPr>
            </w:pPr>
            <w:ins w:id="8780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DD5732">
              <w:rPr>
                <w:rFonts w:hint="eastAsia"/>
                <w:b/>
              </w:rPr>
              <w:t>0x00</w:t>
            </w:r>
            <w:r w:rsidR="00DD5732">
              <w:rPr>
                <w:b/>
              </w:rPr>
              <w:t>01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406DC9" w:rsidP="00DD5732">
            <w:pPr>
              <w:jc w:val="center"/>
              <w:rPr>
                <w:b/>
              </w:rPr>
            </w:pPr>
            <w:ins w:id="8781" w:author="Zhang, Carol (MSHA)" w:date="2019-08-27T09:1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782" w:author="Zhang, Carol (MSHA)" w:date="2019-08-27T09:13:00Z">
              <w:r w:rsidR="00DD5732" w:rsidDel="00406DC9">
                <w:rPr>
                  <w:rFonts w:hint="eastAsia"/>
                  <w:b/>
                </w:rPr>
                <w:delText>数据长度</w:delText>
              </w:r>
              <w:r w:rsidR="00DD5732" w:rsidDel="00406DC9">
                <w:rPr>
                  <w:rFonts w:hint="eastAsia"/>
                  <w:b/>
                </w:rPr>
                <w:delText>=</w:delText>
              </w:r>
            </w:del>
            <w:r w:rsidR="00DD5732">
              <w:rPr>
                <w:rFonts w:hint="eastAsia"/>
                <w:b/>
              </w:rPr>
              <w:t>0x00</w:t>
            </w:r>
            <w:r w:rsidR="00904248">
              <w:rPr>
                <w:rFonts w:hint="eastAsia"/>
                <w:b/>
              </w:rPr>
              <w:t>2</w:t>
            </w:r>
            <w:r w:rsidR="003F4CFE">
              <w:rPr>
                <w:rFonts w:hint="eastAsia"/>
                <w:b/>
              </w:rPr>
              <w:t>E</w:t>
            </w:r>
          </w:p>
        </w:tc>
      </w:tr>
      <w:tr w:rsidR="00DD5732" w:rsidTr="00DD5732">
        <w:trPr>
          <w:jc w:val="center"/>
        </w:trPr>
        <w:tc>
          <w:tcPr>
            <w:tcW w:w="3996" w:type="dxa"/>
            <w:gridSpan w:val="9"/>
          </w:tcPr>
          <w:p w:rsidR="00DD5732" w:rsidRDefault="00DD5732" w:rsidP="00DD573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783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784" w:author="Zhang, Carol (MSHA)" w:date="2019-12-11T16:14:00Z">
                    <w:rPr/>
                  </w:rPrChange>
                </w:rPr>
                <w:t>Infusion Mode</w:t>
              </w:r>
            </w:ins>
            <w:del w:id="8785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基本模式</w:t>
            </w:r>
          </w:p>
        </w:tc>
        <w:tc>
          <w:tcPr>
            <w:tcW w:w="3996" w:type="dxa"/>
            <w:gridSpan w:val="8"/>
          </w:tcPr>
          <w:p w:rsidR="00DD5732" w:rsidRDefault="008349BB" w:rsidP="00DD5732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786" w:author="Zhang, Carol (MSHA)" w:date="2019-12-11T16:14:00Z">
              <w:r w:rsidR="00B2321A" w:rsidRPr="00B2321A">
                <w:rPr>
                  <w:color w:val="0000FF"/>
                  <w:u w:val="single"/>
                  <w:rPrChange w:id="8787" w:author="Zhang, Carol (MSHA)" w:date="2019-12-11T16:14:00Z">
                    <w:rPr/>
                  </w:rPrChange>
                </w:rPr>
                <w:t>Brand</w:t>
              </w:r>
            </w:ins>
            <w:del w:id="878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8349BB" w:rsidTr="00DD5732">
        <w:trPr>
          <w:jc w:val="center"/>
        </w:trPr>
        <w:tc>
          <w:tcPr>
            <w:tcW w:w="3996" w:type="dxa"/>
            <w:gridSpan w:val="9"/>
          </w:tcPr>
          <w:p w:rsidR="008349BB" w:rsidRPr="00D44A93" w:rsidRDefault="008349BB" w:rsidP="00DD5732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789" w:author="Zhang, Carol (MSHA)" w:date="2019-12-11T16:14:00Z">
              <w:r w:rsidR="00B2321A" w:rsidRPr="00B2321A">
                <w:rPr>
                  <w:color w:val="0000FF"/>
                  <w:u w:val="single"/>
                  <w:rPrChange w:id="8790" w:author="Zhang, Carol (MSHA)" w:date="2019-12-11T16:14:00Z">
                    <w:rPr/>
                  </w:rPrChange>
                </w:rPr>
                <w:t>Pressure Level</w:t>
              </w:r>
            </w:ins>
            <w:del w:id="879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8349BB" w:rsidRDefault="002F2094" w:rsidP="00DD5732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792" w:author="Zhang, Carol (MSHA)" w:date="2019-12-11T16:14:00Z">
              <w:r w:rsidR="00B2321A" w:rsidRPr="00B2321A">
                <w:rPr>
                  <w:color w:val="0000FF"/>
                  <w:u w:val="single"/>
                  <w:rPrChange w:id="8793" w:author="Zhang, Carol (MSHA)" w:date="2019-12-11T16:14:00Z">
                    <w:rPr/>
                  </w:rPrChange>
                </w:rPr>
                <w:t>Switch Status</w:t>
              </w:r>
            </w:ins>
            <w:del w:id="87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2F2094" w:rsidTr="00DD5732">
        <w:trPr>
          <w:jc w:val="center"/>
        </w:trPr>
        <w:tc>
          <w:tcPr>
            <w:tcW w:w="3996" w:type="dxa"/>
            <w:gridSpan w:val="9"/>
          </w:tcPr>
          <w:p w:rsidR="002F2094" w:rsidRDefault="002F2094">
            <w:pPr>
              <w:jc w:val="center"/>
              <w:rPr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2F2094" w:rsidRDefault="002F2094" w:rsidP="002F2094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Pr="00E32BC2" w:rsidRDefault="00904248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lastRenderedPageBreak/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 w:rsidP="00904248">
            <w:pPr>
              <w:jc w:val="center"/>
              <w:rPr>
                <w:rStyle w:val="a9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 w:rsidRPr="00461B88">
              <w:rPr>
                <w:color w:val="0000FF"/>
                <w:u w:val="single"/>
              </w:rPr>
              <w:fldChar w:fldCharType="begin"/>
            </w:r>
            <w:r w:rsidRPr="00461B88">
              <w:rPr>
                <w:color w:val="0000FF"/>
                <w:u w:val="single"/>
              </w:rPr>
              <w:instrText xml:space="preserve"> REF _Ref16250204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461B88">
              <w:rPr>
                <w:color w:val="0000FF"/>
                <w:u w:val="single"/>
              </w:rPr>
            </w:r>
            <w:r w:rsidRPr="00461B88">
              <w:rPr>
                <w:color w:val="0000FF"/>
                <w:u w:val="single"/>
              </w:rPr>
              <w:fldChar w:fldCharType="separate"/>
            </w:r>
            <w:ins w:id="8795" w:author="Zhang, Carol (MSHA)" w:date="2019-12-11T16:14:00Z">
              <w:r w:rsidR="00B2321A" w:rsidRPr="00B2321A">
                <w:rPr>
                  <w:color w:val="0000FF"/>
                  <w:u w:val="single"/>
                  <w:rPrChange w:id="8796" w:author="Zhang, Carol (MSHA)" w:date="2019-12-11T16:14:00Z">
                    <w:rPr/>
                  </w:rPrChange>
                </w:rPr>
                <w:t>Rate Unit</w:t>
              </w:r>
            </w:ins>
            <w:del w:id="879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Unit</w:delText>
              </w:r>
            </w:del>
            <w:r w:rsidRPr="00461B88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904248" w:rsidRDefault="003F4CFE" w:rsidP="00904248">
            <w:pPr>
              <w:jc w:val="center"/>
              <w:rPr>
                <w:b/>
              </w:rPr>
            </w:pP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904248" w:rsidRDefault="003F4CFE" w:rsidP="003F4CFE">
            <w:pPr>
              <w:jc w:val="center"/>
              <w:rPr>
                <w:color w:val="0000FF"/>
                <w:u w:val="single"/>
              </w:rPr>
            </w:pPr>
            <w:r w:rsidRPr="00112ADE"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 w:rsidRPr="00112ADE">
              <w:rPr>
                <w:b/>
              </w:rPr>
              <w:t xml:space="preserve"> (</w:t>
            </w:r>
            <w:r w:rsidRPr="00112ADE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 w:rsidP="003F4CFE">
            <w:pPr>
              <w:jc w:val="center"/>
              <w:rPr>
                <w:b/>
              </w:rPr>
            </w:pP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904248" w:rsidRDefault="003F4CFE" w:rsidP="003F4CFE">
            <w:pPr>
              <w:jc w:val="center"/>
              <w:rPr>
                <w:color w:val="0000FF"/>
                <w:u w:val="single"/>
              </w:rPr>
            </w:pPr>
            <w:r w:rsidRPr="00112ADE"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 w:rsidRPr="00112ADE">
              <w:rPr>
                <w:b/>
              </w:rPr>
              <w:t xml:space="preserve"> (</w:t>
            </w:r>
            <w:r w:rsidRPr="00112ADE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 w:rsidP="003F4CFE">
            <w:pPr>
              <w:jc w:val="center"/>
              <w:rPr>
                <w:b/>
              </w:rPr>
            </w:pPr>
            <w:r>
              <w:rPr>
                <w:b/>
              </w:rPr>
              <w:t>Drop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904248" w:rsidRDefault="003F4CFE">
            <w:pPr>
              <w:jc w:val="center"/>
              <w:rPr>
                <w:color w:val="0000FF"/>
                <w:u w:val="single"/>
              </w:rPr>
            </w:pPr>
            <w:r w:rsidRPr="00112ADE">
              <w:rPr>
                <w:b/>
              </w:rPr>
              <w:t>Drop Rate (</w:t>
            </w:r>
            <w:r w:rsidRPr="00112ADE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 w:rsidRPr="00112ADE">
              <w:rPr>
                <w:b/>
              </w:rPr>
              <w:t>Drop Rate (</w:t>
            </w:r>
            <w:r w:rsidRPr="00112ADE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</w:t>
            </w:r>
            <w:r w:rsidRPr="00112ADE">
              <w:rPr>
                <w:b/>
              </w:rPr>
              <w:t>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904248" w:rsidRDefault="003F4CFE" w:rsidP="003F4CFE">
            <w:pPr>
              <w:jc w:val="center"/>
              <w:rPr>
                <w:color w:val="0000FF"/>
                <w:u w:val="single"/>
              </w:rPr>
            </w:pPr>
            <w:r w:rsidRPr="00112ADE">
              <w:rPr>
                <w:b/>
              </w:rPr>
              <w:t>Drop Rate (</w:t>
            </w:r>
            <w:r w:rsidRPr="00112ADE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 w:rsidP="003F4CFE">
            <w:pPr>
              <w:jc w:val="center"/>
              <w:rPr>
                <w:b/>
              </w:rPr>
            </w:pPr>
            <w:r>
              <w:rPr>
                <w:b/>
              </w:rPr>
              <w:t>Only Rate Set Flag(0:not set,1: only rate set)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E70E77" w:rsidRDefault="003F4CFE" w:rsidP="003F4CF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3F4CFE" w:rsidRDefault="003F4CFE" w:rsidP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7B0A26" w:rsidRDefault="003F4CFE" w:rsidP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Pr="007B0A26" w:rsidRDefault="003F4CFE" w:rsidP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Default="003F4CFE" w:rsidP="003F4CF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Default="003F4CF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3F4CFE" w:rsidRPr="00064269" w:rsidRDefault="003F4CF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Default="003F4CFE" w:rsidP="003F4C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3F4CFE" w:rsidRPr="00C85507" w:rsidRDefault="003F4C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3F4CFE" w:rsidTr="00DD5732">
        <w:trPr>
          <w:jc w:val="center"/>
        </w:trPr>
        <w:tc>
          <w:tcPr>
            <w:tcW w:w="3996" w:type="dxa"/>
            <w:gridSpan w:val="9"/>
          </w:tcPr>
          <w:p w:rsidR="003F4CFE" w:rsidRPr="00C85507" w:rsidRDefault="003F4CFE">
            <w:pPr>
              <w:jc w:val="center"/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3F4CFE" w:rsidRPr="00064269" w:rsidRDefault="003F4C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DD5732" w:rsidRPr="00FC25C9" w:rsidRDefault="00DD5732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体重模式</w:t>
      </w:r>
    </w:p>
    <w:p w:rsidR="00DD5732" w:rsidRDefault="00DD5732" w:rsidP="00DD5732">
      <w:pPr>
        <w:ind w:left="840"/>
        <w:rPr>
          <w:ins w:id="8798" w:author="Zhang, Carol (MSHA)" w:date="2019-08-27T15:34:00Z"/>
        </w:rPr>
      </w:pPr>
      <w:r>
        <w:rPr>
          <w:rFonts w:hint="eastAsia"/>
        </w:rPr>
        <w:t>该模式下包含</w:t>
      </w:r>
      <w:r w:rsidR="00C15541">
        <w:rPr>
          <w:rFonts w:hint="eastAsia"/>
        </w:rPr>
        <w:t>品牌</w:t>
      </w:r>
      <w:r w:rsidR="00C15541">
        <w:rPr>
          <w:rFonts w:hint="eastAsia"/>
        </w:rPr>
        <w:t>,</w:t>
      </w:r>
      <w:ins w:id="8799" w:author="Zhang, Carol (MSHA)" w:date="2019-08-27T15:34:00Z">
        <w:r w:rsidR="00BF52EC">
          <w:t xml:space="preserve"> </w:t>
        </w:r>
      </w:ins>
      <w:r w:rsidR="00C15541">
        <w:rPr>
          <w:rFonts w:hint="eastAsia"/>
        </w:rPr>
        <w:t>阻塞灵敏度</w:t>
      </w:r>
      <w:r w:rsidR="00602806">
        <w:rPr>
          <w:rFonts w:hint="eastAsia"/>
        </w:rPr>
        <w:t>、</w:t>
      </w:r>
      <w:r w:rsidR="00C15541">
        <w:rPr>
          <w:rFonts w:hint="eastAsia"/>
        </w:rPr>
        <w:t>药物库开关</w:t>
      </w:r>
      <w:r w:rsidR="00602806">
        <w:rPr>
          <w:rFonts w:hint="eastAsia"/>
        </w:rPr>
        <w:t>、</w:t>
      </w:r>
      <w:r w:rsidR="00C15541">
        <w:rPr>
          <w:rFonts w:hint="eastAsia"/>
        </w:rPr>
        <w:t>药物</w:t>
      </w:r>
      <w:r w:rsidR="00C15541">
        <w:rPr>
          <w:rFonts w:hint="eastAsia"/>
        </w:rPr>
        <w:t>Index(</w:t>
      </w:r>
      <w:ins w:id="8800" w:author="Zhang, Carol (MSHA)" w:date="2019-08-27T15:34:00Z">
        <w:r w:rsidR="00BF52EC">
          <w:rPr>
            <w:rFonts w:hint="eastAsia"/>
          </w:rPr>
          <w:t>uint</w:t>
        </w:r>
        <w:r w:rsidR="00BF52EC">
          <w:rPr>
            <w:rFonts w:hint="eastAsia"/>
          </w:rPr>
          <w:t>型数据</w:t>
        </w:r>
      </w:ins>
      <w:del w:id="8801" w:author="Zhang, Carol (MSHA)" w:date="2019-08-27T15:34:00Z">
        <w:r w:rsidR="00904248" w:rsidDel="00BF52EC">
          <w:rPr>
            <w:rFonts w:hint="eastAsia"/>
          </w:rPr>
          <w:delText>无符号整型数据</w:delText>
        </w:r>
      </w:del>
      <w:r w:rsidR="00C15541">
        <w:rPr>
          <w:rFonts w:hint="eastAsia"/>
        </w:rPr>
        <w:t>)</w:t>
      </w:r>
      <w:r w:rsidR="00602806" w:rsidRPr="00602806">
        <w:rPr>
          <w:rFonts w:hint="eastAsia"/>
        </w:rPr>
        <w:t xml:space="preserve"> </w:t>
      </w:r>
      <w:r w:rsidR="00602806">
        <w:rPr>
          <w:rFonts w:hint="eastAsia"/>
        </w:rPr>
        <w:t>、</w:t>
      </w:r>
      <w:r w:rsidR="00C15541">
        <w:rPr>
          <w:rFonts w:hint="eastAsia"/>
        </w:rPr>
        <w:t>剩余量（</w:t>
      </w:r>
      <w:r w:rsidR="00C15541">
        <w:rPr>
          <w:rFonts w:hint="eastAsia"/>
        </w:rPr>
        <w:t>float</w:t>
      </w:r>
      <w:r w:rsidR="00C15541">
        <w:rPr>
          <w:rFonts w:hint="eastAsia"/>
        </w:rPr>
        <w:t>型数据，单位：</w:t>
      </w:r>
      <w:r w:rsidR="00C15541">
        <w:rPr>
          <w:rFonts w:hint="eastAsia"/>
        </w:rPr>
        <w:t>m</w:t>
      </w:r>
      <w:r w:rsidR="00C15541">
        <w:t>L</w:t>
      </w:r>
      <w:r w:rsidR="00C15541">
        <w:rPr>
          <w:rFonts w:hint="eastAsia"/>
        </w:rPr>
        <w:t>）</w:t>
      </w:r>
      <w:r w:rsidR="00602806">
        <w:rPr>
          <w:rFonts w:hint="eastAsia"/>
        </w:rPr>
        <w:t>、</w:t>
      </w:r>
      <w:r w:rsidR="00C15541">
        <w:rPr>
          <w:rFonts w:hint="eastAsia"/>
        </w:rPr>
        <w:t>剩余时间（</w:t>
      </w:r>
      <w:r w:rsidR="00D961CD">
        <w:rPr>
          <w:rFonts w:hint="eastAsia"/>
        </w:rPr>
        <w:t>uint</w:t>
      </w:r>
      <w:r w:rsidR="00C15541">
        <w:rPr>
          <w:rFonts w:hint="eastAsia"/>
        </w:rPr>
        <w:t>型数据，单位：秒）</w:t>
      </w:r>
      <w:r w:rsidR="00602806">
        <w:rPr>
          <w:rFonts w:hint="eastAsia"/>
        </w:rPr>
        <w:t>、</w:t>
      </w:r>
      <w:r w:rsidR="00772E45">
        <w:rPr>
          <w:rFonts w:hint="eastAsia"/>
        </w:rPr>
        <w:t>累计量（</w:t>
      </w:r>
      <w:r w:rsidR="00772E45">
        <w:rPr>
          <w:rFonts w:hint="eastAsia"/>
        </w:rPr>
        <w:t>float</w:t>
      </w:r>
      <w:r w:rsidR="00772E45">
        <w:rPr>
          <w:rFonts w:hint="eastAsia"/>
        </w:rPr>
        <w:t>型数据，单位：</w:t>
      </w:r>
      <w:r w:rsidR="00772E45">
        <w:rPr>
          <w:rFonts w:hint="eastAsia"/>
        </w:rPr>
        <w:t>m</w:t>
      </w:r>
      <w:r w:rsidR="00772E45">
        <w:t>L</w:t>
      </w:r>
      <w:r w:rsidR="00772E45">
        <w:rPr>
          <w:rFonts w:hint="eastAsia"/>
        </w:rPr>
        <w:t>）、</w:t>
      </w:r>
      <w:r w:rsidR="00C15541">
        <w:rPr>
          <w:rFonts w:hint="eastAsia"/>
        </w:rPr>
        <w:t>速率（</w:t>
      </w:r>
      <w:r w:rsidR="00C15541">
        <w:rPr>
          <w:rFonts w:hint="eastAsia"/>
        </w:rPr>
        <w:t>float</w:t>
      </w:r>
      <w:r w:rsidR="00C15541">
        <w:rPr>
          <w:rFonts w:hint="eastAsia"/>
        </w:rPr>
        <w:t>型数据，单位：</w:t>
      </w:r>
      <w:r w:rsidR="00C15541">
        <w:rPr>
          <w:rFonts w:hint="eastAsia"/>
        </w:rPr>
        <w:t>m</w:t>
      </w:r>
      <w:r w:rsidR="00C15541">
        <w:t>L/h</w:t>
      </w:r>
      <w:r w:rsidR="00C15541">
        <w:rPr>
          <w:rFonts w:hint="eastAsia"/>
        </w:rPr>
        <w:t>）、</w:t>
      </w:r>
      <w:r w:rsidRPr="00A41EB9">
        <w:rPr>
          <w:rFonts w:hint="eastAsia"/>
        </w:rPr>
        <w:t>剂量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="006B4657" w:rsidRPr="00A41EB9">
        <w:rPr>
          <w:rFonts w:hint="eastAsia"/>
        </w:rPr>
        <w:t>、</w:t>
      </w:r>
      <w:r w:rsidR="006B4657">
        <w:rPr>
          <w:rFonts w:hint="eastAsia"/>
        </w:rPr>
        <w:t>剂量单位</w:t>
      </w:r>
      <w:r w:rsidRPr="00A41EB9">
        <w:rPr>
          <w:rFonts w:hint="eastAsia"/>
        </w:rPr>
        <w:t>、体重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ins w:id="8802" w:author="Zhang, Carol (MSHA)" w:date="2019-08-30T08:48:00Z">
        <w:r w:rsidR="009B7484" w:rsidRPr="00A41EB9">
          <w:rPr>
            <w:rFonts w:hint="eastAsia"/>
          </w:rPr>
          <w:t>、</w:t>
        </w:r>
        <w:r w:rsidR="009B7484">
          <w:rPr>
            <w:rFonts w:hint="eastAsia"/>
          </w:rPr>
          <w:t>体重单位</w:t>
        </w:r>
      </w:ins>
      <w:r w:rsidRPr="00A41EB9">
        <w:rPr>
          <w:rFonts w:hint="eastAsia"/>
        </w:rPr>
        <w:t>、药量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 w:rsidR="006B4657">
        <w:rPr>
          <w:rFonts w:hint="eastAsia"/>
        </w:rPr>
        <w:t>药量单位</w:t>
      </w:r>
      <w:r w:rsidR="006B4657" w:rsidRPr="00A41EB9">
        <w:rPr>
          <w:rFonts w:hint="eastAsia"/>
        </w:rPr>
        <w:t>、</w:t>
      </w:r>
      <w:r w:rsidRPr="00A41EB9">
        <w:rPr>
          <w:rFonts w:hint="eastAsia"/>
        </w:rPr>
        <w:t>容量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型数据）和</w:t>
      </w:r>
      <w:r w:rsidR="00772E45">
        <w:rPr>
          <w:rFonts w:hint="eastAsia"/>
        </w:rPr>
        <w:t>KVO</w:t>
      </w:r>
      <w:r w:rsidR="00772E45">
        <w:rPr>
          <w:rFonts w:hint="eastAsia"/>
        </w:rPr>
        <w:t>速率（</w:t>
      </w:r>
      <w:r w:rsidR="00772E45">
        <w:rPr>
          <w:rFonts w:hint="eastAsia"/>
        </w:rPr>
        <w:t>float</w:t>
      </w:r>
      <w:r w:rsidR="00772E45">
        <w:rPr>
          <w:rFonts w:hint="eastAsia"/>
        </w:rPr>
        <w:t>型数据，单位：</w:t>
      </w:r>
      <w:r w:rsidR="00772E45">
        <w:rPr>
          <w:rFonts w:hint="eastAsia"/>
        </w:rPr>
        <w:t>m</w:t>
      </w:r>
      <w:r w:rsidR="00772E45">
        <w:t>L/h</w:t>
      </w:r>
      <w:r w:rsidR="00772E45">
        <w:rPr>
          <w:rFonts w:hint="eastAsia"/>
        </w:rPr>
        <w:t>）</w:t>
      </w:r>
      <w:r w:rsidR="00141084">
        <w:rPr>
          <w:rFonts w:hint="eastAsia"/>
        </w:rPr>
        <w:t>，</w:t>
      </w:r>
      <w:r>
        <w:rPr>
          <w:rFonts w:hint="eastAsia"/>
        </w:rPr>
        <w:t>命令包含字段如下：</w:t>
      </w:r>
    </w:p>
    <w:p w:rsidR="00BF52EC" w:rsidRDefault="00BF52EC">
      <w:pPr>
        <w:pStyle w:val="a7"/>
        <w:ind w:left="840" w:firstLineChars="0" w:firstLine="0"/>
        <w:pPrChange w:id="8803" w:author="Zhang, Carol (MSHA)" w:date="2019-08-27T15:34:00Z">
          <w:pPr>
            <w:ind w:left="840"/>
          </w:pPr>
        </w:pPrChange>
      </w:pPr>
      <w:ins w:id="8804" w:author="Zhang, Carol (MSHA)" w:date="2019-08-27T15:34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>LVP Weight</w:t>
        </w:r>
        <w:r>
          <w:rPr>
            <w:rFonts w:hint="eastAsia"/>
          </w:rPr>
          <w:t xml:space="preserve"> Mode, there are </w:t>
        </w:r>
        <w:r>
          <w:t>Brand,</w:t>
        </w:r>
        <w:r w:rsidRPr="00A276DD">
          <w:t xml:space="preserve"> </w:t>
        </w:r>
        <w:r>
          <w:t xml:space="preserve">Occlusion Level, Drug Library </w:t>
        </w:r>
        <w:r>
          <w:rPr>
            <w:rFonts w:hint="eastAsia"/>
          </w:rPr>
          <w:t>switch</w:t>
        </w:r>
        <w:r>
          <w:t xml:space="preserve"> status, Drug index</w:t>
        </w:r>
        <w:r>
          <w:rPr>
            <w:rFonts w:hint="eastAsia"/>
          </w:rPr>
          <w:t>(</w:t>
        </w:r>
        <w:r>
          <w:t>uint type</w:t>
        </w:r>
        <w:r>
          <w:rPr>
            <w:rFonts w:hint="eastAsia"/>
          </w:rPr>
          <w:t>)</w:t>
        </w:r>
        <w:r>
          <w:t>, Residual Volume(float type, unit: mL)</w:t>
        </w:r>
        <w:r>
          <w:rPr>
            <w:rFonts w:hint="eastAsia"/>
          </w:rPr>
          <w:t>,</w:t>
        </w:r>
        <w:r>
          <w:t xml:space="preserve"> Residual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 Total Volume(float type, unit: mL)</w:t>
        </w:r>
        <w:r>
          <w:rPr>
            <w:rFonts w:hint="eastAsia"/>
          </w:rPr>
          <w:t>,</w:t>
        </w:r>
        <w:r>
          <w:t xml:space="preserve"> Rate (float type, unit: mL/h),</w:t>
        </w:r>
      </w:ins>
      <w:ins w:id="8805" w:author="Zhang, Carol (MSHA)" w:date="2019-08-27T15:38:00Z">
        <w:r w:rsidR="001E32CE">
          <w:t xml:space="preserve"> Dose(float type</w:t>
        </w:r>
      </w:ins>
      <w:ins w:id="8806" w:author="Zhang, Carol (MSHA)" w:date="2019-08-27T15:34:00Z">
        <w:r>
          <w:t>)</w:t>
        </w:r>
      </w:ins>
      <w:ins w:id="8807" w:author="Zhang, Carol (MSHA)" w:date="2019-08-27T15:38:00Z">
        <w:r w:rsidR="001E32CE">
          <w:t>, Dose Unit, Weight(float type)</w:t>
        </w:r>
      </w:ins>
      <w:ins w:id="8808" w:author="Zhang, Carol (MSHA)" w:date="2019-08-30T08:48:00Z">
        <w:r w:rsidR="009B7484">
          <w:t>, Weight Unit</w:t>
        </w:r>
      </w:ins>
      <w:ins w:id="8809" w:author="Zhang, Carol (MSHA)" w:date="2019-08-27T15:34:00Z">
        <w:r>
          <w:t>,</w:t>
        </w:r>
      </w:ins>
      <w:ins w:id="8810" w:author="Zhang, Carol (MSHA)" w:date="2019-08-27T15:39:00Z">
        <w:r w:rsidR="001E32CE">
          <w:t xml:space="preserve"> Drug Mass(float type), Drug Mass Unit, Drug Volume</w:t>
        </w:r>
      </w:ins>
      <w:ins w:id="8811" w:author="Zhang, Carol (MSHA)" w:date="2019-08-27T15:40:00Z">
        <w:r w:rsidR="001E32CE">
          <w:t>(float type, unit: mL)</w:t>
        </w:r>
        <w:r w:rsidR="001E32CE">
          <w:rPr>
            <w:rFonts w:hint="eastAsia"/>
          </w:rPr>
          <w:t>,</w:t>
        </w:r>
      </w:ins>
      <w:ins w:id="8812" w:author="Zhang, Carol (MSHA)" w:date="2019-08-27T15:34:00Z">
        <w:r w:rsidR="001E32CE">
          <w:t xml:space="preserve"> </w:t>
        </w:r>
        <w:r>
          <w:rPr>
            <w:rFonts w:hint="eastAsia"/>
          </w:rPr>
          <w:t>and KVO Rate</w:t>
        </w:r>
        <w:r>
          <w:t xml:space="preserve">(float type, unit: mL/h) </w:t>
        </w:r>
        <w:r>
          <w:rPr>
            <w:rFonts w:hint="eastAsia"/>
          </w:rPr>
          <w:t xml:space="preserve">. 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DD5732" w:rsidRPr="00513A48" w:rsidTr="00DD573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17295A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5310F9" w:rsidP="00DD5732">
            <w:pPr>
              <w:jc w:val="center"/>
              <w:rPr>
                <w:b/>
              </w:rPr>
            </w:pPr>
            <w:ins w:id="8813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DD5732">
              <w:rPr>
                <w:rFonts w:hint="eastAsia"/>
                <w:b/>
              </w:rPr>
              <w:t>0x00</w:t>
            </w:r>
            <w:r w:rsidR="00DD5732">
              <w:rPr>
                <w:b/>
              </w:rPr>
              <w:t>01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406DC9" w:rsidP="00DD5732">
            <w:pPr>
              <w:jc w:val="center"/>
              <w:rPr>
                <w:b/>
              </w:rPr>
            </w:pPr>
            <w:ins w:id="8814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815" w:author="Zhang, Carol (MSHA)" w:date="2019-08-27T09:14:00Z">
              <w:r w:rsidR="00DD5732" w:rsidDel="00406DC9">
                <w:rPr>
                  <w:rFonts w:hint="eastAsia"/>
                  <w:b/>
                </w:rPr>
                <w:delText>数据长度</w:delText>
              </w:r>
              <w:r w:rsidR="00DD5732" w:rsidDel="00406DC9">
                <w:rPr>
                  <w:rFonts w:hint="eastAsia"/>
                  <w:b/>
                </w:rPr>
                <w:delText>=</w:delText>
              </w:r>
            </w:del>
            <w:r w:rsidR="00DD5732">
              <w:rPr>
                <w:rFonts w:hint="eastAsia"/>
                <w:b/>
              </w:rPr>
              <w:t>0x00</w:t>
            </w:r>
            <w:r w:rsidR="00904248">
              <w:rPr>
                <w:rFonts w:hint="eastAsia"/>
                <w:b/>
              </w:rPr>
              <w:t>2</w:t>
            </w:r>
            <w:ins w:id="8816" w:author="Zhang, Carol (MSHA)" w:date="2019-08-30T08:44:00Z">
              <w:r w:rsidR="00E33279">
                <w:rPr>
                  <w:b/>
                </w:rPr>
                <w:t>F</w:t>
              </w:r>
            </w:ins>
            <w:del w:id="8817" w:author="Zhang, Carol (MSHA)" w:date="2019-08-30T08:44:00Z">
              <w:r w:rsidR="00904248" w:rsidDel="00E33279">
                <w:rPr>
                  <w:rFonts w:hint="eastAsia"/>
                  <w:b/>
                </w:rPr>
                <w:delText>E</w:delText>
              </w:r>
            </w:del>
          </w:p>
        </w:tc>
      </w:tr>
      <w:tr w:rsidR="00DD5732" w:rsidTr="00DD5732">
        <w:trPr>
          <w:jc w:val="center"/>
        </w:trPr>
        <w:tc>
          <w:tcPr>
            <w:tcW w:w="3996" w:type="dxa"/>
            <w:gridSpan w:val="9"/>
          </w:tcPr>
          <w:p w:rsidR="00DD5732" w:rsidRDefault="00DD5732" w:rsidP="00DD573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818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819" w:author="Zhang, Carol (MSHA)" w:date="2019-12-11T16:14:00Z">
                    <w:rPr/>
                  </w:rPrChange>
                </w:rPr>
                <w:t>Infusion Mode</w:t>
              </w:r>
            </w:ins>
            <w:del w:id="8820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996" w:type="dxa"/>
            <w:gridSpan w:val="8"/>
          </w:tcPr>
          <w:p w:rsidR="00DD5732" w:rsidRDefault="002E4981" w:rsidP="00DD5732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821" w:author="Zhang, Carol (MSHA)" w:date="2019-12-11T16:14:00Z">
              <w:r w:rsidR="00B2321A" w:rsidRPr="00B2321A">
                <w:rPr>
                  <w:color w:val="0000FF"/>
                  <w:u w:val="single"/>
                  <w:rPrChange w:id="8822" w:author="Zhang, Carol (MSHA)" w:date="2019-12-11T16:14:00Z">
                    <w:rPr/>
                  </w:rPrChange>
                </w:rPr>
                <w:t>Brand</w:t>
              </w:r>
            </w:ins>
            <w:del w:id="88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2E4981" w:rsidTr="00DD5732">
        <w:trPr>
          <w:jc w:val="center"/>
        </w:trPr>
        <w:tc>
          <w:tcPr>
            <w:tcW w:w="3996" w:type="dxa"/>
            <w:gridSpan w:val="9"/>
          </w:tcPr>
          <w:p w:rsidR="002E4981" w:rsidRPr="00D44A93" w:rsidRDefault="002E4981" w:rsidP="002E4981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824" w:author="Zhang, Carol (MSHA)" w:date="2019-12-11T16:14:00Z">
              <w:r w:rsidR="00B2321A" w:rsidRPr="00B2321A">
                <w:rPr>
                  <w:color w:val="0000FF"/>
                  <w:u w:val="single"/>
                  <w:rPrChange w:id="8825" w:author="Zhang, Carol (MSHA)" w:date="2019-12-11T16:14:00Z">
                    <w:rPr/>
                  </w:rPrChange>
                </w:rPr>
                <w:t>Pressure Level</w:t>
              </w:r>
            </w:ins>
            <w:del w:id="88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2E4981" w:rsidRDefault="002E4981" w:rsidP="002E4981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827" w:author="Zhang, Carol (MSHA)" w:date="2019-12-11T16:14:00Z">
              <w:r w:rsidR="00B2321A" w:rsidRPr="00B2321A">
                <w:rPr>
                  <w:color w:val="0000FF"/>
                  <w:u w:val="single"/>
                  <w:rPrChange w:id="8828" w:author="Zhang, Carol (MSHA)" w:date="2019-12-11T16:14:00Z">
                    <w:rPr/>
                  </w:rPrChange>
                </w:rPr>
                <w:t>Switch Status</w:t>
              </w:r>
            </w:ins>
            <w:del w:id="88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2E4981" w:rsidTr="00DD5732">
        <w:trPr>
          <w:jc w:val="center"/>
        </w:trPr>
        <w:tc>
          <w:tcPr>
            <w:tcW w:w="3996" w:type="dxa"/>
            <w:gridSpan w:val="9"/>
          </w:tcPr>
          <w:p w:rsidR="002E4981" w:rsidRPr="00D44A93" w:rsidRDefault="002E4981" w:rsidP="002E4981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2E4981" w:rsidRDefault="002E4981" w:rsidP="002E4981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04248" w:rsidRPr="00E32BC2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D44A93" w:rsidRDefault="00904248" w:rsidP="00904248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 w:rsidP="00904248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 w:rsidP="00904248">
            <w:pPr>
              <w:jc w:val="center"/>
              <w:rPr>
                <w:rStyle w:val="a9"/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8830" w:author="Zhang, Carol (MSHA)" w:date="2019-12-11T16:14:00Z">
              <w:r w:rsidR="00B2321A" w:rsidRPr="00B2321A">
                <w:rPr>
                  <w:color w:val="0000FF"/>
                  <w:u w:val="single"/>
                  <w:rPrChange w:id="8831" w:author="Zhang, Carol (MSHA)" w:date="2019-12-11T16:14:00Z">
                    <w:rPr/>
                  </w:rPrChange>
                </w:rPr>
                <w:t>Dose Unit</w:t>
              </w:r>
            </w:ins>
            <w:del w:id="883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Weight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 w:rsidP="00904248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E33279" w:rsidP="00904248">
            <w:pPr>
              <w:jc w:val="center"/>
              <w:rPr>
                <w:b/>
              </w:rPr>
            </w:pPr>
            <w:ins w:id="8833" w:author="Zhang, Carol (MSHA)" w:date="2019-08-30T08:44:00Z">
              <w:r w:rsidRPr="00E33279">
                <w:rPr>
                  <w:color w:val="0000FF"/>
                  <w:u w:val="single"/>
                  <w:rPrChange w:id="8834" w:author="Zhang, Carol (MSHA)" w:date="2019-08-30T08:45:00Z">
                    <w:rPr>
                      <w:b/>
                    </w:rPr>
                  </w:rPrChange>
                </w:rPr>
                <w:fldChar w:fldCharType="begin"/>
              </w:r>
              <w:r w:rsidRPr="00E33279">
                <w:rPr>
                  <w:color w:val="0000FF"/>
                  <w:u w:val="single"/>
                  <w:rPrChange w:id="8835" w:author="Zhang, Carol (MSHA)" w:date="2019-08-30T08:45:00Z">
                    <w:rPr>
                      <w:b/>
                    </w:rPr>
                  </w:rPrChange>
                </w:rPr>
                <w:instrText xml:space="preserve"> REF _Ref17994799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 w:rsidRPr="00E33279">
              <w:rPr>
                <w:color w:val="0000FF"/>
                <w:u w:val="single"/>
                <w:rPrChange w:id="8836" w:author="Zhang, Carol (MSHA)" w:date="2019-08-30T08:45:00Z">
                  <w:rPr>
                    <w:color w:val="0000FF"/>
                    <w:u w:val="single"/>
                  </w:rPr>
                </w:rPrChange>
              </w:rPr>
            </w:r>
            <w:r w:rsidRPr="00E33279">
              <w:rPr>
                <w:color w:val="0000FF"/>
                <w:u w:val="single"/>
                <w:rPrChange w:id="8837" w:author="Zhang, Carol (MSHA)" w:date="2019-08-30T08:45:00Z">
                  <w:rPr>
                    <w:b/>
                  </w:rPr>
                </w:rPrChange>
              </w:rPr>
              <w:fldChar w:fldCharType="separate"/>
            </w:r>
            <w:ins w:id="8838" w:author="Zhang, Carol (MSHA)" w:date="2019-12-11T16:14:00Z">
              <w:r w:rsidR="00B2321A" w:rsidRPr="00B2321A">
                <w:rPr>
                  <w:color w:val="0000FF"/>
                  <w:u w:val="single"/>
                  <w:rPrChange w:id="8839" w:author="Zhang, Carol (MSHA)" w:date="2019-12-11T16:14:00Z">
                    <w:rPr/>
                  </w:rPrChange>
                </w:rPr>
                <w:t>Weight Unit</w:t>
              </w:r>
            </w:ins>
            <w:ins w:id="8840" w:author="Zhang, Carol (MSHA)" w:date="2019-08-30T08:44:00Z">
              <w:r w:rsidRPr="00E33279">
                <w:rPr>
                  <w:color w:val="0000FF"/>
                  <w:u w:val="single"/>
                  <w:rPrChange w:id="8841" w:author="Zhang, Carol (MSHA)" w:date="2019-08-30T08:45:00Z">
                    <w:rPr>
                      <w:b/>
                    </w:rPr>
                  </w:rPrChange>
                </w:rPr>
                <w:fldChar w:fldCharType="end"/>
              </w:r>
            </w:ins>
            <w:del w:id="8842" w:author="Zhang, Carol (MSHA)" w:date="2019-08-30T08:44:00Z">
              <w:r w:rsidR="00904248" w:rsidDel="00E33279">
                <w:rPr>
                  <w:rFonts w:hint="eastAsia"/>
                  <w:b/>
                </w:rPr>
                <w:delText>Drug</w:delText>
              </w:r>
              <w:r w:rsidR="00904248" w:rsidDel="00E33279">
                <w:rPr>
                  <w:b/>
                </w:rPr>
                <w:delText xml:space="preserve"> </w:delText>
              </w:r>
              <w:r w:rsidR="00904248" w:rsidDel="00E33279">
                <w:rPr>
                  <w:rFonts w:hint="eastAsia"/>
                  <w:b/>
                </w:rPr>
                <w:delText>Mass</w:delText>
              </w:r>
              <w:r w:rsidR="00904248" w:rsidDel="00E33279">
                <w:rPr>
                  <w:b/>
                </w:rPr>
                <w:delText>(</w:delText>
              </w:r>
              <w:r w:rsidR="00904248" w:rsidDel="00E33279">
                <w:rPr>
                  <w:rFonts w:hint="eastAsia"/>
                  <w:b/>
                </w:rPr>
                <w:delText xml:space="preserve">byte </w:delText>
              </w:r>
              <w:r w:rsidR="00904248" w:rsidDel="00E33279">
                <w:rPr>
                  <w:b/>
                </w:rPr>
                <w:delText>1)</w:delText>
              </w:r>
            </w:del>
          </w:p>
        </w:tc>
      </w:tr>
      <w:tr w:rsidR="00E33279" w:rsidTr="00DD5732">
        <w:trPr>
          <w:jc w:val="center"/>
          <w:ins w:id="8843" w:author="Zhang, Carol (MSHA)" w:date="2019-08-30T08:44:00Z"/>
        </w:trPr>
        <w:tc>
          <w:tcPr>
            <w:tcW w:w="3996" w:type="dxa"/>
            <w:gridSpan w:val="9"/>
          </w:tcPr>
          <w:p w:rsidR="00E33279" w:rsidRDefault="00E33279" w:rsidP="00904248">
            <w:pPr>
              <w:jc w:val="center"/>
              <w:rPr>
                <w:ins w:id="8844" w:author="Zhang, Carol (MSHA)" w:date="2019-08-30T08:44:00Z"/>
                <w:b/>
              </w:rPr>
            </w:pPr>
            <w:ins w:id="8845" w:author="Zhang, Carol (MSHA)" w:date="2019-08-30T08:44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</w:p>
        </w:tc>
        <w:tc>
          <w:tcPr>
            <w:tcW w:w="3996" w:type="dxa"/>
            <w:gridSpan w:val="8"/>
          </w:tcPr>
          <w:p w:rsidR="00E33279" w:rsidRDefault="00E33279" w:rsidP="00904248">
            <w:pPr>
              <w:jc w:val="center"/>
              <w:rPr>
                <w:ins w:id="8846" w:author="Zhang, Carol (MSHA)" w:date="2019-08-30T08:44:00Z"/>
                <w:b/>
              </w:rPr>
            </w:pPr>
            <w:ins w:id="8847" w:author="Zhang, Carol (MSHA)" w:date="2019-08-30T08:45:00Z">
              <w:r>
                <w:rPr>
                  <w:rFonts w:hint="eastAsia"/>
                  <w:b/>
                </w:rPr>
                <w:t>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>byte 2</w:t>
              </w:r>
              <w:r>
                <w:rPr>
                  <w:b/>
                </w:rPr>
                <w:t>)</w:t>
              </w:r>
            </w:ins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Mass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848" w:author="Zhang, Carol (MSHA)" w:date="2019-08-30T08:45:00Z">
              <w:r w:rsidDel="00E33279">
                <w:rPr>
                  <w:rFonts w:hint="eastAsia"/>
                  <w:b/>
                </w:rPr>
                <w:delText>2</w:delText>
              </w:r>
            </w:del>
            <w:ins w:id="8849" w:author="Zhang, Carol (MSHA)" w:date="2019-08-30T08:45:00Z">
              <w:r w:rsidR="00E33279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Mass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850" w:author="Zhang, Carol (MSHA)" w:date="2019-08-30T08:45:00Z">
              <w:r w:rsidDel="00E33279">
                <w:rPr>
                  <w:rFonts w:hint="eastAsia"/>
                  <w:b/>
                </w:rPr>
                <w:delText>3</w:delText>
              </w:r>
            </w:del>
            <w:ins w:id="8851" w:author="Zhang, Carol (MSHA)" w:date="2019-08-30T08:45:00Z">
              <w:r w:rsidR="00E33279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Default="00E33279" w:rsidP="00904248">
            <w:pPr>
              <w:jc w:val="center"/>
              <w:rPr>
                <w:b/>
              </w:rPr>
            </w:pPr>
            <w:ins w:id="8852" w:author="Zhang, Carol (MSHA)" w:date="2019-08-30T08:45:00Z">
              <w:r w:rsidRPr="00461B88">
                <w:rPr>
                  <w:color w:val="0000FF"/>
                  <w:u w:val="single"/>
                </w:rPr>
                <w:fldChar w:fldCharType="begin"/>
              </w:r>
              <w:r w:rsidRPr="00461B88">
                <w:rPr>
                  <w:color w:val="0000FF"/>
                  <w:u w:val="single"/>
                </w:rPr>
                <w:instrText xml:space="preserve"> REF _Ref12365078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461B88">
              <w:rPr>
                <w:color w:val="0000FF"/>
                <w:u w:val="single"/>
              </w:rPr>
            </w:r>
            <w:ins w:id="8853" w:author="Zhang, Carol (MSHA)" w:date="2019-08-30T08:45:00Z">
              <w:r w:rsidRPr="00461B88">
                <w:rPr>
                  <w:color w:val="0000FF"/>
                  <w:u w:val="single"/>
                </w:rPr>
                <w:fldChar w:fldCharType="separate"/>
              </w:r>
            </w:ins>
            <w:ins w:id="8854" w:author="Zhang, Carol (MSHA)" w:date="2019-12-11T16:14:00Z">
              <w:r w:rsidR="00B2321A" w:rsidRPr="00B2321A">
                <w:rPr>
                  <w:color w:val="0000FF"/>
                  <w:u w:val="single"/>
                  <w:rPrChange w:id="8855" w:author="Zhang, Carol (MSHA)" w:date="2019-12-11T16:14:00Z">
                    <w:rPr/>
                  </w:rPrChange>
                </w:rPr>
                <w:t>Drug Mass Unit</w:t>
              </w:r>
            </w:ins>
            <w:ins w:id="8856" w:author="Zhang, Carol (MSHA)" w:date="2019-08-30T08:45:00Z">
              <w:r w:rsidRPr="00461B88">
                <w:rPr>
                  <w:color w:val="0000FF"/>
                  <w:u w:val="single"/>
                </w:rPr>
                <w:fldChar w:fldCharType="end"/>
              </w:r>
            </w:ins>
            <w:del w:id="8857" w:author="Zhang, Carol (MSHA)" w:date="2019-08-30T08:45:00Z">
              <w:r w:rsidR="00904248" w:rsidDel="00E33279">
                <w:rPr>
                  <w:rFonts w:hint="eastAsia"/>
                  <w:b/>
                </w:rPr>
                <w:delText>Drug</w:delText>
              </w:r>
              <w:r w:rsidR="00904248" w:rsidDel="00E33279">
                <w:rPr>
                  <w:b/>
                </w:rPr>
                <w:delText xml:space="preserve"> </w:delText>
              </w:r>
              <w:r w:rsidR="00904248" w:rsidDel="00E33279">
                <w:rPr>
                  <w:rFonts w:hint="eastAsia"/>
                  <w:b/>
                </w:rPr>
                <w:delText>Mass</w:delText>
              </w:r>
              <w:r w:rsidR="00904248" w:rsidDel="00E33279">
                <w:rPr>
                  <w:b/>
                </w:rPr>
                <w:delText xml:space="preserve"> (</w:delText>
              </w:r>
              <w:r w:rsidR="00904248" w:rsidDel="00E33279">
                <w:rPr>
                  <w:rFonts w:hint="eastAsia"/>
                  <w:b/>
                </w:rPr>
                <w:delText>byte 4</w:delText>
              </w:r>
              <w:r w:rsidR="00904248" w:rsidDel="00E33279">
                <w:rPr>
                  <w:b/>
                </w:rPr>
                <w:delText>)</w:delText>
              </w:r>
            </w:del>
          </w:p>
        </w:tc>
        <w:tc>
          <w:tcPr>
            <w:tcW w:w="3996" w:type="dxa"/>
            <w:gridSpan w:val="8"/>
          </w:tcPr>
          <w:p w:rsidR="00904248" w:rsidRDefault="00E33279" w:rsidP="00904248">
            <w:pPr>
              <w:jc w:val="center"/>
              <w:rPr>
                <w:b/>
              </w:rPr>
            </w:pPr>
            <w:ins w:id="8858" w:author="Zhang, Carol (MSHA)" w:date="2019-08-30T08:45:00Z">
              <w:r>
                <w:rPr>
                  <w:rFonts w:hint="eastAsia"/>
                  <w:b/>
                </w:rPr>
                <w:t xml:space="preserve">Drug Volume 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859" w:author="Zhang, Carol (MSHA)" w:date="2019-08-30T08:45:00Z">
              <w:r w:rsidR="00904248" w:rsidRPr="00461B88" w:rsidDel="00E33279">
                <w:rPr>
                  <w:color w:val="0000FF"/>
                  <w:u w:val="single"/>
                </w:rPr>
                <w:fldChar w:fldCharType="begin"/>
              </w:r>
              <w:r w:rsidR="00904248" w:rsidRPr="00461B88" w:rsidDel="00E33279">
                <w:rPr>
                  <w:color w:val="0000FF"/>
                  <w:u w:val="single"/>
                </w:rPr>
                <w:delInstrText xml:space="preserve"> REF _Ref12365078 \h </w:delInstrText>
              </w:r>
              <w:r w:rsidR="00904248" w:rsidDel="00E33279">
                <w:rPr>
                  <w:color w:val="0000FF"/>
                  <w:u w:val="single"/>
                </w:rPr>
                <w:delInstrText xml:space="preserve"> \* MERGEFORMAT </w:delInstrText>
              </w:r>
              <w:r w:rsidR="00904248" w:rsidRPr="00461B88" w:rsidDel="00E33279">
                <w:rPr>
                  <w:color w:val="0000FF"/>
                  <w:u w:val="single"/>
                </w:rPr>
              </w:r>
              <w:r w:rsidR="00904248" w:rsidRPr="00461B88" w:rsidDel="00E33279">
                <w:rPr>
                  <w:color w:val="0000FF"/>
                  <w:u w:val="single"/>
                </w:rPr>
                <w:fldChar w:fldCharType="separate"/>
              </w:r>
            </w:del>
            <w:del w:id="886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Mass Unit</w:delText>
              </w:r>
            </w:del>
            <w:del w:id="8861" w:author="Zhang, Carol (MSHA)" w:date="2019-08-30T08:45:00Z">
              <w:r w:rsidR="00904248" w:rsidRPr="00461B88" w:rsidDel="00E33279">
                <w:rPr>
                  <w:color w:val="0000FF"/>
                  <w:u w:val="single"/>
                </w:rPr>
                <w:fldChar w:fldCharType="end"/>
              </w:r>
            </w:del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Drug 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8862" w:author="Zhang, Carol (MSHA)" w:date="2019-08-30T08:45:00Z">
              <w:r w:rsidDel="00E33279">
                <w:rPr>
                  <w:b/>
                </w:rPr>
                <w:delText>1</w:delText>
              </w:r>
            </w:del>
            <w:ins w:id="8863" w:author="Zhang, Carol (MSHA)" w:date="2019-08-30T08:45:00Z">
              <w:r w:rsidR="00E33279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 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8864" w:author="Zhang, Carol (MSHA)" w:date="2019-08-30T08:45:00Z">
              <w:r w:rsidDel="00E33279">
                <w:rPr>
                  <w:b/>
                </w:rPr>
                <w:delText>2</w:delText>
              </w:r>
            </w:del>
            <w:ins w:id="8865" w:author="Zhang, Carol (MSHA)" w:date="2019-08-30T08:45:00Z">
              <w:r w:rsidR="00E33279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Drug 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8866" w:author="Zhang, Carol (MSHA)" w:date="2019-08-30T08:45:00Z">
              <w:r w:rsidDel="00E33279">
                <w:rPr>
                  <w:b/>
                </w:rPr>
                <w:delText>3</w:delText>
              </w:r>
            </w:del>
            <w:ins w:id="8867" w:author="Zhang, Carol (MSHA)" w:date="2019-08-30T08:45:00Z">
              <w:r w:rsidR="00E33279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E33279" w:rsidP="00904248">
            <w:pPr>
              <w:jc w:val="center"/>
              <w:rPr>
                <w:b/>
              </w:rPr>
            </w:pPr>
            <w:ins w:id="8868" w:author="Zhang, Carol (MSHA)" w:date="2019-08-30T08:45:00Z">
              <w:r>
                <w:rPr>
                  <w:b/>
                </w:rPr>
                <w:t>KVO Rate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8869" w:author="Zhang, Carol (MSHA)" w:date="2019-08-30T08:45:00Z">
              <w:r w:rsidR="00904248" w:rsidDel="00E33279">
                <w:rPr>
                  <w:rFonts w:hint="eastAsia"/>
                  <w:b/>
                </w:rPr>
                <w:delText>Drug Volume</w:delText>
              </w:r>
              <w:r w:rsidR="00904248" w:rsidDel="00E33279">
                <w:rPr>
                  <w:b/>
                </w:rPr>
                <w:delText xml:space="preserve"> (</w:delText>
              </w:r>
              <w:r w:rsidR="00904248" w:rsidDel="00E33279">
                <w:rPr>
                  <w:rFonts w:hint="eastAsia"/>
                  <w:b/>
                </w:rPr>
                <w:delText xml:space="preserve">byte </w:delText>
              </w:r>
              <w:r w:rsidR="00904248" w:rsidDel="00E33279">
                <w:rPr>
                  <w:b/>
                </w:rPr>
                <w:delText>4)</w:delText>
              </w:r>
            </w:del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>
            <w:pPr>
              <w:jc w:val="center"/>
              <w:rPr>
                <w:rStyle w:val="a9"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8870" w:author="Zhang, Carol (MSHA)" w:date="2019-08-30T08:45:00Z">
              <w:r w:rsidDel="00E33279">
                <w:rPr>
                  <w:b/>
                </w:rPr>
                <w:delText>1</w:delText>
              </w:r>
            </w:del>
            <w:ins w:id="8871" w:author="Zhang, Carol (MSHA)" w:date="2019-08-30T08:45:00Z">
              <w:r w:rsidR="00E33279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8872" w:author="Zhang, Carol (MSHA)" w:date="2019-08-30T08:45:00Z">
              <w:r w:rsidDel="00E33279">
                <w:rPr>
                  <w:rFonts w:hint="eastAsia"/>
                  <w:b/>
                </w:rPr>
                <w:delText>2</w:delText>
              </w:r>
            </w:del>
            <w:ins w:id="8873" w:author="Zhang, Carol (MSHA)" w:date="2019-08-30T08:45:00Z">
              <w:r w:rsidR="00E33279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904248" w:rsidTr="00DD5732">
        <w:trPr>
          <w:jc w:val="center"/>
        </w:trPr>
        <w:tc>
          <w:tcPr>
            <w:tcW w:w="3996" w:type="dxa"/>
            <w:gridSpan w:val="9"/>
          </w:tcPr>
          <w:p w:rsidR="00904248" w:rsidRPr="00E70E77" w:rsidRDefault="00904248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8874" w:author="Zhang, Carol (MSHA)" w:date="2019-08-30T08:45:00Z">
              <w:r w:rsidDel="00E33279">
                <w:rPr>
                  <w:rFonts w:hint="eastAsia"/>
                  <w:b/>
                </w:rPr>
                <w:delText>3</w:delText>
              </w:r>
            </w:del>
            <w:ins w:id="8875" w:author="Zhang, Carol (MSHA)" w:date="2019-08-30T08:45:00Z">
              <w:r w:rsidR="00E33279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04248" w:rsidRDefault="00904248" w:rsidP="00904248">
            <w:pPr>
              <w:jc w:val="center"/>
              <w:rPr>
                <w:b/>
              </w:rPr>
            </w:pPr>
            <w:del w:id="8876" w:author="Zhang, Carol (MSHA)" w:date="2019-08-30T08:45:00Z">
              <w:r w:rsidDel="00E33279">
                <w:rPr>
                  <w:b/>
                </w:rPr>
                <w:delText>KVO Rate (</w:delText>
              </w:r>
              <w:r w:rsidDel="00E33279">
                <w:rPr>
                  <w:rFonts w:hint="eastAsia"/>
                  <w:b/>
                </w:rPr>
                <w:delText>byte 4</w:delText>
              </w:r>
              <w:r w:rsidDel="00E33279">
                <w:rPr>
                  <w:b/>
                </w:rPr>
                <w:delText>)</w:delText>
              </w:r>
            </w:del>
          </w:p>
        </w:tc>
      </w:tr>
    </w:tbl>
    <w:p w:rsidR="00DD5732" w:rsidRPr="002762E0" w:rsidRDefault="00DD5732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多速率模式</w:t>
      </w:r>
    </w:p>
    <w:p w:rsidR="00DD5732" w:rsidRDefault="00DD5732" w:rsidP="00DD5732">
      <w:pPr>
        <w:ind w:left="840"/>
        <w:rPr>
          <w:ins w:id="8877" w:author="Zhang, Carol (MSHA)" w:date="2019-08-27T15:40:00Z"/>
        </w:rPr>
      </w:pPr>
      <w:r>
        <w:rPr>
          <w:rFonts w:hint="eastAsia"/>
        </w:rPr>
        <w:t>该模式下包含</w:t>
      </w:r>
      <w:r w:rsidR="00141084">
        <w:rPr>
          <w:rFonts w:hint="eastAsia"/>
        </w:rPr>
        <w:t>品牌</w:t>
      </w:r>
      <w:r w:rsidR="00141084">
        <w:rPr>
          <w:rFonts w:hint="eastAsia"/>
        </w:rPr>
        <w:t>,</w:t>
      </w:r>
      <w:r w:rsidR="00141084">
        <w:rPr>
          <w:rFonts w:hint="eastAsia"/>
        </w:rPr>
        <w:t>阻塞灵敏度、药物库开关、药物</w:t>
      </w:r>
      <w:r w:rsidR="00141084">
        <w:rPr>
          <w:rFonts w:hint="eastAsia"/>
        </w:rPr>
        <w:t>Index(</w:t>
      </w:r>
      <w:ins w:id="8878" w:author="Zhang, Carol (MSHA)" w:date="2019-08-27T15:41:00Z">
        <w:r w:rsidR="001E32CE">
          <w:t>uint</w:t>
        </w:r>
      </w:ins>
      <w:del w:id="8879" w:author="Zhang, Carol (MSHA)" w:date="2019-08-27T15:41:00Z">
        <w:r w:rsidR="00904248" w:rsidDel="001E32CE">
          <w:rPr>
            <w:rFonts w:hint="eastAsia"/>
          </w:rPr>
          <w:delText>无符号整</w:delText>
        </w:r>
      </w:del>
      <w:r w:rsidR="00904248">
        <w:rPr>
          <w:rFonts w:hint="eastAsia"/>
        </w:rPr>
        <w:t>型数据</w:t>
      </w:r>
      <w:r w:rsidR="00141084">
        <w:rPr>
          <w:rFonts w:hint="eastAsia"/>
        </w:rPr>
        <w:t>)</w:t>
      </w:r>
      <w:r w:rsidR="00141084" w:rsidRPr="00602806">
        <w:rPr>
          <w:rFonts w:hint="eastAsia"/>
        </w:rPr>
        <w:t xml:space="preserve"> </w:t>
      </w:r>
      <w:r w:rsidR="00141084">
        <w:rPr>
          <w:rFonts w:hint="eastAsia"/>
        </w:rPr>
        <w:t>、剩余量（</w:t>
      </w:r>
      <w:r w:rsidR="00141084">
        <w:rPr>
          <w:rFonts w:hint="eastAsia"/>
        </w:rPr>
        <w:t>float</w:t>
      </w:r>
      <w:r w:rsidR="00141084">
        <w:rPr>
          <w:rFonts w:hint="eastAsia"/>
        </w:rPr>
        <w:t>型数据，单位：</w:t>
      </w:r>
      <w:r w:rsidR="00141084">
        <w:rPr>
          <w:rFonts w:hint="eastAsia"/>
        </w:rPr>
        <w:t>m</w:t>
      </w:r>
      <w:r w:rsidR="00141084">
        <w:t>L</w:t>
      </w:r>
      <w:r w:rsidR="00141084">
        <w:rPr>
          <w:rFonts w:hint="eastAsia"/>
        </w:rPr>
        <w:t>）、累计量（</w:t>
      </w:r>
      <w:r w:rsidR="00141084">
        <w:rPr>
          <w:rFonts w:hint="eastAsia"/>
        </w:rPr>
        <w:t>float</w:t>
      </w:r>
      <w:r w:rsidR="00141084">
        <w:rPr>
          <w:rFonts w:hint="eastAsia"/>
        </w:rPr>
        <w:t>型数据，单位：</w:t>
      </w:r>
      <w:r w:rsidR="00141084">
        <w:rPr>
          <w:rFonts w:hint="eastAsia"/>
        </w:rPr>
        <w:t>m</w:t>
      </w:r>
      <w:r w:rsidR="00141084">
        <w:t>L</w:t>
      </w:r>
      <w:r w:rsidR="00141084">
        <w:rPr>
          <w:rFonts w:hint="eastAsia"/>
        </w:rPr>
        <w:t>）、</w:t>
      </w:r>
      <w:r w:rsidR="00141084">
        <w:rPr>
          <w:rFonts w:hint="eastAsia"/>
        </w:rPr>
        <w:t>3</w:t>
      </w:r>
      <w:r w:rsidR="00141084">
        <w:rPr>
          <w:rFonts w:hint="eastAsia"/>
        </w:rPr>
        <w:t>种速率和剩余时间（</w:t>
      </w:r>
      <w:r w:rsidR="00D961CD">
        <w:rPr>
          <w:rFonts w:hint="eastAsia"/>
        </w:rPr>
        <w:t>uint</w:t>
      </w:r>
      <w:r w:rsidR="00141084">
        <w:rPr>
          <w:rFonts w:hint="eastAsia"/>
        </w:rPr>
        <w:t>型数据，单位：秒）和</w:t>
      </w:r>
      <w:r w:rsidR="00141084">
        <w:rPr>
          <w:rFonts w:hint="eastAsia"/>
        </w:rPr>
        <w:t>KVO</w:t>
      </w:r>
      <w:r w:rsidR="00141084">
        <w:rPr>
          <w:rFonts w:hint="eastAsia"/>
        </w:rPr>
        <w:t>速率（</w:t>
      </w:r>
      <w:r w:rsidR="00141084">
        <w:rPr>
          <w:rFonts w:hint="eastAsia"/>
        </w:rPr>
        <w:t>float</w:t>
      </w:r>
      <w:r w:rsidR="00141084">
        <w:rPr>
          <w:rFonts w:hint="eastAsia"/>
        </w:rPr>
        <w:t>型数据，单位：</w:t>
      </w:r>
      <w:r w:rsidR="00141084">
        <w:rPr>
          <w:rFonts w:hint="eastAsia"/>
        </w:rPr>
        <w:t>m</w:t>
      </w:r>
      <w:r w:rsidR="00141084">
        <w:t>L/h</w:t>
      </w:r>
      <w:r w:rsidR="00141084">
        <w:rPr>
          <w:rFonts w:hint="eastAsia"/>
        </w:rPr>
        <w:t>）</w:t>
      </w:r>
      <w:r>
        <w:rPr>
          <w:rFonts w:hint="eastAsia"/>
        </w:rPr>
        <w:t>，命令包含字段如下：</w:t>
      </w:r>
    </w:p>
    <w:p w:rsidR="001E32CE" w:rsidRDefault="001E32CE">
      <w:pPr>
        <w:pStyle w:val="a7"/>
        <w:ind w:left="840" w:firstLineChars="0" w:firstLine="0"/>
        <w:pPrChange w:id="8880" w:author="Zhang, Carol (MSHA)" w:date="2019-08-27T15:42:00Z">
          <w:pPr>
            <w:ind w:left="840"/>
          </w:pPr>
        </w:pPrChange>
      </w:pPr>
      <w:ins w:id="8881" w:author="Zhang, Carol (MSHA)" w:date="2019-08-27T15:40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>LVP Multi-Rate</w:t>
        </w:r>
        <w:r>
          <w:rPr>
            <w:rFonts w:hint="eastAsia"/>
          </w:rPr>
          <w:t xml:space="preserve"> Mode, there are </w:t>
        </w:r>
        <w:r>
          <w:t>Brand,</w:t>
        </w:r>
      </w:ins>
      <w:ins w:id="8882" w:author="Zhang, Carol (MSHA)" w:date="2019-08-27T15:41:00Z">
        <w:r w:rsidRPr="001E32CE">
          <w:t xml:space="preserve"> </w:t>
        </w:r>
        <w:r>
          <w:t xml:space="preserve">Occlusion Level, </w:t>
        </w:r>
      </w:ins>
      <w:ins w:id="8883" w:author="Zhang, Carol (MSHA)" w:date="2019-08-27T15:40:00Z">
        <w:r>
          <w:t xml:space="preserve">Drug Library </w:t>
        </w:r>
        <w:r>
          <w:rPr>
            <w:rFonts w:hint="eastAsia"/>
          </w:rPr>
          <w:t>switch</w:t>
        </w:r>
      </w:ins>
      <w:ins w:id="8884" w:author="Zhang, Carol (MSHA)" w:date="2019-08-27T15:41:00Z">
        <w:r>
          <w:t xml:space="preserve"> status</w:t>
        </w:r>
      </w:ins>
      <w:ins w:id="8885" w:author="Zhang, Carol (MSHA)" w:date="2019-08-27T15:40:00Z">
        <w:r>
          <w:t>, Drug index</w:t>
        </w:r>
        <w:r>
          <w:rPr>
            <w:rFonts w:hint="eastAsia"/>
          </w:rPr>
          <w:t>(</w:t>
        </w:r>
      </w:ins>
      <w:ins w:id="8886" w:author="Zhang, Carol (MSHA)" w:date="2019-08-27T15:41:00Z">
        <w:r>
          <w:t>uint</w:t>
        </w:r>
      </w:ins>
      <w:ins w:id="8887" w:author="Zhang, Carol (MSHA)" w:date="2019-08-27T15:40:00Z">
        <w:r>
          <w:t xml:space="preserve"> type</w:t>
        </w:r>
        <w:r>
          <w:rPr>
            <w:rFonts w:hint="eastAsia"/>
          </w:rPr>
          <w:t>)</w:t>
        </w:r>
        <w:r>
          <w:t xml:space="preserve">, </w:t>
        </w:r>
      </w:ins>
      <w:ins w:id="8888" w:author="Zhang, Carol (MSHA)" w:date="2019-08-27T15:41:00Z">
        <w:r>
          <w:t>Residual Volume(float type, unit: mL)</w:t>
        </w:r>
        <w:r>
          <w:rPr>
            <w:rFonts w:hint="eastAsia"/>
          </w:rPr>
          <w:t>,</w:t>
        </w:r>
        <w:r>
          <w:t xml:space="preserve"> Total Volume(float type, unit: mL)</w:t>
        </w:r>
      </w:ins>
      <w:ins w:id="8889" w:author="Zhang, Carol (MSHA)" w:date="2019-08-27T15:40:00Z">
        <w:r>
          <w:t>, 3 groups of rate(float type) and time</w:t>
        </w:r>
      </w:ins>
      <w:ins w:id="8890" w:author="Zhang, Carol (MSHA)" w:date="2019-08-27T15:42:00Z">
        <w:r>
          <w:t>(uint type, unit:second)</w:t>
        </w:r>
      </w:ins>
      <w:ins w:id="8891" w:author="Zhang, Carol (MSHA)" w:date="2019-08-27T15:43:00Z">
        <w:r>
          <w:t xml:space="preserve">, </w:t>
        </w:r>
        <w:r>
          <w:rPr>
            <w:rFonts w:hint="eastAsia"/>
          </w:rPr>
          <w:t>and KVO Rate</w:t>
        </w:r>
        <w:r>
          <w:t>(float type, unit: mL/h)</w:t>
        </w:r>
      </w:ins>
      <w:ins w:id="8892" w:author="Zhang, Carol (MSHA)" w:date="2019-08-27T15:40:00Z">
        <w:r>
          <w:rPr>
            <w:rFonts w:hint="eastAsia"/>
          </w:rPr>
          <w:t xml:space="preserve">. 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DD5732" w:rsidRPr="00513A48" w:rsidTr="00DD573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17295A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5310F9" w:rsidP="00DD5732">
            <w:pPr>
              <w:jc w:val="center"/>
              <w:rPr>
                <w:b/>
              </w:rPr>
            </w:pPr>
            <w:ins w:id="8893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DD5732">
              <w:rPr>
                <w:rFonts w:hint="eastAsia"/>
                <w:b/>
              </w:rPr>
              <w:t>0x00</w:t>
            </w:r>
            <w:r w:rsidR="00DD5732">
              <w:rPr>
                <w:b/>
              </w:rPr>
              <w:t>01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406DC9" w:rsidP="00DD5732">
            <w:pPr>
              <w:jc w:val="center"/>
              <w:rPr>
                <w:b/>
              </w:rPr>
            </w:pPr>
            <w:ins w:id="8894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895" w:author="Zhang, Carol (MSHA)" w:date="2019-08-27T09:14:00Z">
              <w:r w:rsidR="00DD5732" w:rsidDel="00406DC9">
                <w:rPr>
                  <w:rFonts w:hint="eastAsia"/>
                  <w:b/>
                </w:rPr>
                <w:delText>数据长度</w:delText>
              </w:r>
              <w:r w:rsidR="00DD5732" w:rsidDel="00406DC9">
                <w:rPr>
                  <w:rFonts w:hint="eastAsia"/>
                  <w:b/>
                </w:rPr>
                <w:delText>=</w:delText>
              </w:r>
            </w:del>
            <w:r w:rsidR="00DD5732">
              <w:rPr>
                <w:rFonts w:hint="eastAsia"/>
                <w:b/>
              </w:rPr>
              <w:t>0x00</w:t>
            </w:r>
            <w:r w:rsidR="00141084">
              <w:rPr>
                <w:rFonts w:hint="eastAsia"/>
                <w:b/>
              </w:rPr>
              <w:t>2</w:t>
            </w:r>
            <w:r w:rsidR="005F1487">
              <w:rPr>
                <w:rFonts w:hint="eastAsia"/>
                <w:b/>
              </w:rPr>
              <w:t>C</w:t>
            </w:r>
          </w:p>
        </w:tc>
      </w:tr>
      <w:tr w:rsidR="00DD5732" w:rsidTr="00DD5732">
        <w:trPr>
          <w:jc w:val="center"/>
        </w:trPr>
        <w:tc>
          <w:tcPr>
            <w:tcW w:w="3996" w:type="dxa"/>
            <w:gridSpan w:val="9"/>
          </w:tcPr>
          <w:p w:rsidR="00DD5732" w:rsidRDefault="00DD5732" w:rsidP="00DD573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896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897" w:author="Zhang, Carol (MSHA)" w:date="2019-12-11T16:14:00Z">
                    <w:rPr/>
                  </w:rPrChange>
                </w:rPr>
                <w:t>Infusion Mode</w:t>
              </w:r>
            </w:ins>
            <w:del w:id="8898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996" w:type="dxa"/>
            <w:gridSpan w:val="8"/>
          </w:tcPr>
          <w:p w:rsidR="00DD5732" w:rsidRDefault="00141084" w:rsidP="00DD5732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899" w:author="Zhang, Carol (MSHA)" w:date="2019-12-11T16:14:00Z">
              <w:r w:rsidR="00B2321A" w:rsidRPr="00B2321A">
                <w:rPr>
                  <w:color w:val="0000FF"/>
                  <w:u w:val="single"/>
                  <w:rPrChange w:id="8900" w:author="Zhang, Carol (MSHA)" w:date="2019-12-11T16:14:00Z">
                    <w:rPr/>
                  </w:rPrChange>
                </w:rPr>
                <w:t>Brand</w:t>
              </w:r>
            </w:ins>
            <w:del w:id="890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141084" w:rsidTr="00DD5732">
        <w:trPr>
          <w:jc w:val="center"/>
        </w:trPr>
        <w:tc>
          <w:tcPr>
            <w:tcW w:w="3996" w:type="dxa"/>
            <w:gridSpan w:val="9"/>
          </w:tcPr>
          <w:p w:rsidR="00141084" w:rsidRPr="00D44A93" w:rsidRDefault="00141084" w:rsidP="00141084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902" w:author="Zhang, Carol (MSHA)" w:date="2019-12-11T16:14:00Z">
              <w:r w:rsidR="00B2321A" w:rsidRPr="00B2321A">
                <w:rPr>
                  <w:color w:val="0000FF"/>
                  <w:u w:val="single"/>
                  <w:rPrChange w:id="8903" w:author="Zhang, Carol (MSHA)" w:date="2019-12-11T16:14:00Z">
                    <w:rPr/>
                  </w:rPrChange>
                </w:rPr>
                <w:t>Pressure Level</w:t>
              </w:r>
            </w:ins>
            <w:del w:id="890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41084" w:rsidRDefault="00141084" w:rsidP="00141084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905" w:author="Zhang, Carol (MSHA)" w:date="2019-12-11T16:14:00Z">
              <w:r w:rsidR="00B2321A" w:rsidRPr="00B2321A">
                <w:rPr>
                  <w:color w:val="0000FF"/>
                  <w:u w:val="single"/>
                  <w:rPrChange w:id="8906" w:author="Zhang, Carol (MSHA)" w:date="2019-12-11T16:14:00Z">
                    <w:rPr/>
                  </w:rPrChange>
                </w:rPr>
                <w:t>Switch Status</w:t>
              </w:r>
            </w:ins>
            <w:del w:id="89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141084" w:rsidTr="00DD5732">
        <w:trPr>
          <w:jc w:val="center"/>
        </w:trPr>
        <w:tc>
          <w:tcPr>
            <w:tcW w:w="3996" w:type="dxa"/>
            <w:gridSpan w:val="9"/>
          </w:tcPr>
          <w:p w:rsidR="00141084" w:rsidRPr="00D44A93" w:rsidRDefault="00141084" w:rsidP="00141084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141084" w:rsidRDefault="00141084" w:rsidP="00141084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D44A93" w:rsidRDefault="005F1487" w:rsidP="005F1487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D44A93" w:rsidRDefault="005F1487" w:rsidP="005F1487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D44A93" w:rsidRDefault="005F1487" w:rsidP="005F1487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D44A93" w:rsidRDefault="005F1487" w:rsidP="005F1487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D44A93" w:rsidRDefault="005F1487" w:rsidP="005F1487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Residual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Time1(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7B0A26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Time1(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7B0A26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Time1(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trHeight w:val="341"/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7B0A26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Pr="007B0A26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trHeight w:val="341"/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70E77" w:rsidRDefault="005F1487" w:rsidP="005F1487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Residual Time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Default="005F1487" w:rsidP="005F1487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</w:tbl>
    <w:p w:rsidR="00DD5732" w:rsidRPr="009E713A" w:rsidRDefault="00DD5732" w:rsidP="00DD5732">
      <w:pPr>
        <w:rPr>
          <w:b/>
        </w:rPr>
      </w:pPr>
    </w:p>
    <w:p w:rsidR="00DD5732" w:rsidRPr="00153B83" w:rsidRDefault="00DD5732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lastRenderedPageBreak/>
        <w:t>梯度</w:t>
      </w:r>
      <w:r w:rsidRPr="002762E0">
        <w:rPr>
          <w:rFonts w:hint="eastAsia"/>
          <w:b/>
        </w:rPr>
        <w:t>模式</w:t>
      </w:r>
    </w:p>
    <w:p w:rsidR="00DD5732" w:rsidRDefault="00DD5732" w:rsidP="00DD5732">
      <w:pPr>
        <w:ind w:left="840"/>
        <w:rPr>
          <w:ins w:id="8908" w:author="Zhang, Carol (MSHA)" w:date="2019-08-27T15:42:00Z"/>
        </w:rPr>
      </w:pPr>
      <w:r>
        <w:rPr>
          <w:rFonts w:hint="eastAsia"/>
        </w:rPr>
        <w:t>该模式下包含</w:t>
      </w:r>
      <w:r w:rsidR="00FF531E">
        <w:rPr>
          <w:rFonts w:hint="eastAsia"/>
        </w:rPr>
        <w:t>品牌</w:t>
      </w:r>
      <w:r w:rsidR="00FF531E">
        <w:rPr>
          <w:rFonts w:hint="eastAsia"/>
        </w:rPr>
        <w:t>,</w:t>
      </w:r>
      <w:r w:rsidR="00FF531E">
        <w:rPr>
          <w:rFonts w:hint="eastAsia"/>
        </w:rPr>
        <w:t>阻塞灵敏度、药物库开关、药物</w:t>
      </w:r>
      <w:r w:rsidR="00FF531E">
        <w:rPr>
          <w:rFonts w:hint="eastAsia"/>
        </w:rPr>
        <w:t>Index(</w:t>
      </w:r>
      <w:r w:rsidR="00904248">
        <w:rPr>
          <w:rFonts w:hint="eastAsia"/>
        </w:rPr>
        <w:t>无符号整型数据</w:t>
      </w:r>
      <w:r w:rsidR="00FF531E">
        <w:rPr>
          <w:rFonts w:hint="eastAsia"/>
        </w:rPr>
        <w:t>)</w:t>
      </w:r>
      <w:r w:rsidR="00FF531E" w:rsidRPr="00602806">
        <w:rPr>
          <w:rFonts w:hint="eastAsia"/>
        </w:rPr>
        <w:t xml:space="preserve"> </w:t>
      </w:r>
      <w:r w:rsidR="00FF531E">
        <w:rPr>
          <w:rFonts w:hint="eastAsia"/>
        </w:rPr>
        <w:t>、剩余量（</w:t>
      </w:r>
      <w:r w:rsidR="00FF531E">
        <w:rPr>
          <w:rFonts w:hint="eastAsia"/>
        </w:rPr>
        <w:t>float</w:t>
      </w:r>
      <w:r w:rsidR="00FF531E">
        <w:rPr>
          <w:rFonts w:hint="eastAsia"/>
        </w:rPr>
        <w:t>型数据，单位：</w:t>
      </w:r>
      <w:r w:rsidR="00FF531E">
        <w:rPr>
          <w:rFonts w:hint="eastAsia"/>
        </w:rPr>
        <w:t>m</w:t>
      </w:r>
      <w:r w:rsidR="00FF531E">
        <w:t>L</w:t>
      </w:r>
      <w:r w:rsidR="00FF531E">
        <w:rPr>
          <w:rFonts w:hint="eastAsia"/>
        </w:rPr>
        <w:t>）、</w:t>
      </w:r>
      <w:r w:rsidR="00DD6C83">
        <w:rPr>
          <w:rFonts w:hint="eastAsia"/>
        </w:rPr>
        <w:t>剩余时间（</w:t>
      </w:r>
      <w:r w:rsidR="00D961CD">
        <w:rPr>
          <w:rFonts w:hint="eastAsia"/>
        </w:rPr>
        <w:t>uint</w:t>
      </w:r>
      <w:r w:rsidR="00DD6C83">
        <w:rPr>
          <w:rFonts w:hint="eastAsia"/>
        </w:rPr>
        <w:t>型数据，单位：秒）、</w:t>
      </w:r>
      <w:r w:rsidR="00FF531E">
        <w:rPr>
          <w:rFonts w:hint="eastAsia"/>
        </w:rPr>
        <w:t>累计量（</w:t>
      </w:r>
      <w:r w:rsidR="00FF531E">
        <w:rPr>
          <w:rFonts w:hint="eastAsia"/>
        </w:rPr>
        <w:t>float</w:t>
      </w:r>
      <w:r w:rsidR="00FF531E">
        <w:rPr>
          <w:rFonts w:hint="eastAsia"/>
        </w:rPr>
        <w:t>型数据，单位：</w:t>
      </w:r>
      <w:r w:rsidR="00FF531E">
        <w:rPr>
          <w:rFonts w:hint="eastAsia"/>
        </w:rPr>
        <w:t>m</w:t>
      </w:r>
      <w:r w:rsidR="00FF531E">
        <w:t>L</w:t>
      </w:r>
      <w:r w:rsidR="00FF531E">
        <w:rPr>
          <w:rFonts w:hint="eastAsia"/>
        </w:rPr>
        <w:t>）</w:t>
      </w:r>
      <w:r w:rsidR="00D20028">
        <w:rPr>
          <w:rFonts w:hint="eastAsia"/>
        </w:rPr>
        <w:t>、速率（</w:t>
      </w:r>
      <w:r w:rsidR="00D20028">
        <w:rPr>
          <w:rFonts w:hint="eastAsia"/>
        </w:rPr>
        <w:t>float</w:t>
      </w:r>
      <w:r w:rsidR="00D20028">
        <w:rPr>
          <w:rFonts w:hint="eastAsia"/>
        </w:rPr>
        <w:t>型数据，单位：</w:t>
      </w:r>
      <w:r w:rsidR="00D20028">
        <w:rPr>
          <w:rFonts w:hint="eastAsia"/>
        </w:rPr>
        <w:t>m</w:t>
      </w:r>
      <w:r w:rsidR="00D20028">
        <w:t>L/h</w:t>
      </w:r>
      <w:r w:rsidR="00D20028">
        <w:rPr>
          <w:rFonts w:hint="eastAsia"/>
        </w:rPr>
        <w:t>）</w:t>
      </w:r>
      <w:r w:rsidR="00FF531E">
        <w:rPr>
          <w:rFonts w:hint="eastAsia"/>
        </w:rPr>
        <w:t>、设置的</w:t>
      </w:r>
      <w:r>
        <w:rPr>
          <w:rFonts w:hint="eastAsia"/>
        </w:rPr>
        <w:t>限制量（</w:t>
      </w:r>
      <w:r>
        <w:rPr>
          <w:rFonts w:hint="eastAsia"/>
        </w:rPr>
        <w:t>float</w:t>
      </w:r>
      <w:r>
        <w:rPr>
          <w:rFonts w:hint="eastAsia"/>
        </w:rPr>
        <w:t>型数据）、</w:t>
      </w:r>
      <w:r w:rsidR="00FF531E">
        <w:rPr>
          <w:rFonts w:hint="eastAsia"/>
        </w:rPr>
        <w:t>设置的</w:t>
      </w:r>
      <w:r>
        <w:rPr>
          <w:rFonts w:hint="eastAsia"/>
        </w:rPr>
        <w:t>输注时间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FF531E">
        <w:rPr>
          <w:rFonts w:hint="eastAsia"/>
        </w:rPr>
        <w:t>设置的</w:t>
      </w:r>
      <w:r>
        <w:rPr>
          <w:rFonts w:hint="eastAsia"/>
        </w:rPr>
        <w:t>上升时间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FF531E">
        <w:rPr>
          <w:rFonts w:hint="eastAsia"/>
        </w:rPr>
        <w:t>设置的</w:t>
      </w:r>
      <w:r>
        <w:rPr>
          <w:rFonts w:hint="eastAsia"/>
        </w:rPr>
        <w:t>下降时间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FF531E" w:rsidRPr="00FF531E">
        <w:rPr>
          <w:rFonts w:hint="eastAsia"/>
        </w:rPr>
        <w:t xml:space="preserve"> </w:t>
      </w:r>
      <w:r w:rsidR="00FF531E">
        <w:rPr>
          <w:rFonts w:hint="eastAsia"/>
        </w:rPr>
        <w:t>和</w:t>
      </w:r>
      <w:r w:rsidR="00FF531E">
        <w:rPr>
          <w:rFonts w:hint="eastAsia"/>
        </w:rPr>
        <w:t>KVO</w:t>
      </w:r>
      <w:r w:rsidR="00FF531E">
        <w:rPr>
          <w:rFonts w:hint="eastAsia"/>
        </w:rPr>
        <w:t>速率（</w:t>
      </w:r>
      <w:r w:rsidR="00FF531E">
        <w:rPr>
          <w:rFonts w:hint="eastAsia"/>
        </w:rPr>
        <w:t>float</w:t>
      </w:r>
      <w:r w:rsidR="00FF531E">
        <w:rPr>
          <w:rFonts w:hint="eastAsia"/>
        </w:rPr>
        <w:t>型数据，单位：</w:t>
      </w:r>
      <w:r w:rsidR="00FF531E">
        <w:rPr>
          <w:rFonts w:hint="eastAsia"/>
        </w:rPr>
        <w:t>m</w:t>
      </w:r>
      <w:r w:rsidR="00FF531E">
        <w:t>L/h</w:t>
      </w:r>
      <w:r w:rsidR="00FF531E">
        <w:rPr>
          <w:rFonts w:hint="eastAsia"/>
        </w:rPr>
        <w:t>）</w:t>
      </w:r>
      <w:r>
        <w:rPr>
          <w:rFonts w:hint="eastAsia"/>
        </w:rPr>
        <w:t>，命令包含字段如下：</w:t>
      </w:r>
    </w:p>
    <w:p w:rsidR="001E32CE" w:rsidRDefault="001E32CE" w:rsidP="001E32CE">
      <w:pPr>
        <w:pStyle w:val="a7"/>
        <w:ind w:left="840" w:firstLineChars="0" w:firstLine="0"/>
        <w:rPr>
          <w:ins w:id="8909" w:author="Zhang, Carol (MSHA)" w:date="2019-08-27T15:43:00Z"/>
        </w:rPr>
      </w:pPr>
      <w:ins w:id="8910" w:author="Zhang, Carol (MSHA)" w:date="2019-08-27T15:43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 xml:space="preserve">Taper </w:t>
        </w:r>
        <w:r>
          <w:rPr>
            <w:rFonts w:hint="eastAsia"/>
          </w:rPr>
          <w:t xml:space="preserve">Mode, there are </w:t>
        </w:r>
        <w:r>
          <w:t>Brand,</w:t>
        </w:r>
        <w:r w:rsidRPr="00A276DD">
          <w:t xml:space="preserve"> </w:t>
        </w:r>
        <w:r>
          <w:t xml:space="preserve">Occlusion Level, Drug Library </w:t>
        </w:r>
        <w:r>
          <w:rPr>
            <w:rFonts w:hint="eastAsia"/>
          </w:rPr>
          <w:t>switch</w:t>
        </w:r>
        <w:r>
          <w:t xml:space="preserve"> status, Drug index</w:t>
        </w:r>
        <w:r>
          <w:rPr>
            <w:rFonts w:hint="eastAsia"/>
          </w:rPr>
          <w:t>(</w:t>
        </w:r>
        <w:r>
          <w:t>uint type</w:t>
        </w:r>
        <w:r>
          <w:rPr>
            <w:rFonts w:hint="eastAsia"/>
          </w:rPr>
          <w:t>)</w:t>
        </w:r>
        <w:r>
          <w:t>, Residual Volume(float type, unit: mL)</w:t>
        </w:r>
        <w:r>
          <w:rPr>
            <w:rFonts w:hint="eastAsia"/>
          </w:rPr>
          <w:t>,</w:t>
        </w:r>
        <w:r>
          <w:t xml:space="preserve"> Residual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 Total Volume(float type, unit: mL)</w:t>
        </w:r>
        <w:r>
          <w:rPr>
            <w:rFonts w:hint="eastAsia"/>
          </w:rPr>
          <w:t>,</w:t>
        </w:r>
        <w:r>
          <w:t xml:space="preserve"> Rate (float type, unit: mL/h), </w:t>
        </w:r>
      </w:ins>
      <w:ins w:id="8911" w:author="Zhang, Carol (MSHA)" w:date="2019-08-27T15:44:00Z">
        <w:r>
          <w:t>VTBI</w:t>
        </w:r>
      </w:ins>
      <w:ins w:id="8912" w:author="Zhang, Carol (MSHA)" w:date="2019-08-27T15:43:00Z">
        <w:r>
          <w:t>(float type</w:t>
        </w:r>
      </w:ins>
      <w:ins w:id="8913" w:author="Zhang, Carol (MSHA)" w:date="2019-08-27T15:44:00Z">
        <w:r>
          <w:t>, unit: mL</w:t>
        </w:r>
      </w:ins>
      <w:ins w:id="8914" w:author="Zhang, Carol (MSHA)" w:date="2019-08-27T15:43:00Z">
        <w:r>
          <w:t xml:space="preserve">), </w:t>
        </w:r>
      </w:ins>
      <w:ins w:id="8915" w:author="Zhang, Carol (MSHA)" w:date="2019-08-27T15:44:00Z">
        <w:r>
          <w:t>Infusion Time</w:t>
        </w:r>
      </w:ins>
      <w:ins w:id="8916" w:author="Zhang, Carol (MSHA)" w:date="2019-08-27T15:43:00Z">
        <w:r>
          <w:t>(</w:t>
        </w:r>
      </w:ins>
      <w:ins w:id="8917" w:author="Zhang, Carol (MSHA)" w:date="2019-08-27T15:45:00Z">
        <w:r>
          <w:t>uint type, unit:second</w:t>
        </w:r>
      </w:ins>
      <w:ins w:id="8918" w:author="Zhang, Carol (MSHA)" w:date="2019-08-27T15:43:00Z">
        <w:r>
          <w:t xml:space="preserve">), </w:t>
        </w:r>
      </w:ins>
      <w:ins w:id="8919" w:author="Zhang, Carol (MSHA)" w:date="2019-08-27T15:45:00Z">
        <w:r>
          <w:t>Taper Up Time(uint type, unit:second)</w:t>
        </w:r>
      </w:ins>
      <w:ins w:id="8920" w:author="Zhang, Carol (MSHA)" w:date="2019-08-27T15:43:00Z">
        <w:r>
          <w:t>,</w:t>
        </w:r>
      </w:ins>
      <w:ins w:id="8921" w:author="Zhang, Carol (MSHA)" w:date="2019-08-27T15:45:00Z">
        <w:r>
          <w:t xml:space="preserve"> Taper Down Time(uint type, unit:second),</w:t>
        </w:r>
      </w:ins>
      <w:ins w:id="8922" w:author="Zhang, Carol (MSHA)" w:date="2019-08-27T15:43:00Z">
        <w:r>
          <w:t xml:space="preserve"> </w:t>
        </w:r>
        <w:r>
          <w:rPr>
            <w:rFonts w:hint="eastAsia"/>
          </w:rPr>
          <w:t>and KVO Rate</w:t>
        </w:r>
        <w:r>
          <w:t xml:space="preserve">(float type, unit: mL/h) </w:t>
        </w:r>
        <w:r>
          <w:rPr>
            <w:rFonts w:hint="eastAsia"/>
          </w:rPr>
          <w:t xml:space="preserve">. </w:t>
        </w:r>
      </w:ins>
    </w:p>
    <w:p w:rsidR="001E32CE" w:rsidRDefault="001E32CE" w:rsidP="00DD5732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DD5732" w:rsidRPr="00513A48" w:rsidTr="00DD573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17295A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5310F9" w:rsidP="00DD5732">
            <w:pPr>
              <w:jc w:val="center"/>
              <w:rPr>
                <w:b/>
              </w:rPr>
            </w:pPr>
            <w:ins w:id="8923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DD5732">
              <w:rPr>
                <w:rFonts w:hint="eastAsia"/>
                <w:b/>
              </w:rPr>
              <w:t>0x00</w:t>
            </w:r>
            <w:r w:rsidR="00DD5732">
              <w:rPr>
                <w:b/>
              </w:rPr>
              <w:t>01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406DC9" w:rsidP="00DD5732">
            <w:pPr>
              <w:jc w:val="center"/>
              <w:rPr>
                <w:b/>
              </w:rPr>
            </w:pPr>
            <w:ins w:id="8924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925" w:author="Zhang, Carol (MSHA)" w:date="2019-08-27T09:14:00Z">
              <w:r w:rsidR="00DD5732" w:rsidDel="00406DC9">
                <w:rPr>
                  <w:rFonts w:hint="eastAsia"/>
                  <w:b/>
                </w:rPr>
                <w:delText>数据长度</w:delText>
              </w:r>
              <w:r w:rsidR="00DD5732" w:rsidDel="00406DC9">
                <w:rPr>
                  <w:rFonts w:hint="eastAsia"/>
                  <w:b/>
                </w:rPr>
                <w:delText>=</w:delText>
              </w:r>
            </w:del>
            <w:r w:rsidR="00DD5732">
              <w:rPr>
                <w:rFonts w:hint="eastAsia"/>
                <w:b/>
              </w:rPr>
              <w:t>0x00</w:t>
            </w:r>
            <w:r w:rsidR="005F1487">
              <w:rPr>
                <w:rFonts w:hint="eastAsia"/>
                <w:b/>
              </w:rPr>
              <w:t>2C</w:t>
            </w:r>
          </w:p>
        </w:tc>
      </w:tr>
      <w:tr w:rsidR="00DD5732" w:rsidTr="00DD5732">
        <w:trPr>
          <w:jc w:val="center"/>
        </w:trPr>
        <w:tc>
          <w:tcPr>
            <w:tcW w:w="3996" w:type="dxa"/>
            <w:gridSpan w:val="9"/>
          </w:tcPr>
          <w:p w:rsidR="00DD5732" w:rsidRDefault="00DD5732" w:rsidP="00DD573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926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927" w:author="Zhang, Carol (MSHA)" w:date="2019-12-11T16:14:00Z">
                    <w:rPr/>
                  </w:rPrChange>
                </w:rPr>
                <w:t>Infusion Mode</w:t>
              </w:r>
            </w:ins>
            <w:del w:id="8928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梯度模式</w:t>
            </w:r>
          </w:p>
        </w:tc>
        <w:tc>
          <w:tcPr>
            <w:tcW w:w="3996" w:type="dxa"/>
            <w:gridSpan w:val="8"/>
          </w:tcPr>
          <w:p w:rsidR="00DD5732" w:rsidRDefault="00D20028" w:rsidP="00DD5732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929" w:author="Zhang, Carol (MSHA)" w:date="2019-12-11T16:14:00Z">
              <w:r w:rsidR="00B2321A" w:rsidRPr="00B2321A">
                <w:rPr>
                  <w:color w:val="0000FF"/>
                  <w:u w:val="single"/>
                  <w:rPrChange w:id="8930" w:author="Zhang, Carol (MSHA)" w:date="2019-12-11T16:14:00Z">
                    <w:rPr/>
                  </w:rPrChange>
                </w:rPr>
                <w:t>Brand</w:t>
              </w:r>
            </w:ins>
            <w:del w:id="893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D44A93" w:rsidRDefault="00D20028" w:rsidP="00D20028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932" w:author="Zhang, Carol (MSHA)" w:date="2019-12-11T16:14:00Z">
              <w:r w:rsidR="00B2321A" w:rsidRPr="00B2321A">
                <w:rPr>
                  <w:color w:val="0000FF"/>
                  <w:u w:val="single"/>
                  <w:rPrChange w:id="8933" w:author="Zhang, Carol (MSHA)" w:date="2019-12-11T16:14:00Z">
                    <w:rPr/>
                  </w:rPrChange>
                </w:rPr>
                <w:t>Pressure Level</w:t>
              </w:r>
            </w:ins>
            <w:del w:id="893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935" w:author="Zhang, Carol (MSHA)" w:date="2019-12-11T16:14:00Z">
              <w:r w:rsidR="00B2321A" w:rsidRPr="00B2321A">
                <w:rPr>
                  <w:color w:val="0000FF"/>
                  <w:u w:val="single"/>
                  <w:rPrChange w:id="8936" w:author="Zhang, Carol (MSHA)" w:date="2019-12-11T16:14:00Z">
                    <w:rPr/>
                  </w:rPrChange>
                </w:rPr>
                <w:t>Switch Status</w:t>
              </w:r>
            </w:ins>
            <w:del w:id="89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D44A93" w:rsidRDefault="00D20028" w:rsidP="00D20028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20028" w:rsidRPr="00E32BC2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D44A93" w:rsidRDefault="00D20028" w:rsidP="00D20028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70E77" w:rsidRDefault="00D20028" w:rsidP="00D20028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E70E77" w:rsidRDefault="00D20028" w:rsidP="00D20028">
            <w:pPr>
              <w:jc w:val="center"/>
              <w:rPr>
                <w:rStyle w:val="a9"/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 xml:space="preserve">Duration </w:t>
            </w:r>
            <w:r>
              <w:rPr>
                <w:b/>
              </w:rPr>
              <w:t>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 xml:space="preserve">Duration </w:t>
            </w:r>
            <w:r>
              <w:rPr>
                <w:b/>
              </w:rPr>
              <w:t>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7B0A26" w:rsidRDefault="00D20028" w:rsidP="00D20028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 xml:space="preserve">Duration </w:t>
            </w:r>
            <w:r>
              <w:rPr>
                <w:b/>
              </w:rPr>
              <w:t>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20028" w:rsidRPr="007B0A26" w:rsidRDefault="00D20028" w:rsidP="00D20028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 xml:space="preserve">Duration </w:t>
            </w:r>
            <w:r>
              <w:rPr>
                <w:b/>
              </w:rPr>
              <w:t>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20028" w:rsidRPr="00C85507" w:rsidRDefault="00D20028" w:rsidP="00D200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C85507" w:rsidRDefault="00D20028" w:rsidP="00D20028">
            <w:pPr>
              <w:jc w:val="center"/>
            </w:pPr>
            <w:r w:rsidRPr="0010719E">
              <w:rPr>
                <w:rFonts w:hint="eastAsia"/>
                <w:b/>
              </w:rPr>
              <w:t xml:space="preserve">Taper </w:t>
            </w:r>
            <w:r w:rsidRPr="0010719E">
              <w:rPr>
                <w:b/>
              </w:rPr>
              <w:t>Down Time(</w:t>
            </w:r>
            <w:r w:rsidRPr="0010719E">
              <w:rPr>
                <w:rFonts w:hint="eastAsia"/>
                <w:b/>
              </w:rPr>
              <w:t xml:space="preserve">byte </w:t>
            </w:r>
            <w:r w:rsidRPr="0010719E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 w:rsidRPr="0010719E">
              <w:rPr>
                <w:rFonts w:hint="eastAsia"/>
                <w:b/>
              </w:rPr>
              <w:t xml:space="preserve">Taper </w:t>
            </w:r>
            <w:r w:rsidRPr="0010719E">
              <w:rPr>
                <w:b/>
              </w:rPr>
              <w:t>Down Time(</w:t>
            </w:r>
            <w:r w:rsidRPr="0010719E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2</w:t>
            </w:r>
            <w:r w:rsidRPr="0010719E"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 w:rsidRPr="0010719E">
              <w:rPr>
                <w:rFonts w:hint="eastAsia"/>
                <w:b/>
              </w:rPr>
              <w:t xml:space="preserve">Taper </w:t>
            </w:r>
            <w:r w:rsidRPr="0010719E">
              <w:rPr>
                <w:b/>
              </w:rPr>
              <w:t>Down Time(</w:t>
            </w:r>
            <w:r w:rsidRPr="0010719E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3</w:t>
            </w:r>
            <w:r w:rsidRPr="0010719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20028" w:rsidRPr="00064269" w:rsidRDefault="00D20028" w:rsidP="00D20028">
            <w:pPr>
              <w:jc w:val="center"/>
              <w:rPr>
                <w:b/>
              </w:rPr>
            </w:pPr>
            <w:r w:rsidRPr="0010719E">
              <w:rPr>
                <w:rFonts w:hint="eastAsia"/>
                <w:b/>
              </w:rPr>
              <w:t xml:space="preserve">Taper </w:t>
            </w:r>
            <w:r w:rsidRPr="0010719E">
              <w:rPr>
                <w:b/>
              </w:rPr>
              <w:t>Down Time(</w:t>
            </w:r>
            <w:r w:rsidRPr="0010719E">
              <w:rPr>
                <w:rFonts w:hint="eastAsia"/>
                <w:b/>
              </w:rPr>
              <w:t xml:space="preserve">byte </w:t>
            </w:r>
            <w:r>
              <w:rPr>
                <w:rFonts w:hint="eastAsia"/>
                <w:b/>
              </w:rPr>
              <w:t>4</w:t>
            </w:r>
            <w:r w:rsidRPr="0010719E"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20028" w:rsidTr="00DD5732">
        <w:trPr>
          <w:jc w:val="center"/>
        </w:trPr>
        <w:tc>
          <w:tcPr>
            <w:tcW w:w="3996" w:type="dxa"/>
            <w:gridSpan w:val="9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20028" w:rsidRDefault="00D20028" w:rsidP="00D20028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</w:tbl>
    <w:p w:rsidR="00DD5732" w:rsidRDefault="00DD5732" w:rsidP="00DD5732"/>
    <w:p w:rsidR="00DD5732" w:rsidRPr="00FC25C9" w:rsidRDefault="00DD5732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步进</w:t>
      </w:r>
      <w:r w:rsidRPr="002762E0">
        <w:rPr>
          <w:rFonts w:hint="eastAsia"/>
          <w:b/>
        </w:rPr>
        <w:t>模式</w:t>
      </w:r>
    </w:p>
    <w:p w:rsidR="00DD5732" w:rsidRDefault="00DD5732" w:rsidP="00DD5732">
      <w:pPr>
        <w:ind w:left="840"/>
        <w:rPr>
          <w:ins w:id="8938" w:author="Zhang, Carol (MSHA)" w:date="2019-08-27T15:45:00Z"/>
        </w:rPr>
      </w:pPr>
      <w:r>
        <w:rPr>
          <w:rFonts w:hint="eastAsia"/>
        </w:rPr>
        <w:t>该模式下包含</w:t>
      </w:r>
      <w:r w:rsidR="00DD6C83">
        <w:rPr>
          <w:rFonts w:hint="eastAsia"/>
        </w:rPr>
        <w:t>品牌</w:t>
      </w:r>
      <w:r w:rsidR="00DD6C83">
        <w:rPr>
          <w:rFonts w:hint="eastAsia"/>
        </w:rPr>
        <w:t>,</w:t>
      </w:r>
      <w:r w:rsidR="00DD6C83">
        <w:rPr>
          <w:rFonts w:hint="eastAsia"/>
        </w:rPr>
        <w:t>阻塞灵敏度、药物库开关、药物</w:t>
      </w:r>
      <w:r w:rsidR="00DD6C83">
        <w:rPr>
          <w:rFonts w:hint="eastAsia"/>
        </w:rPr>
        <w:t>Index(</w:t>
      </w:r>
      <w:ins w:id="8939" w:author="Zhang, Carol (MSHA)" w:date="2019-08-27T15:46:00Z">
        <w:r w:rsidR="001E32CE">
          <w:t>uint</w:t>
        </w:r>
      </w:ins>
      <w:del w:id="8940" w:author="Zhang, Carol (MSHA)" w:date="2019-08-27T15:46:00Z">
        <w:r w:rsidR="005F1487" w:rsidDel="001E32CE">
          <w:rPr>
            <w:rFonts w:hint="eastAsia"/>
          </w:rPr>
          <w:delText>无符号整</w:delText>
        </w:r>
      </w:del>
      <w:r w:rsidR="005F1487">
        <w:rPr>
          <w:rFonts w:hint="eastAsia"/>
        </w:rPr>
        <w:t>型</w:t>
      </w:r>
      <w:r w:rsidR="00DD6C83">
        <w:rPr>
          <w:rFonts w:hint="eastAsia"/>
        </w:rPr>
        <w:t>数据</w:t>
      </w:r>
      <w:r w:rsidR="00DD6C83">
        <w:rPr>
          <w:rFonts w:hint="eastAsia"/>
        </w:rPr>
        <w:t>)</w:t>
      </w:r>
      <w:r w:rsidR="00DD6C83" w:rsidRPr="00602806">
        <w:rPr>
          <w:rFonts w:hint="eastAsia"/>
        </w:rPr>
        <w:t xml:space="preserve"> </w:t>
      </w:r>
      <w:r w:rsidR="00DD6C83">
        <w:rPr>
          <w:rFonts w:hint="eastAsia"/>
        </w:rPr>
        <w:t>、剩余量（</w:t>
      </w:r>
      <w:r w:rsidR="00DD6C83">
        <w:rPr>
          <w:rFonts w:hint="eastAsia"/>
        </w:rPr>
        <w:t>float</w:t>
      </w:r>
      <w:r w:rsidR="00DD6C83">
        <w:rPr>
          <w:rFonts w:hint="eastAsia"/>
        </w:rPr>
        <w:t>型数据，单位：</w:t>
      </w:r>
      <w:r w:rsidR="00DD6C83">
        <w:rPr>
          <w:rFonts w:hint="eastAsia"/>
        </w:rPr>
        <w:t>m</w:t>
      </w:r>
      <w:r w:rsidR="00DD6C83">
        <w:t>L</w:t>
      </w:r>
      <w:r w:rsidR="00DD6C83">
        <w:rPr>
          <w:rFonts w:hint="eastAsia"/>
        </w:rPr>
        <w:t>）、剩余时间（</w:t>
      </w:r>
      <w:r w:rsidR="00D961CD">
        <w:rPr>
          <w:rFonts w:hint="eastAsia"/>
        </w:rPr>
        <w:t>uint</w:t>
      </w:r>
      <w:r w:rsidR="00DD6C83">
        <w:rPr>
          <w:rFonts w:hint="eastAsia"/>
        </w:rPr>
        <w:t>型数据，单位：秒）、累计量（</w:t>
      </w:r>
      <w:r w:rsidR="00DD6C83">
        <w:rPr>
          <w:rFonts w:hint="eastAsia"/>
        </w:rPr>
        <w:t>float</w:t>
      </w:r>
      <w:r w:rsidR="00DD6C83">
        <w:rPr>
          <w:rFonts w:hint="eastAsia"/>
        </w:rPr>
        <w:t>型数据，单位：</w:t>
      </w:r>
      <w:r w:rsidR="00DD6C83">
        <w:rPr>
          <w:rFonts w:hint="eastAsia"/>
        </w:rPr>
        <w:t>m</w:t>
      </w:r>
      <w:r w:rsidR="00DD6C83">
        <w:t>L</w:t>
      </w:r>
      <w:r w:rsidR="00DD6C83">
        <w:rPr>
          <w:rFonts w:hint="eastAsia"/>
        </w:rPr>
        <w:t>）、速率（</w:t>
      </w:r>
      <w:r w:rsidR="00DD6C83">
        <w:rPr>
          <w:rFonts w:hint="eastAsia"/>
        </w:rPr>
        <w:t>float</w:t>
      </w:r>
      <w:r w:rsidR="00DD6C83">
        <w:rPr>
          <w:rFonts w:hint="eastAsia"/>
        </w:rPr>
        <w:t>型数据，单位：</w:t>
      </w:r>
      <w:r w:rsidR="00DD6C83">
        <w:rPr>
          <w:rFonts w:hint="eastAsia"/>
        </w:rPr>
        <w:t>m</w:t>
      </w:r>
      <w:r w:rsidR="00DD6C83">
        <w:t>L/h</w:t>
      </w:r>
      <w:r w:rsidR="00DD6C83">
        <w:rPr>
          <w:rFonts w:hint="eastAsia"/>
        </w:rPr>
        <w:t>）、剩余步进时间（</w:t>
      </w:r>
      <w:r w:rsidR="00D961CD">
        <w:rPr>
          <w:rFonts w:hint="eastAsia"/>
        </w:rPr>
        <w:t>uint</w:t>
      </w:r>
      <w:r w:rsidR="00DD6C83">
        <w:rPr>
          <w:rFonts w:hint="eastAsia"/>
        </w:rPr>
        <w:t>型数据，单</w:t>
      </w:r>
      <w:r w:rsidR="00DD6C83">
        <w:rPr>
          <w:rFonts w:hint="eastAsia"/>
        </w:rPr>
        <w:lastRenderedPageBreak/>
        <w:t>位：秒）、</w:t>
      </w:r>
      <w:r>
        <w:rPr>
          <w:rFonts w:hint="eastAsia"/>
        </w:rPr>
        <w:t>稳定速率（</w:t>
      </w:r>
      <w:r>
        <w:rPr>
          <w:rFonts w:hint="eastAsia"/>
        </w:rPr>
        <w:t>float</w:t>
      </w:r>
      <w:r>
        <w:rPr>
          <w:rFonts w:hint="eastAsia"/>
        </w:rPr>
        <w:t>型数据）、</w:t>
      </w:r>
      <w:r w:rsidRPr="00A41EB9">
        <w:rPr>
          <w:rFonts w:hint="eastAsia"/>
        </w:rPr>
        <w:t>限制量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初始速率（</w:t>
      </w:r>
      <w:r>
        <w:rPr>
          <w:rFonts w:hint="eastAsia"/>
        </w:rPr>
        <w:t>float</w:t>
      </w:r>
      <w:r>
        <w:rPr>
          <w:rFonts w:hint="eastAsia"/>
        </w:rPr>
        <w:t>型数据）、速率增量（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8941" w:author="Zhang, Carol (MSHA)" w:date="2019-08-27T15:49:00Z">
        <w:r w:rsidR="009A7E04">
          <w:rPr>
            <w:rFonts w:hint="eastAsia"/>
          </w:rPr>
          <w:t>，单位：</w:t>
        </w:r>
        <w:r w:rsidR="009A7E04">
          <w:rPr>
            <w:rFonts w:hint="eastAsia"/>
          </w:rPr>
          <w:t>m</w:t>
        </w:r>
        <w:r w:rsidR="009A7E04">
          <w:t>L/h</w:t>
        </w:r>
      </w:ins>
      <w:del w:id="8942" w:author="Zhang, Carol (MSHA)" w:date="2019-08-27T15:49:00Z">
        <w:r w:rsidDel="009A7E04">
          <w:rPr>
            <w:rFonts w:hint="eastAsia"/>
          </w:rPr>
          <w:delText>）</w:delText>
        </w:r>
      </w:del>
      <w:r w:rsidR="00B03469">
        <w:rPr>
          <w:rFonts w:hint="eastAsia"/>
        </w:rPr>
        <w:t>）、</w:t>
      </w:r>
      <w:r>
        <w:rPr>
          <w:rFonts w:hint="eastAsia"/>
        </w:rPr>
        <w:t>步进时间</w:t>
      </w:r>
      <w:r>
        <w:rPr>
          <w:rFonts w:hint="eastAsia"/>
        </w:rPr>
        <w:t>(</w:t>
      </w:r>
      <w:r w:rsidR="00965B6E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B03469" w:rsidRPr="00B03469">
        <w:rPr>
          <w:rFonts w:hint="eastAsia"/>
        </w:rPr>
        <w:t xml:space="preserve"> </w:t>
      </w:r>
      <w:r w:rsidR="00B03469">
        <w:rPr>
          <w:rFonts w:hint="eastAsia"/>
        </w:rPr>
        <w:t>和</w:t>
      </w:r>
      <w:r w:rsidR="00B03469">
        <w:rPr>
          <w:rFonts w:hint="eastAsia"/>
        </w:rPr>
        <w:t>KVO</w:t>
      </w:r>
      <w:r w:rsidR="00B03469">
        <w:rPr>
          <w:rFonts w:hint="eastAsia"/>
        </w:rPr>
        <w:t>速率（</w:t>
      </w:r>
      <w:r w:rsidR="00B03469">
        <w:rPr>
          <w:rFonts w:hint="eastAsia"/>
        </w:rPr>
        <w:t>float</w:t>
      </w:r>
      <w:r w:rsidR="00B03469">
        <w:rPr>
          <w:rFonts w:hint="eastAsia"/>
        </w:rPr>
        <w:t>型数据，单位：</w:t>
      </w:r>
      <w:r w:rsidR="00B03469">
        <w:rPr>
          <w:rFonts w:hint="eastAsia"/>
        </w:rPr>
        <w:t>m</w:t>
      </w:r>
      <w:r w:rsidR="00B03469">
        <w:t>L/h</w:t>
      </w:r>
      <w:r w:rsidR="00B03469">
        <w:rPr>
          <w:rFonts w:hint="eastAsia"/>
        </w:rPr>
        <w:t>）</w:t>
      </w:r>
      <w:r>
        <w:rPr>
          <w:rFonts w:hint="eastAsia"/>
        </w:rPr>
        <w:t>，命令包含字段如下：</w:t>
      </w:r>
    </w:p>
    <w:p w:rsidR="001E32CE" w:rsidRDefault="001E32CE" w:rsidP="001E32CE">
      <w:pPr>
        <w:pStyle w:val="a7"/>
        <w:ind w:left="840" w:firstLineChars="0" w:firstLine="0"/>
        <w:rPr>
          <w:ins w:id="8943" w:author="Zhang, Carol (MSHA)" w:date="2019-08-27T15:45:00Z"/>
        </w:rPr>
      </w:pPr>
      <w:ins w:id="8944" w:author="Zhang, Carol (MSHA)" w:date="2019-08-27T15:45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 xml:space="preserve">Step </w:t>
        </w:r>
        <w:r>
          <w:rPr>
            <w:rFonts w:hint="eastAsia"/>
          </w:rPr>
          <w:t xml:space="preserve">Mode, there are </w:t>
        </w:r>
        <w:r>
          <w:t>Brand,</w:t>
        </w:r>
        <w:r w:rsidRPr="00A276DD">
          <w:t xml:space="preserve"> </w:t>
        </w:r>
        <w:r>
          <w:t xml:space="preserve">Occlusion Level, Drug Library </w:t>
        </w:r>
        <w:r>
          <w:rPr>
            <w:rFonts w:hint="eastAsia"/>
          </w:rPr>
          <w:t>switch</w:t>
        </w:r>
        <w:r>
          <w:t xml:space="preserve"> status, Drug index</w:t>
        </w:r>
        <w:r>
          <w:rPr>
            <w:rFonts w:hint="eastAsia"/>
          </w:rPr>
          <w:t>(</w:t>
        </w:r>
        <w:r>
          <w:t>uint type</w:t>
        </w:r>
        <w:r>
          <w:rPr>
            <w:rFonts w:hint="eastAsia"/>
          </w:rPr>
          <w:t>)</w:t>
        </w:r>
        <w:r>
          <w:t>, Residual Volume(float type, unit: mL)</w:t>
        </w:r>
        <w:r>
          <w:rPr>
            <w:rFonts w:hint="eastAsia"/>
          </w:rPr>
          <w:t>,</w:t>
        </w:r>
        <w:r>
          <w:t xml:space="preserve"> Residual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 Total Volume(float type, unit: mL)</w:t>
        </w:r>
        <w:r>
          <w:rPr>
            <w:rFonts w:hint="eastAsia"/>
          </w:rPr>
          <w:t>,</w:t>
        </w:r>
        <w:r>
          <w:t xml:space="preserve"> Rate (float type, unit: mL/h), </w:t>
        </w:r>
      </w:ins>
      <w:ins w:id="8945" w:author="Zhang, Carol (MSHA)" w:date="2019-08-27T15:46:00Z">
        <w:r w:rsidRPr="001E32CE">
          <w:rPr>
            <w:rPrChange w:id="8946" w:author="Zhang, Carol (MSHA)" w:date="2019-08-27T15:46:00Z">
              <w:rPr>
                <w:b/>
              </w:rPr>
            </w:rPrChange>
          </w:rPr>
          <w:t xml:space="preserve">Residual Step Duration </w:t>
        </w:r>
      </w:ins>
      <w:ins w:id="8947" w:author="Zhang, Carol (MSHA)" w:date="2019-08-27T15:45:00Z">
        <w:r>
          <w:t>Time(uint type, unit:</w:t>
        </w:r>
      </w:ins>
      <w:ins w:id="8948" w:author="Zhang, Carol (MSHA)" w:date="2019-08-27T15:50:00Z">
        <w:r w:rsidR="009A7E04">
          <w:t xml:space="preserve"> </w:t>
        </w:r>
      </w:ins>
      <w:ins w:id="8949" w:author="Zhang, Carol (MSHA)" w:date="2019-08-27T15:45:00Z">
        <w:r>
          <w:t xml:space="preserve">second), </w:t>
        </w:r>
      </w:ins>
      <w:ins w:id="8950" w:author="Zhang, Carol (MSHA)" w:date="2019-08-27T15:47:00Z">
        <w:r w:rsidRPr="001E32CE">
          <w:t xml:space="preserve">Plateau Rate </w:t>
        </w:r>
      </w:ins>
      <w:ins w:id="8951" w:author="Zhang, Carol (MSHA)" w:date="2019-08-27T15:45:00Z">
        <w:r>
          <w:t>(</w:t>
        </w:r>
      </w:ins>
      <w:ins w:id="8952" w:author="Zhang, Carol (MSHA)" w:date="2019-08-27T15:47:00Z">
        <w:r>
          <w:t>float</w:t>
        </w:r>
      </w:ins>
      <w:ins w:id="8953" w:author="Zhang, Carol (MSHA)" w:date="2019-08-27T15:45:00Z">
        <w:r>
          <w:t xml:space="preserve"> type, unit:</w:t>
        </w:r>
      </w:ins>
      <w:ins w:id="8954" w:author="Zhang, Carol (MSHA)" w:date="2019-08-27T15:48:00Z">
        <w:r w:rsidR="009A7E04">
          <w:t xml:space="preserve"> </w:t>
        </w:r>
      </w:ins>
      <w:ins w:id="8955" w:author="Zhang, Carol (MSHA)" w:date="2019-08-27T15:47:00Z">
        <w:r>
          <w:t>mL/h</w:t>
        </w:r>
      </w:ins>
      <w:ins w:id="8956" w:author="Zhang, Carol (MSHA)" w:date="2019-08-27T15:45:00Z">
        <w:r>
          <w:t xml:space="preserve">), </w:t>
        </w:r>
      </w:ins>
      <w:ins w:id="8957" w:author="Zhang, Carol (MSHA)" w:date="2019-08-27T15:47:00Z">
        <w:r w:rsidR="009A7E04">
          <w:t xml:space="preserve">VTBI (float type, unit: mL) , </w:t>
        </w:r>
      </w:ins>
      <w:ins w:id="8958" w:author="Zhang, Carol (MSHA)" w:date="2019-08-27T15:48:00Z">
        <w:r w:rsidR="009A7E04" w:rsidRPr="009A7E04">
          <w:rPr>
            <w:rPrChange w:id="8959" w:author="Zhang, Carol (MSHA)" w:date="2019-08-27T15:50:00Z">
              <w:rPr>
                <w:b/>
              </w:rPr>
            </w:rPrChange>
          </w:rPr>
          <w:t xml:space="preserve">Initial Rate </w:t>
        </w:r>
      </w:ins>
      <w:ins w:id="8960" w:author="Zhang, Carol (MSHA)" w:date="2019-08-27T15:45:00Z">
        <w:r>
          <w:t>(</w:t>
        </w:r>
      </w:ins>
      <w:ins w:id="8961" w:author="Zhang, Carol (MSHA)" w:date="2019-08-27T15:49:00Z">
        <w:r w:rsidR="009A7E04">
          <w:t>float</w:t>
        </w:r>
      </w:ins>
      <w:ins w:id="8962" w:author="Zhang, Carol (MSHA)" w:date="2019-08-27T15:45:00Z">
        <w:r>
          <w:t xml:space="preserve"> type, unit:</w:t>
        </w:r>
      </w:ins>
      <w:ins w:id="8963" w:author="Zhang, Carol (MSHA)" w:date="2019-08-27T15:48:00Z">
        <w:r w:rsidR="009A7E04" w:rsidRPr="009A7E04">
          <w:t xml:space="preserve"> </w:t>
        </w:r>
        <w:r w:rsidR="009A7E04">
          <w:t>mL/h</w:t>
        </w:r>
      </w:ins>
      <w:ins w:id="8964" w:author="Zhang, Carol (MSHA)" w:date="2019-08-27T15:45:00Z">
        <w:r>
          <w:t>)</w:t>
        </w:r>
      </w:ins>
      <w:ins w:id="8965" w:author="Zhang, Carol (MSHA)" w:date="2019-08-27T15:48:00Z">
        <w:r w:rsidR="009A7E04">
          <w:t xml:space="preserve">, </w:t>
        </w:r>
        <w:r w:rsidR="009A7E04" w:rsidRPr="009A7E04">
          <w:rPr>
            <w:rPrChange w:id="8966" w:author="Zhang, Carol (MSHA)" w:date="2019-08-27T15:50:00Z">
              <w:rPr>
                <w:b/>
              </w:rPr>
            </w:rPrChange>
          </w:rPr>
          <w:t>Step Increment</w:t>
        </w:r>
      </w:ins>
      <w:ins w:id="8967" w:author="Zhang, Carol (MSHA)" w:date="2019-08-27T15:49:00Z">
        <w:r w:rsidR="009A7E04">
          <w:t>(float type, unit:</w:t>
        </w:r>
        <w:r w:rsidR="009A7E04" w:rsidRPr="009A7E04">
          <w:t xml:space="preserve"> </w:t>
        </w:r>
        <w:r w:rsidR="009A7E04">
          <w:t xml:space="preserve">mL/h), </w:t>
        </w:r>
      </w:ins>
      <w:ins w:id="8968" w:author="Zhang, Carol (MSHA)" w:date="2019-08-27T15:50:00Z">
        <w:r w:rsidR="009A7E04" w:rsidRPr="009A7E04">
          <w:rPr>
            <w:rPrChange w:id="8969" w:author="Zhang, Carol (MSHA)" w:date="2019-08-27T15:50:00Z">
              <w:rPr>
                <w:b/>
              </w:rPr>
            </w:rPrChange>
          </w:rPr>
          <w:t>Step Duration Time</w:t>
        </w:r>
        <w:r w:rsidR="009A7E04">
          <w:t>(uint type, unit: second)</w:t>
        </w:r>
      </w:ins>
      <w:ins w:id="8970" w:author="Zhang, Carol (MSHA)" w:date="2019-08-27T15:48:00Z">
        <w:r w:rsidR="009A7E04" w:rsidRPr="009A7E04">
          <w:rPr>
            <w:rPrChange w:id="8971" w:author="Zhang, Carol (MSHA)" w:date="2019-08-27T15:50:00Z">
              <w:rPr>
                <w:b/>
              </w:rPr>
            </w:rPrChange>
          </w:rPr>
          <w:t xml:space="preserve"> </w:t>
        </w:r>
      </w:ins>
      <w:ins w:id="8972" w:author="Zhang, Carol (MSHA)" w:date="2019-08-27T15:45:00Z">
        <w:r>
          <w:t xml:space="preserve">, </w:t>
        </w:r>
        <w:r>
          <w:rPr>
            <w:rFonts w:hint="eastAsia"/>
          </w:rPr>
          <w:t>and KVO Rate</w:t>
        </w:r>
        <w:r>
          <w:t xml:space="preserve">(float type, unit: mL/h) </w:t>
        </w:r>
        <w:r>
          <w:rPr>
            <w:rFonts w:hint="eastAsia"/>
          </w:rPr>
          <w:t xml:space="preserve">. </w:t>
        </w:r>
      </w:ins>
    </w:p>
    <w:p w:rsidR="001E32CE" w:rsidRDefault="001E32CE" w:rsidP="00DD5732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DD5732" w:rsidRPr="00513A48" w:rsidTr="00DD573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17295A" w:rsidRDefault="00DD5732" w:rsidP="00DD573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D5732" w:rsidRPr="00513A48" w:rsidRDefault="00DD5732" w:rsidP="00DD57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5310F9" w:rsidP="00DD5732">
            <w:pPr>
              <w:jc w:val="center"/>
              <w:rPr>
                <w:b/>
              </w:rPr>
            </w:pPr>
            <w:ins w:id="8973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DD5732">
              <w:rPr>
                <w:rFonts w:hint="eastAsia"/>
                <w:b/>
              </w:rPr>
              <w:t>0x00</w:t>
            </w:r>
            <w:r w:rsidR="00DD5732">
              <w:rPr>
                <w:b/>
              </w:rPr>
              <w:t>01</w:t>
            </w:r>
          </w:p>
        </w:tc>
      </w:tr>
      <w:tr w:rsidR="00DD5732" w:rsidTr="00DD5732">
        <w:trPr>
          <w:jc w:val="center"/>
        </w:trPr>
        <w:tc>
          <w:tcPr>
            <w:tcW w:w="7992" w:type="dxa"/>
            <w:gridSpan w:val="17"/>
          </w:tcPr>
          <w:p w:rsidR="00DD5732" w:rsidRDefault="00406DC9" w:rsidP="00DD5732">
            <w:pPr>
              <w:jc w:val="center"/>
              <w:rPr>
                <w:b/>
              </w:rPr>
            </w:pPr>
            <w:ins w:id="8974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8975" w:author="Zhang, Carol (MSHA)" w:date="2019-08-27T09:14:00Z">
              <w:r w:rsidR="00DD5732" w:rsidDel="00406DC9">
                <w:rPr>
                  <w:rFonts w:hint="eastAsia"/>
                  <w:b/>
                </w:rPr>
                <w:delText>数据长度</w:delText>
              </w:r>
              <w:r w:rsidR="00DD5732" w:rsidDel="00406DC9">
                <w:rPr>
                  <w:rFonts w:hint="eastAsia"/>
                  <w:b/>
                </w:rPr>
                <w:delText>=</w:delText>
              </w:r>
            </w:del>
            <w:r w:rsidR="00DD5732">
              <w:rPr>
                <w:rFonts w:hint="eastAsia"/>
                <w:b/>
              </w:rPr>
              <w:t>0x00</w:t>
            </w:r>
            <w:r w:rsidR="005F1487">
              <w:rPr>
                <w:rFonts w:hint="eastAsia"/>
                <w:b/>
              </w:rPr>
              <w:t>34</w:t>
            </w:r>
          </w:p>
        </w:tc>
      </w:tr>
      <w:tr w:rsidR="00DD5732" w:rsidTr="00DD5732">
        <w:trPr>
          <w:jc w:val="center"/>
        </w:trPr>
        <w:tc>
          <w:tcPr>
            <w:tcW w:w="3996" w:type="dxa"/>
            <w:gridSpan w:val="9"/>
          </w:tcPr>
          <w:p w:rsidR="00DD5732" w:rsidRDefault="00DD5732" w:rsidP="00DD573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8976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8977" w:author="Zhang, Carol (MSHA)" w:date="2019-12-11T16:14:00Z">
                    <w:rPr/>
                  </w:rPrChange>
                </w:rPr>
                <w:t>Infusion Mode</w:t>
              </w:r>
            </w:ins>
            <w:del w:id="8978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步进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模式</w:t>
            </w:r>
          </w:p>
        </w:tc>
        <w:tc>
          <w:tcPr>
            <w:tcW w:w="3996" w:type="dxa"/>
            <w:gridSpan w:val="8"/>
          </w:tcPr>
          <w:p w:rsidR="00DD5732" w:rsidRDefault="00DD6C83" w:rsidP="00DD5732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8979" w:author="Zhang, Carol (MSHA)" w:date="2019-12-11T16:14:00Z">
              <w:r w:rsidR="00B2321A" w:rsidRPr="00B2321A">
                <w:rPr>
                  <w:color w:val="0000FF"/>
                  <w:u w:val="single"/>
                  <w:rPrChange w:id="8980" w:author="Zhang, Carol (MSHA)" w:date="2019-12-11T16:14:00Z">
                    <w:rPr/>
                  </w:rPrChange>
                </w:rPr>
                <w:t>Brand</w:t>
              </w:r>
            </w:ins>
            <w:del w:id="89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8982" w:author="Zhang, Carol (MSHA)" w:date="2019-12-11T16:14:00Z">
              <w:r w:rsidR="00B2321A" w:rsidRPr="00B2321A">
                <w:rPr>
                  <w:color w:val="0000FF"/>
                  <w:u w:val="single"/>
                  <w:rPrChange w:id="8983" w:author="Zhang, Carol (MSHA)" w:date="2019-12-11T16:14:00Z">
                    <w:rPr/>
                  </w:rPrChange>
                </w:rPr>
                <w:t>Pressure Level</w:t>
              </w:r>
            </w:ins>
            <w:del w:id="898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8985" w:author="Zhang, Carol (MSHA)" w:date="2019-12-11T16:14:00Z">
              <w:r w:rsidR="00B2321A" w:rsidRPr="00B2321A">
                <w:rPr>
                  <w:color w:val="0000FF"/>
                  <w:u w:val="single"/>
                  <w:rPrChange w:id="8986" w:author="Zhang, Carol (MSHA)" w:date="2019-12-11T16:14:00Z">
                    <w:rPr/>
                  </w:rPrChange>
                </w:rPr>
                <w:t>Switch Status</w:t>
              </w:r>
            </w:ins>
            <w:del w:id="89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5F1487" w:rsidTr="00DD5732">
        <w:trPr>
          <w:jc w:val="center"/>
        </w:trPr>
        <w:tc>
          <w:tcPr>
            <w:tcW w:w="3996" w:type="dxa"/>
            <w:gridSpan w:val="9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 xml:space="preserve">Residual </w:t>
            </w: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</w:t>
            </w:r>
            <w:r w:rsidRPr="00720EA4">
              <w:rPr>
                <w:b/>
              </w:rPr>
              <w:t xml:space="preserve"> Step Duration</w:t>
            </w:r>
            <w:r>
              <w:rPr>
                <w:b/>
              </w:rPr>
              <w:t xml:space="preserve">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 xml:space="preserve">Residual </w:t>
            </w: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Residual</w:t>
            </w:r>
            <w:r w:rsidRPr="00720EA4">
              <w:rPr>
                <w:b/>
              </w:rPr>
              <w:t xml:space="preserve"> Step Duration</w:t>
            </w:r>
            <w:r>
              <w:rPr>
                <w:b/>
              </w:rPr>
              <w:t xml:space="preserve">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D44A93" w:rsidRDefault="00DD6C83" w:rsidP="00DD6C83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09718A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09718A" w:rsidRDefault="00DD6C83" w:rsidP="00DD6C83">
            <w:pPr>
              <w:jc w:val="center"/>
              <w:rPr>
                <w:b/>
              </w:rPr>
            </w:pPr>
            <w:r w:rsidRPr="0009718A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</w:rPr>
            </w:pPr>
            <w:r w:rsidRPr="0009718A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9718A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9718A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9718A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09718A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E70E77" w:rsidRDefault="00DD6C83" w:rsidP="00DD6C83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Default="00DD6C83" w:rsidP="00DD6C83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720EA4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DD6C83" w:rsidRPr="00720EA4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</w:tr>
      <w:tr w:rsidR="00DD6C83" w:rsidTr="00DD5732">
        <w:trPr>
          <w:jc w:val="center"/>
        </w:trPr>
        <w:tc>
          <w:tcPr>
            <w:tcW w:w="3996" w:type="dxa"/>
            <w:gridSpan w:val="9"/>
          </w:tcPr>
          <w:p w:rsidR="00DD6C83" w:rsidRPr="00720EA4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D6C83" w:rsidRPr="00720EA4" w:rsidRDefault="00DD6C83" w:rsidP="00DD6C83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</w:tr>
    </w:tbl>
    <w:p w:rsidR="009A7CAC" w:rsidRPr="00153B83" w:rsidRDefault="009A7CAC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基本</w:t>
      </w:r>
      <w:r w:rsidRPr="002762E0">
        <w:rPr>
          <w:rFonts w:hint="eastAsia"/>
          <w:b/>
        </w:rPr>
        <w:t>模式</w:t>
      </w:r>
      <w:r>
        <w:rPr>
          <w:rFonts w:hint="eastAsia"/>
          <w:b/>
        </w:rPr>
        <w:t>-</w:t>
      </w:r>
      <w:r>
        <w:rPr>
          <w:rFonts w:hint="eastAsia"/>
          <w:b/>
        </w:rPr>
        <w:t>次级输注</w:t>
      </w:r>
    </w:p>
    <w:p w:rsidR="009A7CAC" w:rsidRDefault="009A7CAC" w:rsidP="009A7CAC">
      <w:pPr>
        <w:ind w:left="840"/>
        <w:rPr>
          <w:ins w:id="8988" w:author="Zhang, Carol (MSHA)" w:date="2019-08-27T15:51:00Z"/>
        </w:rPr>
      </w:pPr>
      <w:r>
        <w:rPr>
          <w:rFonts w:hint="eastAsia"/>
        </w:rPr>
        <w:t>该模式下包含品牌、阻塞灵敏度、药物库开关</w:t>
      </w:r>
      <w:r>
        <w:rPr>
          <w:rFonts w:hint="eastAsia"/>
        </w:rPr>
        <w:t>,</w:t>
      </w:r>
      <w:r>
        <w:rPr>
          <w:rFonts w:hint="eastAsia"/>
        </w:rPr>
        <w:t>药物</w:t>
      </w:r>
      <w:r>
        <w:rPr>
          <w:rFonts w:hint="eastAsia"/>
        </w:rPr>
        <w:t>Index(</w:t>
      </w:r>
      <w:r w:rsidR="00904248">
        <w:rPr>
          <w:rFonts w:hint="eastAsia"/>
        </w:rPr>
        <w:t>无符号整型数据</w:t>
      </w:r>
      <w:r>
        <w:rPr>
          <w:rFonts w:hint="eastAsia"/>
        </w:rPr>
        <w:t>)</w:t>
      </w:r>
      <w:r>
        <w:rPr>
          <w:rFonts w:hint="eastAsia"/>
        </w:rPr>
        <w:t>、次级输注剩余量（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</w:t>
      </w:r>
      <w:del w:id="8989" w:author="Zhang, Carol (MSHA)" w:date="2019-08-27T15:53:00Z">
        <w:r w:rsidDel="009A7E04">
          <w:rPr>
            <w:rFonts w:hint="eastAsia"/>
          </w:rPr>
          <w:delText>累计量（</w:delText>
        </w:r>
        <w:r w:rsidDel="009A7E04">
          <w:rPr>
            <w:rFonts w:hint="eastAsia"/>
          </w:rPr>
          <w:delText>float</w:delText>
        </w:r>
        <w:r w:rsidDel="009A7E04">
          <w:rPr>
            <w:rFonts w:hint="eastAsia"/>
          </w:rPr>
          <w:delText>型数据，单位：</w:delText>
        </w:r>
        <w:r w:rsidDel="009A7E04">
          <w:rPr>
            <w:rFonts w:hint="eastAsia"/>
          </w:rPr>
          <w:delText>m</w:delText>
        </w:r>
        <w:r w:rsidDel="009A7E04">
          <w:delText>L</w:delText>
        </w:r>
        <w:r w:rsidDel="009A7E04">
          <w:rPr>
            <w:rFonts w:hint="eastAsia"/>
          </w:rPr>
          <w:delText>）、</w:delText>
        </w:r>
      </w:del>
      <w:r>
        <w:rPr>
          <w:rFonts w:hint="eastAsia"/>
        </w:rPr>
        <w:t>剩余时间（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型数据，单位：秒）、</w:t>
      </w:r>
      <w:ins w:id="8990" w:author="Zhang, Carol (MSHA)" w:date="2019-08-27T15:53:00Z">
        <w:r w:rsidR="009A7E04">
          <w:rPr>
            <w:rFonts w:hint="eastAsia"/>
          </w:rPr>
          <w:t>累计量（</w:t>
        </w:r>
        <w:r w:rsidR="009A7E04">
          <w:rPr>
            <w:rFonts w:hint="eastAsia"/>
          </w:rPr>
          <w:t>float</w:t>
        </w:r>
        <w:r w:rsidR="009A7E04">
          <w:rPr>
            <w:rFonts w:hint="eastAsia"/>
          </w:rPr>
          <w:t>型数据，单位：</w:t>
        </w:r>
        <w:r w:rsidR="009A7E04">
          <w:rPr>
            <w:rFonts w:hint="eastAsia"/>
          </w:rPr>
          <w:t>m</w:t>
        </w:r>
        <w:r w:rsidR="009A7E04">
          <w:t>L</w:t>
        </w:r>
        <w:r w:rsidR="009A7E04">
          <w:rPr>
            <w:rFonts w:hint="eastAsia"/>
          </w:rPr>
          <w:t>）、</w:t>
        </w:r>
      </w:ins>
      <w:r>
        <w:rPr>
          <w:rFonts w:hint="eastAsia"/>
        </w:rPr>
        <w:t>次级输注速率（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L/h</w:t>
      </w:r>
      <w:r>
        <w:rPr>
          <w:rFonts w:hint="eastAsia"/>
        </w:rPr>
        <w:t>）、</w:t>
      </w:r>
      <w:r w:rsidR="00A76F57">
        <w:rPr>
          <w:rFonts w:hint="eastAsia"/>
        </w:rPr>
        <w:t>、仅次</w:t>
      </w:r>
      <w:r w:rsidR="00A76F57">
        <w:rPr>
          <w:rFonts w:hint="eastAsia"/>
        </w:rPr>
        <w:lastRenderedPageBreak/>
        <w:t>级输注设置速率标识、</w:t>
      </w:r>
      <w:r>
        <w:rPr>
          <w:rFonts w:hint="eastAsia"/>
        </w:rPr>
        <w:t>次级输注时间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、次级输注限制量（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）、主输注剩余量（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）、主输注速率（</w:t>
      </w:r>
      <w:r>
        <w:rPr>
          <w:rFonts w:hint="eastAsia"/>
        </w:rPr>
        <w:t>float</w:t>
      </w:r>
      <w:r w:rsidR="00885069">
        <w:rPr>
          <w:rFonts w:hint="eastAsia"/>
        </w:rPr>
        <w:t>型数据</w:t>
      </w:r>
      <w:r w:rsidR="001E5910">
        <w:rPr>
          <w:rFonts w:hint="eastAsia"/>
        </w:rPr>
        <w:t>，单位：</w:t>
      </w:r>
      <w:r w:rsidR="001E5910">
        <w:rPr>
          <w:rFonts w:hint="eastAsia"/>
        </w:rPr>
        <w:t>m</w:t>
      </w:r>
      <w:r w:rsidR="001E5910">
        <w:t>L/h</w:t>
      </w:r>
      <w:r>
        <w:rPr>
          <w:rFonts w:hint="eastAsia"/>
        </w:rPr>
        <w:t>）</w:t>
      </w:r>
      <w:r w:rsidR="00885069">
        <w:rPr>
          <w:rFonts w:hint="eastAsia"/>
        </w:rPr>
        <w:t>、主输注速率单位</w:t>
      </w:r>
      <w:r>
        <w:rPr>
          <w:rFonts w:hint="eastAsia"/>
        </w:rPr>
        <w:t>、</w:t>
      </w:r>
      <w:r w:rsidR="001E5910">
        <w:rPr>
          <w:rFonts w:hint="eastAsia"/>
        </w:rPr>
        <w:t>主输注</w:t>
      </w:r>
      <w:r w:rsidR="001E5910" w:rsidRPr="001E5910">
        <w:rPr>
          <w:rFonts w:hint="eastAsia"/>
        </w:rPr>
        <w:t>液</w:t>
      </w:r>
      <w:r w:rsidR="00A76F57">
        <w:rPr>
          <w:rFonts w:hint="eastAsia"/>
        </w:rPr>
        <w:t>滴</w:t>
      </w:r>
      <w:r w:rsidR="001E5910" w:rsidRPr="001E5910">
        <w:rPr>
          <w:rFonts w:hint="eastAsia"/>
        </w:rPr>
        <w:t>大小（</w:t>
      </w:r>
      <w:r w:rsidR="001E5910" w:rsidRPr="001E5910">
        <w:rPr>
          <w:rFonts w:hint="eastAsia"/>
        </w:rPr>
        <w:t>uint</w:t>
      </w:r>
      <w:r w:rsidR="001E5910" w:rsidRPr="001E5910">
        <w:rPr>
          <w:rFonts w:hint="eastAsia"/>
        </w:rPr>
        <w:t>型数据，单位：滴</w:t>
      </w:r>
      <w:r w:rsidR="001E5910" w:rsidRPr="001E5910">
        <w:rPr>
          <w:rFonts w:hint="eastAsia"/>
        </w:rPr>
        <w:t>/mL</w:t>
      </w:r>
      <w:r w:rsidR="001E5910" w:rsidRPr="001E5910">
        <w:rPr>
          <w:rFonts w:hint="eastAsia"/>
        </w:rPr>
        <w:t>）、</w:t>
      </w:r>
      <w:r w:rsidR="001E5910">
        <w:rPr>
          <w:rFonts w:hint="eastAsia"/>
        </w:rPr>
        <w:t>主输注</w:t>
      </w:r>
      <w:r w:rsidR="001E5910" w:rsidRPr="001E5910">
        <w:rPr>
          <w:rFonts w:hint="eastAsia"/>
        </w:rPr>
        <w:t>液体输注速率（</w:t>
      </w:r>
      <w:r w:rsidR="001E5910" w:rsidRPr="001E5910">
        <w:rPr>
          <w:rFonts w:hint="eastAsia"/>
        </w:rPr>
        <w:t>uint</w:t>
      </w:r>
      <w:r w:rsidR="001E5910" w:rsidRPr="001E5910">
        <w:rPr>
          <w:rFonts w:hint="eastAsia"/>
        </w:rPr>
        <w:t>型数据，单位为除</w:t>
      </w:r>
      <w:r w:rsidR="001E5910" w:rsidRPr="001E5910">
        <w:rPr>
          <w:rFonts w:hint="eastAsia"/>
        </w:rPr>
        <w:t>mL/h</w:t>
      </w:r>
      <w:r w:rsidR="001E5910" w:rsidRPr="001E5910">
        <w:rPr>
          <w:rFonts w:hint="eastAsia"/>
        </w:rPr>
        <w:t>外的速率单位）</w:t>
      </w:r>
      <w:r w:rsidR="001E5910">
        <w:rPr>
          <w:rFonts w:hint="eastAsia"/>
        </w:rPr>
        <w:t>、</w:t>
      </w:r>
      <w:r w:rsidR="00A76F57">
        <w:rPr>
          <w:rFonts w:hint="eastAsia"/>
        </w:rPr>
        <w:t>主输注设置速率标识、</w:t>
      </w:r>
      <w:r>
        <w:rPr>
          <w:rFonts w:hint="eastAsia"/>
        </w:rPr>
        <w:t>主输注时间</w:t>
      </w:r>
      <w:r>
        <w:rPr>
          <w:rFonts w:hint="eastAsia"/>
        </w:rPr>
        <w:t>(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、主输注限制量（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）、和</w:t>
      </w:r>
      <w:r>
        <w:rPr>
          <w:rFonts w:hint="eastAsia"/>
        </w:rPr>
        <w:t>KVO</w:t>
      </w:r>
      <w:r>
        <w:rPr>
          <w:rFonts w:hint="eastAsia"/>
        </w:rPr>
        <w:t>速率（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L/h</w:t>
      </w:r>
      <w:r>
        <w:rPr>
          <w:rFonts w:hint="eastAsia"/>
        </w:rPr>
        <w:t>），命令包含字段如下：</w:t>
      </w:r>
    </w:p>
    <w:p w:rsidR="009A7E04" w:rsidRDefault="009A7E04">
      <w:pPr>
        <w:pStyle w:val="a7"/>
        <w:ind w:left="840" w:firstLineChars="0" w:firstLine="0"/>
        <w:rPr>
          <w:ins w:id="8991" w:author="Zhang, Carol (MSHA)" w:date="2019-08-27T16:06:00Z"/>
        </w:rPr>
        <w:pPrChange w:id="8992" w:author="Zhang, Carol (MSHA)" w:date="2019-08-27T16:06:00Z">
          <w:pPr>
            <w:ind w:left="840"/>
          </w:pPr>
        </w:pPrChange>
      </w:pPr>
      <w:ins w:id="8993" w:author="Zhang, Carol (MSHA)" w:date="2019-08-27T15:51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Basic</w:t>
        </w:r>
      </w:ins>
      <w:ins w:id="8994" w:author="Zhang, Carol (MSHA)" w:date="2019-08-27T15:52:00Z">
        <w:r>
          <w:t>-Secondary</w:t>
        </w:r>
      </w:ins>
      <w:ins w:id="8995" w:author="Zhang, Carol (MSHA)" w:date="2019-08-27T15:51:00Z">
        <w:r>
          <w:rPr>
            <w:rFonts w:hint="eastAsia"/>
          </w:rPr>
          <w:t xml:space="preserve"> Mode, there are </w:t>
        </w:r>
        <w:r>
          <w:t>Brand,</w:t>
        </w:r>
        <w:r w:rsidRPr="00A276DD">
          <w:t xml:space="preserve"> </w:t>
        </w:r>
        <w:r>
          <w:t xml:space="preserve">Occlusion Level, Drug Library </w:t>
        </w:r>
        <w:r>
          <w:rPr>
            <w:rFonts w:hint="eastAsia"/>
          </w:rPr>
          <w:t>switch</w:t>
        </w:r>
        <w:r>
          <w:t xml:space="preserve"> status, Drug index</w:t>
        </w:r>
        <w:r>
          <w:rPr>
            <w:rFonts w:hint="eastAsia"/>
          </w:rPr>
          <w:t>(</w:t>
        </w:r>
        <w:r>
          <w:t>uint type</w:t>
        </w:r>
        <w:r>
          <w:rPr>
            <w:rFonts w:hint="eastAsia"/>
          </w:rPr>
          <w:t>)</w:t>
        </w:r>
        <w:r>
          <w:t xml:space="preserve">, </w:t>
        </w:r>
      </w:ins>
      <w:ins w:id="8996" w:author="Zhang, Carol (MSHA)" w:date="2019-08-27T15:52:00Z">
        <w:r>
          <w:t xml:space="preserve">Secondary </w:t>
        </w:r>
      </w:ins>
      <w:ins w:id="8997" w:author="Zhang, Carol (MSHA)" w:date="2019-08-27T15:51:00Z">
        <w:r>
          <w:t>Residual Volume(float type, unit: mL)</w:t>
        </w:r>
        <w:r>
          <w:rPr>
            <w:rFonts w:hint="eastAsia"/>
          </w:rPr>
          <w:t>,</w:t>
        </w:r>
        <w:r>
          <w:t xml:space="preserve"> Residual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</w:t>
        </w:r>
      </w:ins>
      <w:ins w:id="8998" w:author="Zhang, Carol (MSHA)" w:date="2019-08-27T15:54:00Z">
        <w:r>
          <w:t xml:space="preserve"> </w:t>
        </w:r>
      </w:ins>
      <w:ins w:id="8999" w:author="Zhang, Carol (MSHA)" w:date="2019-08-27T15:51:00Z">
        <w:r>
          <w:t>Total Volume(float type, unit: mL)</w:t>
        </w:r>
        <w:r>
          <w:rPr>
            <w:rFonts w:hint="eastAsia"/>
          </w:rPr>
          <w:t>,</w:t>
        </w:r>
        <w:r>
          <w:t xml:space="preserve"> </w:t>
        </w:r>
      </w:ins>
      <w:ins w:id="9000" w:author="Zhang, Carol (MSHA)" w:date="2019-08-27T15:53:00Z">
        <w:r>
          <w:t xml:space="preserve">Secondary </w:t>
        </w:r>
      </w:ins>
      <w:ins w:id="9001" w:author="Zhang, Carol (MSHA)" w:date="2019-08-27T15:51:00Z">
        <w:r>
          <w:t>Rate (float type, unit: mL/h),</w:t>
        </w:r>
      </w:ins>
      <w:ins w:id="9002" w:author="Zhang, Carol (MSHA)" w:date="2019-08-27T15:55:00Z">
        <w:r w:rsidRPr="009A7E04">
          <w:t xml:space="preserve"> </w:t>
        </w:r>
        <w:r>
          <w:t>Secondary Only Rate Set Flag,</w:t>
        </w:r>
        <w:r w:rsidRPr="009A7E04">
          <w:t xml:space="preserve"> </w:t>
        </w:r>
        <w:r>
          <w:t>Secondary Infusion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</w:t>
        </w:r>
        <w:r w:rsidRPr="009A7E04">
          <w:t xml:space="preserve"> </w:t>
        </w:r>
        <w:r>
          <w:t>Secondary VTBI(float type, unit: mL)</w:t>
        </w:r>
      </w:ins>
      <w:ins w:id="9003" w:author="Zhang, Carol (MSHA)" w:date="2019-08-27T15:56:00Z">
        <w:r>
          <w:t>, Primary Residual Volume(float type, unit: mL)</w:t>
        </w:r>
        <w:r>
          <w:rPr>
            <w:rFonts w:hint="eastAsia"/>
          </w:rPr>
          <w:t>,</w:t>
        </w:r>
        <w:r w:rsidRPr="009A7E04">
          <w:t xml:space="preserve"> </w:t>
        </w:r>
        <w:r>
          <w:t>Primary Rate (float type, unit: mL/h),</w:t>
        </w:r>
      </w:ins>
      <w:ins w:id="9004" w:author="Zhang, Carol (MSHA)" w:date="2019-08-27T15:57:00Z">
        <w:r w:rsidRPr="009A7E04">
          <w:t xml:space="preserve"> </w:t>
        </w:r>
        <w:r>
          <w:t>Primary Rate Unit,</w:t>
        </w:r>
      </w:ins>
      <w:ins w:id="9005" w:author="Zhang, Carol (MSHA)" w:date="2019-08-27T15:58:00Z">
        <w:r w:rsidR="003C1803">
          <w:t xml:space="preserve"> </w:t>
        </w:r>
      </w:ins>
      <w:ins w:id="9006" w:author="Zhang, Carol (MSHA)" w:date="2019-08-27T15:57:00Z">
        <w:r w:rsidR="003C1803">
          <w:t>Primary</w:t>
        </w:r>
      </w:ins>
      <w:ins w:id="9007" w:author="Zhang, Carol (MSHA)" w:date="2019-08-27T15:51:00Z">
        <w:r>
          <w:t xml:space="preserve"> Drop Size(uint type, unit: drop/mL), </w:t>
        </w:r>
      </w:ins>
      <w:ins w:id="9008" w:author="Zhang, Carol (MSHA)" w:date="2019-08-27T15:57:00Z">
        <w:r w:rsidR="003C1803">
          <w:t xml:space="preserve">Primary </w:t>
        </w:r>
      </w:ins>
      <w:ins w:id="9009" w:author="Zhang, Carol (MSHA)" w:date="2019-08-27T15:51:00Z">
        <w:r>
          <w:t xml:space="preserve">Drop Rate(uint type, unit: rate unit except mL/h), </w:t>
        </w:r>
      </w:ins>
      <w:ins w:id="9010" w:author="Zhang, Carol (MSHA)" w:date="2019-08-27T15:57:00Z">
        <w:r w:rsidR="003C1803">
          <w:t xml:space="preserve">Primary </w:t>
        </w:r>
      </w:ins>
      <w:ins w:id="9011" w:author="Zhang, Carol (MSHA)" w:date="2019-08-27T15:51:00Z">
        <w:r>
          <w:t xml:space="preserve">Only Rate Set Flag, </w:t>
        </w:r>
      </w:ins>
      <w:ins w:id="9012" w:author="Zhang, Carol (MSHA)" w:date="2019-08-27T15:58:00Z">
        <w:r w:rsidR="003C1803">
          <w:t xml:space="preserve">Primary </w:t>
        </w:r>
      </w:ins>
      <w:ins w:id="9013" w:author="Zhang, Carol (MSHA)" w:date="2019-08-27T15:51:00Z">
        <w:r>
          <w:t>Infusion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 xml:space="preserve">, </w:t>
        </w:r>
      </w:ins>
      <w:ins w:id="9014" w:author="Zhang, Carol (MSHA)" w:date="2019-08-27T15:58:00Z">
        <w:r w:rsidR="003C1803">
          <w:t xml:space="preserve">Primary </w:t>
        </w:r>
      </w:ins>
      <w:ins w:id="9015" w:author="Zhang, Carol (MSHA)" w:date="2019-08-27T15:51:00Z">
        <w:r>
          <w:t>VTBI(float type, unit: mL)</w:t>
        </w:r>
        <w:r>
          <w:rPr>
            <w:rFonts w:hint="eastAsia"/>
          </w:rPr>
          <w:t xml:space="preserve"> and KVO Rate</w:t>
        </w:r>
        <w:r>
          <w:t xml:space="preserve">(float type, unit: mL/h) </w:t>
        </w:r>
        <w:r>
          <w:rPr>
            <w:rFonts w:hint="eastAsia"/>
          </w:rPr>
          <w:t xml:space="preserve">. </w:t>
        </w:r>
      </w:ins>
    </w:p>
    <w:p w:rsidR="003C1803" w:rsidRDefault="003C1803">
      <w:pPr>
        <w:pStyle w:val="a7"/>
        <w:ind w:left="840" w:firstLineChars="0" w:firstLine="0"/>
        <w:pPrChange w:id="9016" w:author="Zhang, Carol (MSHA)" w:date="2019-08-27T16:06:00Z">
          <w:pPr>
            <w:ind w:left="840"/>
          </w:pPr>
        </w:pPrChange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9A7CAC" w:rsidRPr="00513A48" w:rsidTr="00F7069B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17295A" w:rsidRDefault="009A7CAC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A7CAC" w:rsidRPr="00513A48" w:rsidRDefault="009A7CAC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A7CAC" w:rsidTr="00F7069B">
        <w:trPr>
          <w:jc w:val="center"/>
        </w:trPr>
        <w:tc>
          <w:tcPr>
            <w:tcW w:w="7992" w:type="dxa"/>
            <w:gridSpan w:val="17"/>
          </w:tcPr>
          <w:p w:rsidR="009A7CAC" w:rsidRDefault="005310F9" w:rsidP="00F7069B">
            <w:pPr>
              <w:jc w:val="center"/>
              <w:rPr>
                <w:b/>
              </w:rPr>
            </w:pPr>
            <w:ins w:id="9017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9A7CAC">
              <w:rPr>
                <w:rFonts w:hint="eastAsia"/>
                <w:b/>
              </w:rPr>
              <w:t>0x00</w:t>
            </w:r>
            <w:r w:rsidR="009A7CAC">
              <w:rPr>
                <w:b/>
              </w:rPr>
              <w:t>01</w:t>
            </w:r>
          </w:p>
        </w:tc>
      </w:tr>
      <w:tr w:rsidR="009A7CAC" w:rsidTr="00F7069B">
        <w:trPr>
          <w:jc w:val="center"/>
        </w:trPr>
        <w:tc>
          <w:tcPr>
            <w:tcW w:w="7992" w:type="dxa"/>
            <w:gridSpan w:val="17"/>
          </w:tcPr>
          <w:p w:rsidR="009A7CAC" w:rsidRDefault="00406DC9" w:rsidP="00F7069B">
            <w:pPr>
              <w:jc w:val="center"/>
              <w:rPr>
                <w:b/>
              </w:rPr>
            </w:pPr>
            <w:ins w:id="9018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019" w:author="Zhang, Carol (MSHA)" w:date="2019-08-27T09:14:00Z">
              <w:r w:rsidR="009A7CAC" w:rsidDel="00406DC9">
                <w:rPr>
                  <w:rFonts w:hint="eastAsia"/>
                  <w:b/>
                </w:rPr>
                <w:delText>数据长度</w:delText>
              </w:r>
              <w:r w:rsidR="009A7CAC" w:rsidDel="00406DC9">
                <w:rPr>
                  <w:rFonts w:hint="eastAsia"/>
                  <w:b/>
                </w:rPr>
                <w:delText>=</w:delText>
              </w:r>
            </w:del>
            <w:r w:rsidR="009A7CAC">
              <w:rPr>
                <w:rFonts w:hint="eastAsia"/>
                <w:b/>
              </w:rPr>
              <w:t>0x00</w:t>
            </w:r>
            <w:r w:rsidR="00885069">
              <w:rPr>
                <w:rFonts w:hint="eastAsia"/>
                <w:b/>
              </w:rPr>
              <w:t>3</w:t>
            </w:r>
            <w:r w:rsidR="003F4CFE">
              <w:rPr>
                <w:rFonts w:hint="eastAsia"/>
                <w:b/>
              </w:rPr>
              <w:t>F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020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021" w:author="Zhang, Carol (MSHA)" w:date="2019-12-11T16:14:00Z">
                    <w:rPr/>
                  </w:rPrChange>
                </w:rPr>
                <w:t>Infusion Mode</w:t>
              </w:r>
            </w:ins>
            <w:del w:id="9022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基本模式</w:t>
            </w:r>
            <w:r w:rsidR="00321EB7">
              <w:rPr>
                <w:rFonts w:hint="eastAsia"/>
                <w:b/>
                <w:bCs/>
                <w:color w:val="0000FF"/>
                <w:u w:val="single"/>
              </w:rPr>
              <w:t>-</w:t>
            </w:r>
            <w:r w:rsidR="00321EB7">
              <w:rPr>
                <w:rFonts w:hint="eastAsia"/>
                <w:b/>
                <w:bCs/>
                <w:color w:val="0000FF"/>
                <w:u w:val="single"/>
              </w:rPr>
              <w:t>次级输注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023" w:author="Zhang, Carol (MSHA)" w:date="2019-12-11T16:14:00Z">
              <w:r w:rsidR="00B2321A" w:rsidRPr="00B2321A">
                <w:rPr>
                  <w:color w:val="0000FF"/>
                  <w:u w:val="single"/>
                  <w:rPrChange w:id="9024" w:author="Zhang, Carol (MSHA)" w:date="2019-12-11T16:14:00Z">
                    <w:rPr/>
                  </w:rPrChange>
                </w:rPr>
                <w:t>Brand</w:t>
              </w:r>
            </w:ins>
            <w:del w:id="90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D44A93" w:rsidRDefault="009A7CAC" w:rsidP="00F7069B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026" w:author="Zhang, Carol (MSHA)" w:date="2019-12-11T16:14:00Z">
              <w:r w:rsidR="00B2321A" w:rsidRPr="00B2321A">
                <w:rPr>
                  <w:color w:val="0000FF"/>
                  <w:u w:val="single"/>
                  <w:rPrChange w:id="9027" w:author="Zhang, Carol (MSHA)" w:date="2019-12-11T16:14:00Z">
                    <w:rPr/>
                  </w:rPrChange>
                </w:rPr>
                <w:t>Pressure Level</w:t>
              </w:r>
            </w:ins>
            <w:del w:id="90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9029" w:author="Zhang, Carol (MSHA)" w:date="2019-12-11T16:14:00Z">
              <w:r w:rsidR="00B2321A" w:rsidRPr="00B2321A">
                <w:rPr>
                  <w:color w:val="0000FF"/>
                  <w:u w:val="single"/>
                  <w:rPrChange w:id="9030" w:author="Zhang, Carol (MSHA)" w:date="2019-12-11T16:14:00Z">
                    <w:rPr/>
                  </w:rPrChange>
                </w:rPr>
                <w:t>Switch Status</w:t>
              </w:r>
            </w:ins>
            <w:del w:id="903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5F1487" w:rsidTr="00F7069B">
        <w:trPr>
          <w:jc w:val="center"/>
        </w:trPr>
        <w:tc>
          <w:tcPr>
            <w:tcW w:w="3996" w:type="dxa"/>
            <w:gridSpan w:val="9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E32BC2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A7CAC" w:rsidRPr="00E32BC2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E32BC2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A7CAC" w:rsidRPr="00E32BC2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A7CAC" w:rsidRDefault="009A7CAC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7B64FE" w:rsidP="00F7069B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b/>
              </w:rPr>
              <w:t>Rate (</w:t>
            </w:r>
            <w:r w:rsidR="009A7CAC">
              <w:rPr>
                <w:rFonts w:hint="eastAsia"/>
                <w:b/>
              </w:rPr>
              <w:t xml:space="preserve">byte </w:t>
            </w:r>
            <w:r w:rsidR="009A7CAC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A7CAC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b/>
              </w:rPr>
              <w:t>Rate (</w:t>
            </w:r>
            <w:r w:rsidR="009A7CAC">
              <w:rPr>
                <w:rFonts w:hint="eastAsia"/>
                <w:b/>
              </w:rPr>
              <w:t>byte 2</w:t>
            </w:r>
            <w:r w:rsidR="009A7CAC">
              <w:rPr>
                <w:b/>
              </w:rPr>
              <w:t>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E70E77" w:rsidRDefault="007B64FE" w:rsidP="00F7069B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b/>
              </w:rPr>
              <w:t>Rate (</w:t>
            </w:r>
            <w:r w:rsidR="009A7CAC">
              <w:rPr>
                <w:rFonts w:hint="eastAsia"/>
                <w:b/>
              </w:rPr>
              <w:t>byte 3</w:t>
            </w:r>
            <w:r w:rsidR="009A7CA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A7CAC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b/>
              </w:rPr>
              <w:t>Rate (</w:t>
            </w:r>
            <w:r w:rsidR="009A7CAC">
              <w:rPr>
                <w:rFonts w:hint="eastAsia"/>
                <w:b/>
              </w:rPr>
              <w:t>byte 4</w:t>
            </w:r>
            <w:r w:rsidR="009A7CAC">
              <w:rPr>
                <w:b/>
              </w:rPr>
              <w:t>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E70E77" w:rsidRDefault="007B64FE" w:rsidP="00F7069B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rFonts w:hint="eastAsia"/>
                <w:b/>
              </w:rPr>
              <w:t xml:space="preserve">Infusion </w:t>
            </w:r>
            <w:r w:rsidR="001E5910">
              <w:rPr>
                <w:b/>
              </w:rPr>
              <w:t xml:space="preserve">Only Rate </w:t>
            </w:r>
            <w:r w:rsidR="009A7CAC">
              <w:rPr>
                <w:b/>
              </w:rPr>
              <w:t xml:space="preserve">Set Flag(0:not set,1: </w:t>
            </w:r>
            <w:r w:rsidR="001E5910">
              <w:rPr>
                <w:b/>
              </w:rPr>
              <w:t xml:space="preserve">only rate </w:t>
            </w:r>
            <w:r w:rsidR="009A7CAC">
              <w:rPr>
                <w:b/>
              </w:rPr>
              <w:t>set)</w:t>
            </w:r>
          </w:p>
        </w:tc>
        <w:tc>
          <w:tcPr>
            <w:tcW w:w="3996" w:type="dxa"/>
            <w:gridSpan w:val="8"/>
          </w:tcPr>
          <w:p w:rsidR="009A7CAC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rFonts w:hint="eastAsia"/>
                <w:b/>
              </w:rPr>
              <w:t xml:space="preserve">Infusion </w:t>
            </w:r>
            <w:r w:rsidR="009A7CAC">
              <w:rPr>
                <w:b/>
              </w:rPr>
              <w:t>Duration Time(</w:t>
            </w:r>
            <w:r w:rsidR="009A7CAC">
              <w:rPr>
                <w:rFonts w:hint="eastAsia"/>
                <w:b/>
              </w:rPr>
              <w:t xml:space="preserve">byte </w:t>
            </w:r>
            <w:r w:rsidR="009A7CAC">
              <w:rPr>
                <w:b/>
              </w:rPr>
              <w:t>1)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Pr="007B0A26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rFonts w:hint="eastAsia"/>
                <w:b/>
              </w:rPr>
              <w:t xml:space="preserve">Infusion </w:t>
            </w:r>
            <w:r w:rsidR="009A7CAC">
              <w:rPr>
                <w:b/>
              </w:rPr>
              <w:t>Duration Time(</w:t>
            </w:r>
            <w:r w:rsidR="009A7CAC">
              <w:rPr>
                <w:rFonts w:hint="eastAsia"/>
                <w:b/>
              </w:rPr>
              <w:t xml:space="preserve">byte </w:t>
            </w:r>
            <w:r w:rsidR="009A7CAC"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9A7CAC" w:rsidRPr="007B0A26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rFonts w:hint="eastAsia"/>
                <w:b/>
              </w:rPr>
              <w:t xml:space="preserve">Infusion </w:t>
            </w:r>
            <w:r w:rsidR="009A7CAC">
              <w:rPr>
                <w:b/>
              </w:rPr>
              <w:t>Duration Time(</w:t>
            </w:r>
            <w:r w:rsidR="009A7CAC">
              <w:rPr>
                <w:rFonts w:hint="eastAsia"/>
                <w:b/>
              </w:rPr>
              <w:t xml:space="preserve">byte </w:t>
            </w:r>
            <w:r w:rsidR="009A7CAC">
              <w:rPr>
                <w:b/>
              </w:rPr>
              <w:t>3)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7B64FE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>
              <w:rPr>
                <w:rFonts w:hint="eastAsia"/>
                <w:b/>
              </w:rPr>
              <w:t xml:space="preserve">Infusion </w:t>
            </w:r>
            <w:r w:rsidR="009A7CAC">
              <w:rPr>
                <w:b/>
              </w:rPr>
              <w:t>Duration Time(</w:t>
            </w:r>
            <w:r w:rsidR="009A7CAC">
              <w:rPr>
                <w:rFonts w:hint="eastAsia"/>
                <w:b/>
              </w:rPr>
              <w:t xml:space="preserve">byte </w:t>
            </w:r>
            <w:r w:rsidR="009A7CAC"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9A7CAC" w:rsidRDefault="001E5910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 w:rsidRPr="00064269">
              <w:rPr>
                <w:b/>
              </w:rPr>
              <w:t>VTBI</w:t>
            </w:r>
            <w:r w:rsidR="009A7CAC">
              <w:rPr>
                <w:b/>
              </w:rPr>
              <w:t xml:space="preserve"> (</w:t>
            </w:r>
            <w:r w:rsidR="009A7CAC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2</w:t>
            </w:r>
            <w:r w:rsidR="009A7CA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A7CAC" w:rsidRPr="00064269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 w:rsidRPr="00064269">
              <w:rPr>
                <w:b/>
              </w:rPr>
              <w:t>VTBI</w:t>
            </w:r>
            <w:r w:rsidR="009A7CAC">
              <w:rPr>
                <w:b/>
              </w:rPr>
              <w:t xml:space="preserve"> (</w:t>
            </w:r>
            <w:r w:rsidR="009A7CAC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 w:rsidR="009A7CAC">
              <w:rPr>
                <w:b/>
              </w:rPr>
              <w:t>)</w:t>
            </w:r>
          </w:p>
        </w:tc>
      </w:tr>
      <w:tr w:rsidR="009A7CAC" w:rsidTr="00F7069B">
        <w:trPr>
          <w:jc w:val="center"/>
        </w:trPr>
        <w:tc>
          <w:tcPr>
            <w:tcW w:w="3996" w:type="dxa"/>
            <w:gridSpan w:val="9"/>
          </w:tcPr>
          <w:p w:rsidR="009A7CAC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A7CAC" w:rsidRPr="00064269">
              <w:rPr>
                <w:b/>
              </w:rPr>
              <w:t>VTBI</w:t>
            </w:r>
            <w:r w:rsidR="009A7CAC">
              <w:rPr>
                <w:b/>
              </w:rPr>
              <w:t xml:space="preserve"> (</w:t>
            </w:r>
            <w:r w:rsidR="009A7CAC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 w:rsidR="009A7CAC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A7CAC" w:rsidRPr="00C85507" w:rsidRDefault="001E5910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1E5910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1E5910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1E5910" w:rsidP="007B64FE">
            <w:pPr>
              <w:jc w:val="center"/>
              <w:rPr>
                <w:b/>
              </w:rPr>
            </w:pPr>
            <w:r w:rsidRPr="00A50F12">
              <w:rPr>
                <w:color w:val="0000FF"/>
                <w:u w:val="single"/>
              </w:rPr>
              <w:fldChar w:fldCharType="begin"/>
            </w:r>
            <w:r w:rsidRPr="00A50F12">
              <w:rPr>
                <w:color w:val="0000FF"/>
                <w:u w:val="single"/>
              </w:rPr>
              <w:instrText xml:space="preserve"> REF _Ref16250204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A50F12">
              <w:rPr>
                <w:color w:val="0000FF"/>
                <w:u w:val="single"/>
              </w:rPr>
            </w:r>
            <w:r w:rsidRPr="00A50F12">
              <w:rPr>
                <w:color w:val="0000FF"/>
                <w:u w:val="single"/>
              </w:rPr>
              <w:fldChar w:fldCharType="separate"/>
            </w:r>
            <w:ins w:id="9032" w:author="Zhang, Carol (MSHA)" w:date="2019-12-11T16:14:00Z">
              <w:r w:rsidR="00B2321A" w:rsidRPr="00B2321A">
                <w:rPr>
                  <w:color w:val="0000FF"/>
                  <w:u w:val="single"/>
                  <w:rPrChange w:id="9033" w:author="Zhang, Carol (MSHA)" w:date="2019-12-11T16:14:00Z">
                    <w:rPr/>
                  </w:rPrChange>
                </w:rPr>
                <w:t>Rate Unit</w:t>
              </w:r>
            </w:ins>
            <w:del w:id="903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Unit</w:delText>
              </w:r>
            </w:del>
            <w:r w:rsidRPr="00A50F12">
              <w:rPr>
                <w:color w:val="0000FF"/>
                <w:u w:val="single"/>
              </w:rPr>
              <w:fldChar w:fldCharType="end"/>
            </w:r>
          </w:p>
        </w:tc>
      </w:tr>
      <w:tr w:rsidR="003F4CFE" w:rsidTr="00F7069B">
        <w:trPr>
          <w:jc w:val="center"/>
        </w:trPr>
        <w:tc>
          <w:tcPr>
            <w:tcW w:w="3996" w:type="dxa"/>
            <w:gridSpan w:val="9"/>
          </w:tcPr>
          <w:p w:rsidR="003F4CFE" w:rsidRDefault="001E5910" w:rsidP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</w:tr>
      <w:tr w:rsidR="003F4CFE" w:rsidTr="00F7069B">
        <w:trPr>
          <w:jc w:val="center"/>
        </w:trPr>
        <w:tc>
          <w:tcPr>
            <w:tcW w:w="3996" w:type="dxa"/>
            <w:gridSpan w:val="9"/>
          </w:tcPr>
          <w:p w:rsidR="003F4CFE" w:rsidRPr="00A50F12" w:rsidRDefault="003F4CFE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112ADE"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 w:rsidRPr="00112ADE">
              <w:rPr>
                <w:b/>
              </w:rPr>
              <w:t xml:space="preserve"> (</w:t>
            </w:r>
            <w:r w:rsidRPr="00112ADE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>
              <w:rPr>
                <w:b/>
              </w:rPr>
              <w:t>)</w:t>
            </w:r>
          </w:p>
        </w:tc>
      </w:tr>
      <w:tr w:rsidR="003F4CFE" w:rsidTr="00F7069B">
        <w:trPr>
          <w:jc w:val="center"/>
        </w:trPr>
        <w:tc>
          <w:tcPr>
            <w:tcW w:w="3996" w:type="dxa"/>
            <w:gridSpan w:val="9"/>
          </w:tcPr>
          <w:p w:rsidR="003F4CFE" w:rsidRPr="00A50F12" w:rsidRDefault="003F4CFE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lastRenderedPageBreak/>
              <w:t xml:space="preserve">Primary </w:t>
            </w:r>
            <w:r w:rsidRPr="00112ADE">
              <w:rPr>
                <w:b/>
              </w:rPr>
              <w:t xml:space="preserve">Drop </w:t>
            </w:r>
            <w:r>
              <w:rPr>
                <w:rFonts w:hint="eastAsia"/>
                <w:b/>
              </w:rPr>
              <w:t>Size</w:t>
            </w:r>
            <w:r w:rsidRPr="00112ADE">
              <w:rPr>
                <w:b/>
              </w:rPr>
              <w:t xml:space="preserve"> (</w:t>
            </w:r>
            <w:r w:rsidRPr="00112ADE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1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Drop Rate 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</w:tr>
      <w:tr w:rsidR="003F4CFE" w:rsidTr="00F7069B">
        <w:trPr>
          <w:jc w:val="center"/>
        </w:trPr>
        <w:tc>
          <w:tcPr>
            <w:tcW w:w="3996" w:type="dxa"/>
            <w:gridSpan w:val="9"/>
          </w:tcPr>
          <w:p w:rsidR="003F4CFE" w:rsidRPr="00A50F12" w:rsidRDefault="003F4CFE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112ADE">
              <w:rPr>
                <w:b/>
              </w:rPr>
              <w:t>Drop Rate (</w:t>
            </w:r>
            <w:r w:rsidRPr="00112ADE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 w:rsidRPr="00112ADE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F4CFE" w:rsidRDefault="003F4C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112ADE">
              <w:rPr>
                <w:b/>
              </w:rPr>
              <w:t>Drop Rate (</w:t>
            </w:r>
            <w:r w:rsidRPr="00112ADE"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 w:rsidRPr="00112ADE">
              <w:rPr>
                <w:b/>
              </w:rPr>
              <w:t>)</w:t>
            </w:r>
          </w:p>
        </w:tc>
      </w:tr>
      <w:tr w:rsidR="003F4CFE" w:rsidTr="00F7069B">
        <w:trPr>
          <w:jc w:val="center"/>
        </w:trPr>
        <w:tc>
          <w:tcPr>
            <w:tcW w:w="3996" w:type="dxa"/>
            <w:gridSpan w:val="9"/>
          </w:tcPr>
          <w:p w:rsidR="003F4CFE" w:rsidRPr="00A50F12" w:rsidRDefault="001E5910" w:rsidP="007B64FE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Only Rate Set Flag(0:not set,1: only rate set)</w:t>
            </w:r>
          </w:p>
        </w:tc>
        <w:tc>
          <w:tcPr>
            <w:tcW w:w="3996" w:type="dxa"/>
            <w:gridSpan w:val="8"/>
          </w:tcPr>
          <w:p w:rsidR="003F4CFE" w:rsidRDefault="001E5910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1E59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7B64FE" w:rsidRDefault="008850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 w:rsidR="001E5910">
              <w:rPr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1E5910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885069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7B64FE" w:rsidRDefault="007B64FE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885069">
              <w:rPr>
                <w:rFonts w:hint="eastAsia"/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Default="007B64FE" w:rsidP="007B64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885069"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Default="00885069" w:rsidP="007B64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Pr="00C85507" w:rsidRDefault="00885069" w:rsidP="007B64FE">
            <w:pPr>
              <w:jc w:val="center"/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Pr="00064269" w:rsidRDefault="00885069" w:rsidP="007B64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7B64FE" w:rsidTr="00F7069B">
        <w:trPr>
          <w:jc w:val="center"/>
        </w:trPr>
        <w:tc>
          <w:tcPr>
            <w:tcW w:w="3996" w:type="dxa"/>
            <w:gridSpan w:val="9"/>
          </w:tcPr>
          <w:p w:rsidR="007B64FE" w:rsidRPr="00064269" w:rsidRDefault="007B64FE" w:rsidP="007B64FE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r w:rsidR="00885069"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7B64FE" w:rsidRPr="00064269" w:rsidRDefault="007B64FE" w:rsidP="007B64FE">
            <w:pPr>
              <w:jc w:val="center"/>
              <w:rPr>
                <w:b/>
              </w:rPr>
            </w:pPr>
          </w:p>
        </w:tc>
      </w:tr>
    </w:tbl>
    <w:p w:rsidR="00936DE5" w:rsidRPr="00FC25C9" w:rsidRDefault="00936DE5" w:rsidP="00461B88">
      <w:pPr>
        <w:pStyle w:val="a7"/>
        <w:numPr>
          <w:ilvl w:val="0"/>
          <w:numId w:val="59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体重模式</w:t>
      </w:r>
      <w:r>
        <w:rPr>
          <w:rFonts w:hint="eastAsia"/>
          <w:b/>
        </w:rPr>
        <w:t>-</w:t>
      </w:r>
      <w:r>
        <w:rPr>
          <w:rFonts w:hint="eastAsia"/>
          <w:b/>
        </w:rPr>
        <w:t>次级输注</w:t>
      </w:r>
    </w:p>
    <w:p w:rsidR="00936DE5" w:rsidRDefault="00936DE5" w:rsidP="00936DE5">
      <w:pPr>
        <w:ind w:left="840"/>
        <w:rPr>
          <w:ins w:id="9035" w:author="Zhang, Carol (MSHA)" w:date="2019-08-27T16:11:00Z"/>
        </w:rPr>
      </w:pPr>
      <w:r>
        <w:rPr>
          <w:rFonts w:hint="eastAsia"/>
        </w:rPr>
        <w:t>该模式下包含品牌</w:t>
      </w:r>
      <w:r>
        <w:rPr>
          <w:rFonts w:hint="eastAsia"/>
        </w:rPr>
        <w:t>,</w:t>
      </w:r>
      <w:r>
        <w:rPr>
          <w:rFonts w:hint="eastAsia"/>
        </w:rPr>
        <w:t>阻塞灵敏度、药物库开关、药物</w:t>
      </w:r>
      <w:r>
        <w:rPr>
          <w:rFonts w:hint="eastAsia"/>
        </w:rPr>
        <w:t>Index(</w:t>
      </w:r>
      <w:del w:id="9036" w:author="Zhang, Carol (MSHA)" w:date="2019-08-27T16:12:00Z">
        <w:r w:rsidR="00904248" w:rsidDel="0007073D">
          <w:rPr>
            <w:rFonts w:hint="eastAsia"/>
          </w:rPr>
          <w:delText>无符号整</w:delText>
        </w:r>
      </w:del>
      <w:ins w:id="9037" w:author="Zhang, Carol (MSHA)" w:date="2019-08-27T16:12:00Z">
        <w:r w:rsidR="0007073D">
          <w:rPr>
            <w:rFonts w:hint="eastAsia"/>
          </w:rPr>
          <w:t>uint</w:t>
        </w:r>
      </w:ins>
      <w:r w:rsidR="00904248">
        <w:rPr>
          <w:rFonts w:hint="eastAsia"/>
        </w:rPr>
        <w:t>型数据</w:t>
      </w:r>
      <w:r>
        <w:rPr>
          <w:rFonts w:hint="eastAsia"/>
        </w:rPr>
        <w:t>)</w:t>
      </w:r>
      <w:r w:rsidRPr="00602806">
        <w:rPr>
          <w:rFonts w:hint="eastAsia"/>
        </w:rPr>
        <w:t xml:space="preserve"> </w:t>
      </w:r>
      <w:r>
        <w:rPr>
          <w:rFonts w:hint="eastAsia"/>
        </w:rPr>
        <w:t>、次级输注剩余量（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）、剩余时间（</w:t>
      </w:r>
      <w:r w:rsidR="00D961CD">
        <w:rPr>
          <w:rFonts w:hint="eastAsia"/>
        </w:rPr>
        <w:t>uint</w:t>
      </w:r>
      <w:r>
        <w:rPr>
          <w:rFonts w:hint="eastAsia"/>
        </w:rPr>
        <w:t>型数据，单位：秒）、累计量（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）、次级输注速率（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L/h</w:t>
      </w:r>
      <w:r>
        <w:rPr>
          <w:rFonts w:hint="eastAsia"/>
        </w:rPr>
        <w:t>）、次级输注</w:t>
      </w:r>
      <w:r w:rsidRPr="00A41EB9">
        <w:rPr>
          <w:rFonts w:hint="eastAsia"/>
        </w:rPr>
        <w:t>剂量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剂量单位</w:t>
      </w:r>
      <w:r w:rsidRPr="00A41EB9">
        <w:rPr>
          <w:rFonts w:hint="eastAsia"/>
        </w:rPr>
        <w:t>、</w:t>
      </w:r>
      <w:r>
        <w:rPr>
          <w:rFonts w:hint="eastAsia"/>
        </w:rPr>
        <w:t>次级输注</w:t>
      </w:r>
      <w:r w:rsidRPr="00A41EB9">
        <w:rPr>
          <w:rFonts w:hint="eastAsia"/>
        </w:rPr>
        <w:t>体重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ins w:id="9038" w:author="Zhang, Carol (MSHA)" w:date="2019-08-30T08:53:00Z">
        <w:r w:rsidR="009B7484" w:rsidRPr="00A41EB9">
          <w:rPr>
            <w:rFonts w:hint="eastAsia"/>
          </w:rPr>
          <w:t>、</w:t>
        </w:r>
        <w:r w:rsidR="009B7484">
          <w:rPr>
            <w:rFonts w:hint="eastAsia"/>
          </w:rPr>
          <w:t>体重单位</w:t>
        </w:r>
      </w:ins>
      <w:r w:rsidRPr="00A41EB9">
        <w:rPr>
          <w:rFonts w:hint="eastAsia"/>
        </w:rPr>
        <w:t>、</w:t>
      </w:r>
      <w:r>
        <w:rPr>
          <w:rFonts w:hint="eastAsia"/>
        </w:rPr>
        <w:t>次级输注</w:t>
      </w:r>
      <w:r w:rsidRPr="00A41EB9">
        <w:rPr>
          <w:rFonts w:hint="eastAsia"/>
        </w:rPr>
        <w:t>药量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药量单位</w:t>
      </w:r>
      <w:r w:rsidRPr="00A41EB9">
        <w:rPr>
          <w:rFonts w:hint="eastAsia"/>
        </w:rPr>
        <w:t>、</w:t>
      </w:r>
      <w:r>
        <w:rPr>
          <w:rFonts w:hint="eastAsia"/>
        </w:rPr>
        <w:t>次级输注</w:t>
      </w:r>
      <w:r w:rsidRPr="00A41EB9">
        <w:rPr>
          <w:rFonts w:hint="eastAsia"/>
        </w:rPr>
        <w:t>容量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9039" w:author="Zhang, Carol (MSHA)" w:date="2019-08-27T16:16:00Z">
        <w:r w:rsidR="0007073D">
          <w:rPr>
            <w:rFonts w:hint="eastAsia"/>
          </w:rPr>
          <w:t>,</w:t>
        </w:r>
        <w:r w:rsidR="0007073D">
          <w:rPr>
            <w:rFonts w:hint="eastAsia"/>
          </w:rPr>
          <w:t>单位</w:t>
        </w:r>
        <w:r w:rsidR="0007073D">
          <w:rPr>
            <w:rFonts w:hint="eastAsia"/>
          </w:rPr>
          <w:t>:</w:t>
        </w:r>
        <w:r w:rsidR="0007073D">
          <w:t>mL</w:t>
        </w:r>
      </w:ins>
      <w:r>
        <w:rPr>
          <w:rFonts w:hint="eastAsia"/>
        </w:rPr>
        <w:t>）、主输注剩余量（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）、主输注速率（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L/h</w:t>
      </w:r>
      <w:r>
        <w:rPr>
          <w:rFonts w:hint="eastAsia"/>
        </w:rPr>
        <w:t>）、主输注</w:t>
      </w:r>
      <w:r w:rsidRPr="00A41EB9">
        <w:rPr>
          <w:rFonts w:hint="eastAsia"/>
        </w:rPr>
        <w:t>剂量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主输注</w:t>
      </w:r>
      <w:r w:rsidRPr="00A41EB9">
        <w:rPr>
          <w:rFonts w:hint="eastAsia"/>
        </w:rPr>
        <w:t>体重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9040" w:author="Zhang, Carol (MSHA)" w:date="2019-08-27T16:16:00Z">
        <w:r w:rsidR="0007073D">
          <w:rPr>
            <w:rFonts w:hint="eastAsia"/>
          </w:rPr>
          <w:t xml:space="preserve">, </w:t>
        </w:r>
        <w:r w:rsidR="0007073D">
          <w:rPr>
            <w:rFonts w:hint="eastAsia"/>
          </w:rPr>
          <w:t>单位</w:t>
        </w:r>
        <w:r w:rsidR="0007073D">
          <w:rPr>
            <w:rFonts w:hint="eastAsia"/>
          </w:rPr>
          <w:t>: kg</w:t>
        </w:r>
      </w:ins>
      <w:r>
        <w:rPr>
          <w:rFonts w:hint="eastAsia"/>
        </w:rPr>
        <w:t>）</w:t>
      </w:r>
      <w:r w:rsidRPr="00A41EB9">
        <w:rPr>
          <w:rFonts w:hint="eastAsia"/>
        </w:rPr>
        <w:t>、</w:t>
      </w:r>
      <w:r>
        <w:rPr>
          <w:rFonts w:hint="eastAsia"/>
        </w:rPr>
        <w:t>主输注</w:t>
      </w:r>
      <w:r w:rsidRPr="00A41EB9">
        <w:rPr>
          <w:rFonts w:hint="eastAsia"/>
        </w:rPr>
        <w:t>药量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主输注</w:t>
      </w:r>
      <w:r w:rsidRPr="00A41EB9">
        <w:rPr>
          <w:rFonts w:hint="eastAsia"/>
        </w:rPr>
        <w:t>容量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</w:t>
      </w:r>
      <w:ins w:id="9041" w:author="Zhang, Carol (MSHA)" w:date="2019-08-27T16:16:00Z">
        <w:r w:rsidR="0007073D">
          <w:rPr>
            <w:rFonts w:hint="eastAsia"/>
          </w:rPr>
          <w:t>,</w:t>
        </w:r>
        <w:r w:rsidR="0007073D">
          <w:rPr>
            <w:rFonts w:hint="eastAsia"/>
          </w:rPr>
          <w:t>单位</w:t>
        </w:r>
        <w:r w:rsidR="0007073D">
          <w:rPr>
            <w:rFonts w:hint="eastAsia"/>
          </w:rPr>
          <w:t>:</w:t>
        </w:r>
        <w:r w:rsidR="0007073D">
          <w:t>mL</w:t>
        </w:r>
      </w:ins>
      <w:r>
        <w:rPr>
          <w:rFonts w:hint="eastAsia"/>
        </w:rPr>
        <w:t>）和</w:t>
      </w:r>
      <w:r>
        <w:rPr>
          <w:rFonts w:hint="eastAsia"/>
        </w:rPr>
        <w:t>KVO</w:t>
      </w:r>
      <w:r>
        <w:rPr>
          <w:rFonts w:hint="eastAsia"/>
        </w:rPr>
        <w:t>速率（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L/h</w:t>
      </w:r>
      <w:r>
        <w:rPr>
          <w:rFonts w:hint="eastAsia"/>
        </w:rPr>
        <w:t>），命令包含字段如下：</w:t>
      </w:r>
    </w:p>
    <w:p w:rsidR="0007073D" w:rsidRDefault="0007073D" w:rsidP="0007073D">
      <w:pPr>
        <w:pStyle w:val="a7"/>
        <w:ind w:left="840" w:firstLineChars="0" w:firstLine="0"/>
        <w:rPr>
          <w:ins w:id="9042" w:author="Zhang, Carol (MSHA)" w:date="2019-08-27T16:11:00Z"/>
        </w:rPr>
      </w:pPr>
      <w:ins w:id="9043" w:author="Zhang, Carol (MSHA)" w:date="2019-08-27T16:11:00Z">
        <w:r>
          <w:rPr>
            <w:rFonts w:hint="eastAsia"/>
          </w:rPr>
          <w:t>Under</w:t>
        </w:r>
        <w:r>
          <w:t xml:space="preserve"> the</w:t>
        </w:r>
        <w:r>
          <w:rPr>
            <w:rFonts w:hint="eastAsia"/>
          </w:rPr>
          <w:t xml:space="preserve"> </w:t>
        </w:r>
        <w:r>
          <w:t>LVP Weight-Secondary</w:t>
        </w:r>
        <w:r>
          <w:rPr>
            <w:rFonts w:hint="eastAsia"/>
          </w:rPr>
          <w:t xml:space="preserve"> Mode, there are </w:t>
        </w:r>
        <w:r>
          <w:t>Brand,</w:t>
        </w:r>
        <w:r w:rsidRPr="00A276DD">
          <w:t xml:space="preserve"> </w:t>
        </w:r>
        <w:r>
          <w:t xml:space="preserve">Occlusion Level, Drug Library </w:t>
        </w:r>
        <w:r>
          <w:rPr>
            <w:rFonts w:hint="eastAsia"/>
          </w:rPr>
          <w:t>switch</w:t>
        </w:r>
        <w:r>
          <w:t xml:space="preserve"> status, Drug index</w:t>
        </w:r>
        <w:r>
          <w:rPr>
            <w:rFonts w:hint="eastAsia"/>
          </w:rPr>
          <w:t>(</w:t>
        </w:r>
        <w:r>
          <w:t>uint type</w:t>
        </w:r>
        <w:r>
          <w:rPr>
            <w:rFonts w:hint="eastAsia"/>
          </w:rPr>
          <w:t>)</w:t>
        </w:r>
        <w:r>
          <w:t xml:space="preserve">, </w:t>
        </w:r>
      </w:ins>
      <w:ins w:id="9044" w:author="Zhang, Carol (MSHA)" w:date="2019-08-27T16:12:00Z">
        <w:r>
          <w:t xml:space="preserve">Secondary </w:t>
        </w:r>
      </w:ins>
      <w:ins w:id="9045" w:author="Zhang, Carol (MSHA)" w:date="2019-08-27T16:11:00Z">
        <w:r>
          <w:t>Residual Volume(float type, unit: mL)</w:t>
        </w:r>
        <w:r>
          <w:rPr>
            <w:rFonts w:hint="eastAsia"/>
          </w:rPr>
          <w:t>,</w:t>
        </w:r>
        <w:r>
          <w:t xml:space="preserve"> Residual Time</w:t>
        </w:r>
        <w:r>
          <w:rPr>
            <w:rFonts w:hint="eastAsia"/>
          </w:rPr>
          <w:t>(</w:t>
        </w:r>
        <w:r>
          <w:t>uint type, unit: second</w:t>
        </w:r>
        <w:r>
          <w:rPr>
            <w:rFonts w:hint="eastAsia"/>
          </w:rPr>
          <w:t>)</w:t>
        </w:r>
        <w:r>
          <w:t>, Total Volume(float type, unit: mL)</w:t>
        </w:r>
        <w:r>
          <w:rPr>
            <w:rFonts w:hint="eastAsia"/>
          </w:rPr>
          <w:t>,</w:t>
        </w:r>
        <w:r>
          <w:t xml:space="preserve"> </w:t>
        </w:r>
      </w:ins>
      <w:ins w:id="9046" w:author="Zhang, Carol (MSHA)" w:date="2019-08-27T16:13:00Z">
        <w:r>
          <w:t>Secondary Rate (float type, unit: mL/h), Secondary Dose(float type), Dose Unit,</w:t>
        </w:r>
        <w:r w:rsidRPr="0007073D">
          <w:t xml:space="preserve"> </w:t>
        </w:r>
        <w:r w:rsidR="009B7484">
          <w:t>Secondary Weight(float type</w:t>
        </w:r>
        <w:r>
          <w:t>)</w:t>
        </w:r>
      </w:ins>
      <w:ins w:id="9047" w:author="Zhang, Carol (MSHA)" w:date="2019-08-30T08:53:00Z">
        <w:r w:rsidR="009B7484">
          <w:t>, Weight unit</w:t>
        </w:r>
      </w:ins>
      <w:ins w:id="9048" w:author="Zhang, Carol (MSHA)" w:date="2019-08-27T16:13:00Z">
        <w:r>
          <w:t xml:space="preserve">, </w:t>
        </w:r>
      </w:ins>
      <w:ins w:id="9049" w:author="Zhang, Carol (MSHA)" w:date="2019-08-27T16:14:00Z">
        <w:r>
          <w:t xml:space="preserve">Secondary </w:t>
        </w:r>
      </w:ins>
      <w:ins w:id="9050" w:author="Zhang, Carol (MSHA)" w:date="2019-08-27T16:13:00Z">
        <w:r>
          <w:t xml:space="preserve">Drug Mass(float type), Drug Mass Unit, </w:t>
        </w:r>
      </w:ins>
      <w:ins w:id="9051" w:author="Zhang, Carol (MSHA)" w:date="2019-08-27T16:14:00Z">
        <w:r>
          <w:t xml:space="preserve">Secondary </w:t>
        </w:r>
      </w:ins>
      <w:ins w:id="9052" w:author="Zhang, Carol (MSHA)" w:date="2019-08-27T16:13:00Z">
        <w:r>
          <w:t>Drug Volume(float type, unit: mL)</w:t>
        </w:r>
      </w:ins>
      <w:ins w:id="9053" w:author="Zhang, Carol (MSHA)" w:date="2019-08-27T16:14:00Z">
        <w:r>
          <w:t>,</w:t>
        </w:r>
        <w:r w:rsidRPr="0007073D">
          <w:t xml:space="preserve"> </w:t>
        </w:r>
      </w:ins>
      <w:ins w:id="9054" w:author="Zhang, Carol (MSHA)" w:date="2019-08-27T16:15:00Z">
        <w:r>
          <w:t xml:space="preserve">Primary </w:t>
        </w:r>
      </w:ins>
      <w:ins w:id="9055" w:author="Zhang, Carol (MSHA)" w:date="2019-08-27T16:14:00Z">
        <w:r>
          <w:t>Residual Volume(float type, unit: mL)</w:t>
        </w:r>
        <w:r>
          <w:rPr>
            <w:rFonts w:hint="eastAsia"/>
          </w:rPr>
          <w:t>,</w:t>
        </w:r>
      </w:ins>
      <w:ins w:id="9056" w:author="Zhang, Carol (MSHA)" w:date="2019-08-27T16:15:00Z">
        <w:r w:rsidRPr="0007073D">
          <w:t xml:space="preserve"> </w:t>
        </w:r>
        <w:r>
          <w:t xml:space="preserve">Primary </w:t>
        </w:r>
      </w:ins>
      <w:ins w:id="9057" w:author="Zhang, Carol (MSHA)" w:date="2019-08-27T16:11:00Z">
        <w:r>
          <w:t xml:space="preserve">Rate (float type, unit: mL/h), </w:t>
        </w:r>
      </w:ins>
      <w:ins w:id="9058" w:author="Zhang, Carol (MSHA)" w:date="2019-08-27T16:15:00Z">
        <w:r>
          <w:t xml:space="preserve">Primary </w:t>
        </w:r>
      </w:ins>
      <w:ins w:id="9059" w:author="Zhang, Carol (MSHA)" w:date="2019-08-27T16:11:00Z">
        <w:r>
          <w:t xml:space="preserve">Dose(float type), </w:t>
        </w:r>
      </w:ins>
      <w:ins w:id="9060" w:author="Zhang, Carol (MSHA)" w:date="2019-08-27T16:15:00Z">
        <w:r>
          <w:t xml:space="preserve">Primary </w:t>
        </w:r>
      </w:ins>
      <w:ins w:id="9061" w:author="Zhang, Carol (MSHA)" w:date="2019-08-27T16:11:00Z">
        <w:r>
          <w:t xml:space="preserve">Weight(float type, unit: kg), </w:t>
        </w:r>
      </w:ins>
      <w:ins w:id="9062" w:author="Zhang, Carol (MSHA)" w:date="2019-08-27T16:15:00Z">
        <w:r>
          <w:t xml:space="preserve">Primary </w:t>
        </w:r>
      </w:ins>
      <w:ins w:id="9063" w:author="Zhang, Carol (MSHA)" w:date="2019-08-27T16:11:00Z">
        <w:r>
          <w:t xml:space="preserve">Drug Mass(float type), </w:t>
        </w:r>
      </w:ins>
      <w:ins w:id="9064" w:author="Zhang, Carol (MSHA)" w:date="2019-08-27T16:17:00Z">
        <w:r>
          <w:t>Primary</w:t>
        </w:r>
      </w:ins>
      <w:ins w:id="9065" w:author="Zhang, Carol (MSHA)" w:date="2019-08-27T16:11:00Z">
        <w:r>
          <w:t xml:space="preserve"> Drug Volume(float type, unit: mL)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and KVO Rate</w:t>
        </w:r>
        <w:r>
          <w:t xml:space="preserve">(float type, unit: mL/h) </w:t>
        </w:r>
        <w:r>
          <w:rPr>
            <w:rFonts w:hint="eastAsia"/>
          </w:rPr>
          <w:t xml:space="preserve">. </w:t>
        </w:r>
      </w:ins>
    </w:p>
    <w:p w:rsidR="0007073D" w:rsidRDefault="0007073D" w:rsidP="00936DE5">
      <w:pPr>
        <w:ind w:left="840"/>
      </w:pP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936DE5" w:rsidRPr="00513A48" w:rsidTr="00F7069B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17295A" w:rsidRDefault="00936DE5" w:rsidP="00F7069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36DE5" w:rsidRPr="00513A48" w:rsidRDefault="00936DE5" w:rsidP="00F7069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36DE5" w:rsidTr="00F7069B">
        <w:trPr>
          <w:jc w:val="center"/>
        </w:trPr>
        <w:tc>
          <w:tcPr>
            <w:tcW w:w="7992" w:type="dxa"/>
            <w:gridSpan w:val="17"/>
          </w:tcPr>
          <w:p w:rsidR="00936DE5" w:rsidRDefault="005310F9" w:rsidP="00F7069B">
            <w:pPr>
              <w:jc w:val="center"/>
              <w:rPr>
                <w:b/>
              </w:rPr>
            </w:pPr>
            <w:ins w:id="9066" w:author="Zhang, Carol (MSHA)" w:date="2019-08-26T17:44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936DE5">
              <w:rPr>
                <w:rFonts w:hint="eastAsia"/>
                <w:b/>
              </w:rPr>
              <w:t>0x00</w:t>
            </w:r>
            <w:r w:rsidR="00936DE5">
              <w:rPr>
                <w:b/>
              </w:rPr>
              <w:t>01</w:t>
            </w:r>
          </w:p>
        </w:tc>
      </w:tr>
      <w:tr w:rsidR="00936DE5" w:rsidTr="00F7069B">
        <w:trPr>
          <w:jc w:val="center"/>
        </w:trPr>
        <w:tc>
          <w:tcPr>
            <w:tcW w:w="7992" w:type="dxa"/>
            <w:gridSpan w:val="17"/>
          </w:tcPr>
          <w:p w:rsidR="00936DE5" w:rsidRDefault="00406DC9" w:rsidP="00F7069B">
            <w:pPr>
              <w:jc w:val="center"/>
              <w:rPr>
                <w:b/>
              </w:rPr>
            </w:pPr>
            <w:ins w:id="9067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068" w:author="Zhang, Carol (MSHA)" w:date="2019-08-27T09:14:00Z">
              <w:r w:rsidR="00936DE5" w:rsidDel="00406DC9">
                <w:rPr>
                  <w:rFonts w:hint="eastAsia"/>
                  <w:b/>
                </w:rPr>
                <w:delText>数据长度</w:delText>
              </w:r>
              <w:r w:rsidR="00936DE5" w:rsidDel="00406DC9">
                <w:rPr>
                  <w:rFonts w:hint="eastAsia"/>
                  <w:b/>
                </w:rPr>
                <w:delText>=</w:delText>
              </w:r>
            </w:del>
            <w:r w:rsidR="00936DE5">
              <w:rPr>
                <w:rFonts w:hint="eastAsia"/>
                <w:b/>
              </w:rPr>
              <w:t>0x00</w:t>
            </w:r>
            <w:r w:rsidR="005F1487">
              <w:rPr>
                <w:rFonts w:hint="eastAsia"/>
                <w:b/>
              </w:rPr>
              <w:t>4</w:t>
            </w:r>
            <w:ins w:id="9069" w:author="Zhang, Carol (MSHA)" w:date="2019-08-30T08:54:00Z">
              <w:r w:rsidR="009B7484">
                <w:rPr>
                  <w:b/>
                </w:rPr>
                <w:t>7</w:t>
              </w:r>
            </w:ins>
            <w:del w:id="9070" w:author="Zhang, Carol (MSHA)" w:date="2019-08-30T08:54:00Z">
              <w:r w:rsidR="005F1487" w:rsidDel="009B7484">
                <w:rPr>
                  <w:rFonts w:hint="eastAsia"/>
                  <w:b/>
                </w:rPr>
                <w:delText>6</w:delText>
              </w:r>
            </w:del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Default="00936DE5" w:rsidP="00F7069B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07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072" w:author="Zhang, Carol (MSHA)" w:date="2019-12-11T16:14:00Z">
                    <w:rPr/>
                  </w:rPrChange>
                </w:rPr>
                <w:t>Infusion Mode</w:t>
              </w:r>
            </w:ins>
            <w:del w:id="907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  <w:r w:rsidR="00321EB7">
              <w:rPr>
                <w:rFonts w:hint="eastAsia"/>
                <w:b/>
                <w:bCs/>
                <w:color w:val="0000FF"/>
                <w:u w:val="single"/>
              </w:rPr>
              <w:t>-</w:t>
            </w:r>
            <w:r w:rsidR="00321EB7">
              <w:rPr>
                <w:rFonts w:hint="eastAsia"/>
                <w:b/>
                <w:bCs/>
                <w:color w:val="0000FF"/>
                <w:u w:val="single"/>
              </w:rPr>
              <w:t>次级输注</w:t>
            </w:r>
          </w:p>
        </w:tc>
        <w:tc>
          <w:tcPr>
            <w:tcW w:w="3996" w:type="dxa"/>
            <w:gridSpan w:val="8"/>
          </w:tcPr>
          <w:p w:rsidR="00936DE5" w:rsidRDefault="00936DE5" w:rsidP="00F7069B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074" w:author="Zhang, Carol (MSHA)" w:date="2019-12-11T16:14:00Z">
              <w:r w:rsidR="00B2321A" w:rsidRPr="00B2321A">
                <w:rPr>
                  <w:color w:val="0000FF"/>
                  <w:u w:val="single"/>
                  <w:rPrChange w:id="9075" w:author="Zhang, Carol (MSHA)" w:date="2019-12-11T16:14:00Z">
                    <w:rPr/>
                  </w:rPrChange>
                </w:rPr>
                <w:t>Brand</w:t>
              </w:r>
            </w:ins>
            <w:del w:id="90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D44A93" w:rsidRDefault="00936DE5" w:rsidP="00F7069B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077" w:author="Zhang, Carol (MSHA)" w:date="2019-12-11T16:14:00Z">
              <w:r w:rsidR="00B2321A" w:rsidRPr="00B2321A">
                <w:rPr>
                  <w:color w:val="0000FF"/>
                  <w:u w:val="single"/>
                  <w:rPrChange w:id="9078" w:author="Zhang, Carol (MSHA)" w:date="2019-12-11T16:14:00Z">
                    <w:rPr/>
                  </w:rPrChange>
                </w:rPr>
                <w:t>Pressure Level</w:t>
              </w:r>
            </w:ins>
            <w:del w:id="90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936DE5" w:rsidRDefault="00936DE5" w:rsidP="00F7069B">
            <w:pPr>
              <w:jc w:val="center"/>
              <w:rPr>
                <w:b/>
              </w:rPr>
            </w:pPr>
            <w:r>
              <w:rPr>
                <w:b/>
              </w:rPr>
              <w:t xml:space="preserve">Drug lib </w:t>
            </w:r>
            <w:r w:rsidRPr="003F1A29">
              <w:rPr>
                <w:color w:val="0000FF"/>
                <w:u w:val="single"/>
              </w:rPr>
              <w:fldChar w:fldCharType="begin"/>
            </w:r>
            <w:r w:rsidRPr="003F1A29">
              <w:rPr>
                <w:color w:val="0000FF"/>
                <w:u w:val="single"/>
              </w:rPr>
              <w:instrText xml:space="preserve"> REF _Ref490664065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3F1A29">
              <w:rPr>
                <w:color w:val="0000FF"/>
                <w:u w:val="single"/>
              </w:rPr>
            </w:r>
            <w:r w:rsidRPr="003F1A29">
              <w:rPr>
                <w:color w:val="0000FF"/>
                <w:u w:val="single"/>
              </w:rPr>
              <w:fldChar w:fldCharType="separate"/>
            </w:r>
            <w:ins w:id="9080" w:author="Zhang, Carol (MSHA)" w:date="2019-12-11T16:14:00Z">
              <w:r w:rsidR="00B2321A" w:rsidRPr="00B2321A">
                <w:rPr>
                  <w:color w:val="0000FF"/>
                  <w:u w:val="single"/>
                  <w:rPrChange w:id="9081" w:author="Zhang, Carol (MSHA)" w:date="2019-12-11T16:14:00Z">
                    <w:rPr/>
                  </w:rPrChange>
                </w:rPr>
                <w:t>Switch Status</w:t>
              </w:r>
            </w:ins>
            <w:del w:id="908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 w:rsidRPr="003F1A29">
              <w:rPr>
                <w:color w:val="0000FF"/>
                <w:u w:val="single"/>
              </w:rPr>
              <w:fldChar w:fldCharType="end"/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D44A93" w:rsidRDefault="00936DE5" w:rsidP="00F7069B">
            <w:pPr>
              <w:jc w:val="center"/>
              <w:rPr>
                <w:b/>
                <w:bCs/>
                <w:color w:val="0000FF"/>
                <w:u w:val="single"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1)</w:t>
            </w:r>
          </w:p>
        </w:tc>
        <w:tc>
          <w:tcPr>
            <w:tcW w:w="3996" w:type="dxa"/>
            <w:gridSpan w:val="8"/>
          </w:tcPr>
          <w:p w:rsidR="00936DE5" w:rsidRDefault="00936DE5" w:rsidP="00F7069B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2)</w:t>
            </w:r>
          </w:p>
        </w:tc>
      </w:tr>
      <w:tr w:rsidR="005F1487" w:rsidTr="00F7069B">
        <w:trPr>
          <w:jc w:val="center"/>
        </w:trPr>
        <w:tc>
          <w:tcPr>
            <w:tcW w:w="3996" w:type="dxa"/>
            <w:gridSpan w:val="9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5F1487" w:rsidRPr="00E32BC2" w:rsidRDefault="005F1487" w:rsidP="005F1487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 xml:space="preserve">index 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byte4</w:t>
            </w:r>
            <w:r>
              <w:rPr>
                <w:rFonts w:hint="eastAsia"/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Residual Volume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36DE5" w:rsidRPr="00E32BC2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Residual Volume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2)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Residual Volume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36DE5" w:rsidRPr="00E32BC2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Residual Volume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4)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b/>
              </w:rPr>
              <w:t>Residual Time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936DE5" w:rsidRPr="00E32BC2" w:rsidRDefault="00936DE5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Volume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 xml:space="preserve">Secondary </w:t>
            </w:r>
            <w:r w:rsidR="00936DE5">
              <w:rPr>
                <w:b/>
              </w:rPr>
              <w:t>Rate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Rate (</w:t>
            </w:r>
            <w:r w:rsidR="00936DE5">
              <w:rPr>
                <w:rFonts w:hint="eastAsia"/>
                <w:b/>
              </w:rPr>
              <w:t>byte 2</w:t>
            </w:r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Rate (</w:t>
            </w:r>
            <w:r w:rsidR="00936DE5">
              <w:rPr>
                <w:rFonts w:hint="eastAsia"/>
                <w:b/>
              </w:rPr>
              <w:t>byte 3</w:t>
            </w:r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b/>
              </w:rPr>
              <w:t>Rate (</w:t>
            </w:r>
            <w:r w:rsidR="00936DE5">
              <w:rPr>
                <w:rFonts w:hint="eastAsia"/>
                <w:b/>
              </w:rPr>
              <w:t>byte 4</w:t>
            </w:r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D44A93" w:rsidRDefault="00321EB7" w:rsidP="00F7069B">
            <w:pPr>
              <w:jc w:val="center"/>
              <w:rPr>
                <w:b/>
                <w:bCs/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 xml:space="preserve">Dose </w:t>
            </w:r>
            <w:r w:rsidR="00936DE5">
              <w:rPr>
                <w:b/>
              </w:rPr>
              <w:t>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 xml:space="preserve">Dose </w:t>
            </w:r>
            <w:r w:rsidR="00936DE5">
              <w:rPr>
                <w:b/>
              </w:rPr>
              <w:t>(</w:t>
            </w:r>
            <w:r w:rsidR="00936DE5">
              <w:rPr>
                <w:rFonts w:hint="eastAsia"/>
                <w:b/>
              </w:rPr>
              <w:t>byte 2</w:t>
            </w:r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321EB7" w:rsidP="00F7069B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Dose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>byte 3</w:t>
            </w:r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Dose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>byte 4</w:t>
            </w:r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936DE5" w:rsidP="00F7069B">
            <w:pPr>
              <w:jc w:val="center"/>
              <w:rPr>
                <w:rStyle w:val="a9"/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9083" w:author="Zhang, Carol (MSHA)" w:date="2019-12-11T16:14:00Z">
              <w:r w:rsidR="00B2321A" w:rsidRPr="00B2321A">
                <w:rPr>
                  <w:color w:val="0000FF"/>
                  <w:u w:val="single"/>
                  <w:rPrChange w:id="9084" w:author="Zhang, Carol (MSHA)" w:date="2019-12-11T16:14:00Z">
                    <w:rPr/>
                  </w:rPrChange>
                </w:rPr>
                <w:t>Dose Unit</w:t>
              </w:r>
            </w:ins>
            <w:del w:id="908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 xml:space="preserve">Weight </w:t>
            </w:r>
            <w:r w:rsidR="00936DE5">
              <w:rPr>
                <w:b/>
              </w:rPr>
              <w:t>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1)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Weight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 xml:space="preserve">byte </w:t>
            </w:r>
            <w:r w:rsidR="00936DE5"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936DE5" w:rsidRDefault="00321EB7" w:rsidP="00F7069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Weight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>byte 3</w:t>
            </w:r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321EB7" w:rsidP="00F7069B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Weight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>byte 4</w:t>
            </w:r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9B7484" w:rsidP="00F7069B">
            <w:pPr>
              <w:jc w:val="center"/>
              <w:rPr>
                <w:b/>
              </w:rPr>
            </w:pPr>
            <w:ins w:id="9086" w:author="Zhang, Carol (MSHA)" w:date="2019-08-30T08:54:00Z">
              <w:r w:rsidRPr="009B7484">
                <w:rPr>
                  <w:color w:val="0000FF"/>
                  <w:u w:val="single"/>
                  <w:rPrChange w:id="9087" w:author="Zhang, Carol (MSHA)" w:date="2019-08-30T08:54:00Z">
                    <w:rPr>
                      <w:b/>
                    </w:rPr>
                  </w:rPrChange>
                </w:rPr>
                <w:fldChar w:fldCharType="begin"/>
              </w:r>
              <w:r w:rsidRPr="009B7484">
                <w:rPr>
                  <w:color w:val="0000FF"/>
                  <w:u w:val="single"/>
                  <w:rPrChange w:id="9088" w:author="Zhang, Carol (MSHA)" w:date="2019-08-30T08:54:00Z">
                    <w:rPr>
                      <w:b/>
                    </w:rPr>
                  </w:rPrChange>
                </w:rPr>
                <w:instrText xml:space="preserve"> REF _Ref17994799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 w:rsidRPr="009B7484">
              <w:rPr>
                <w:color w:val="0000FF"/>
                <w:u w:val="single"/>
                <w:rPrChange w:id="9089" w:author="Zhang, Carol (MSHA)" w:date="2019-08-30T08:54:00Z">
                  <w:rPr>
                    <w:color w:val="0000FF"/>
                    <w:u w:val="single"/>
                  </w:rPr>
                </w:rPrChange>
              </w:rPr>
            </w:r>
            <w:r w:rsidRPr="009B7484">
              <w:rPr>
                <w:color w:val="0000FF"/>
                <w:u w:val="single"/>
                <w:rPrChange w:id="9090" w:author="Zhang, Carol (MSHA)" w:date="2019-08-30T08:54:00Z">
                  <w:rPr>
                    <w:b/>
                  </w:rPr>
                </w:rPrChange>
              </w:rPr>
              <w:fldChar w:fldCharType="separate"/>
            </w:r>
            <w:ins w:id="9091" w:author="Zhang, Carol (MSHA)" w:date="2019-12-11T16:14:00Z">
              <w:r w:rsidR="00B2321A" w:rsidRPr="00B2321A">
                <w:rPr>
                  <w:color w:val="0000FF"/>
                  <w:u w:val="single"/>
                  <w:rPrChange w:id="9092" w:author="Zhang, Carol (MSHA)" w:date="2019-12-11T16:14:00Z">
                    <w:rPr/>
                  </w:rPrChange>
                </w:rPr>
                <w:t>Weight Unit</w:t>
              </w:r>
            </w:ins>
            <w:ins w:id="9093" w:author="Zhang, Carol (MSHA)" w:date="2019-08-30T08:54:00Z">
              <w:r w:rsidRPr="009B7484">
                <w:rPr>
                  <w:color w:val="0000FF"/>
                  <w:u w:val="single"/>
                  <w:rPrChange w:id="9094" w:author="Zhang, Carol (MSHA)" w:date="2019-08-30T08:54:00Z">
                    <w:rPr>
                      <w:b/>
                    </w:rPr>
                  </w:rPrChange>
                </w:rPr>
                <w:fldChar w:fldCharType="end"/>
              </w:r>
            </w:ins>
            <w:del w:id="9095" w:author="Zhang, Carol (MSHA)" w:date="2019-08-30T08:54:00Z">
              <w:r w:rsidR="00321EB7" w:rsidDel="009B7484">
                <w:rPr>
                  <w:rFonts w:hint="eastAsia"/>
                  <w:b/>
                </w:rPr>
                <w:delText xml:space="preserve">Secondary </w:delText>
              </w:r>
              <w:r w:rsidR="00936DE5" w:rsidDel="009B7484">
                <w:rPr>
                  <w:rFonts w:hint="eastAsia"/>
                  <w:b/>
                </w:rPr>
                <w:delText>Drug</w:delText>
              </w:r>
              <w:r w:rsidR="00936DE5" w:rsidDel="009B7484">
                <w:rPr>
                  <w:b/>
                </w:rPr>
                <w:delText xml:space="preserve"> </w:delText>
              </w:r>
              <w:r w:rsidR="00936DE5" w:rsidDel="009B7484">
                <w:rPr>
                  <w:rFonts w:hint="eastAsia"/>
                  <w:b/>
                </w:rPr>
                <w:delText>Mass</w:delText>
              </w:r>
              <w:r w:rsidR="00936DE5" w:rsidDel="009B7484">
                <w:rPr>
                  <w:b/>
                </w:rPr>
                <w:delText>(</w:delText>
              </w:r>
              <w:r w:rsidR="00936DE5" w:rsidDel="009B7484">
                <w:rPr>
                  <w:rFonts w:hint="eastAsia"/>
                  <w:b/>
                </w:rPr>
                <w:delText xml:space="preserve">byte </w:delText>
              </w:r>
              <w:r w:rsidR="00936DE5" w:rsidDel="009B7484">
                <w:rPr>
                  <w:b/>
                </w:rPr>
                <w:delText>1)</w:delText>
              </w:r>
            </w:del>
          </w:p>
        </w:tc>
      </w:tr>
      <w:tr w:rsidR="009B7484" w:rsidTr="00F7069B">
        <w:trPr>
          <w:jc w:val="center"/>
          <w:ins w:id="9096" w:author="Zhang, Carol (MSHA)" w:date="2019-08-30T08:54:00Z"/>
        </w:trPr>
        <w:tc>
          <w:tcPr>
            <w:tcW w:w="3996" w:type="dxa"/>
            <w:gridSpan w:val="9"/>
          </w:tcPr>
          <w:p w:rsidR="009B7484" w:rsidRDefault="009B7484" w:rsidP="00F7069B">
            <w:pPr>
              <w:jc w:val="center"/>
              <w:rPr>
                <w:ins w:id="9097" w:author="Zhang, Carol (MSHA)" w:date="2019-08-30T08:54:00Z"/>
                <w:b/>
              </w:rPr>
            </w:pPr>
            <w:ins w:id="9098" w:author="Zhang, Carol (MSHA)" w:date="2019-08-30T08:54:00Z">
              <w:r>
                <w:rPr>
                  <w:rFonts w:hint="eastAsia"/>
                  <w:b/>
                </w:rPr>
                <w:t>Secondary 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</w:p>
        </w:tc>
        <w:tc>
          <w:tcPr>
            <w:tcW w:w="3996" w:type="dxa"/>
            <w:gridSpan w:val="8"/>
          </w:tcPr>
          <w:p w:rsidR="009B7484" w:rsidRDefault="009B7484" w:rsidP="00F7069B">
            <w:pPr>
              <w:jc w:val="center"/>
              <w:rPr>
                <w:ins w:id="9099" w:author="Zhang, Carol (MSHA)" w:date="2019-08-30T08:54:00Z"/>
                <w:b/>
              </w:rPr>
            </w:pPr>
            <w:ins w:id="9100" w:author="Zhang, Carol (MSHA)" w:date="2019-08-30T08:54:00Z">
              <w:r>
                <w:rPr>
                  <w:rFonts w:hint="eastAsia"/>
                  <w:b/>
                </w:rPr>
                <w:t>Secondary 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>byte 2</w:t>
              </w:r>
              <w:r>
                <w:rPr>
                  <w:b/>
                </w:rPr>
                <w:t>)</w:t>
              </w:r>
            </w:ins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321EB7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Drug</w:t>
            </w:r>
            <w:r w:rsidR="00936DE5">
              <w:rPr>
                <w:b/>
              </w:rPr>
              <w:t xml:space="preserve"> </w:t>
            </w:r>
            <w:r w:rsidR="00936DE5">
              <w:rPr>
                <w:rFonts w:hint="eastAsia"/>
                <w:b/>
              </w:rPr>
              <w:t>Mass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 xml:space="preserve">byte </w:t>
            </w:r>
            <w:del w:id="9101" w:author="Zhang, Carol (MSHA)" w:date="2019-08-30T08:54:00Z">
              <w:r w:rsidR="00936DE5" w:rsidDel="009B7484">
                <w:rPr>
                  <w:rFonts w:hint="eastAsia"/>
                  <w:b/>
                </w:rPr>
                <w:delText>2</w:delText>
              </w:r>
            </w:del>
            <w:ins w:id="9102" w:author="Zhang, Carol (MSHA)" w:date="2019-08-30T08:54:00Z">
              <w:r w:rsidR="009B7484">
                <w:rPr>
                  <w:b/>
                </w:rPr>
                <w:t>3</w:t>
              </w:r>
            </w:ins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Drug</w:t>
            </w:r>
            <w:r w:rsidR="00936DE5">
              <w:rPr>
                <w:b/>
              </w:rPr>
              <w:t xml:space="preserve"> </w:t>
            </w:r>
            <w:r w:rsidR="00936DE5">
              <w:rPr>
                <w:rFonts w:hint="eastAsia"/>
                <w:b/>
              </w:rPr>
              <w:t>Mass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 xml:space="preserve">byte </w:t>
            </w:r>
            <w:del w:id="9103" w:author="Zhang, Carol (MSHA)" w:date="2019-08-30T08:54:00Z">
              <w:r w:rsidR="00936DE5" w:rsidDel="009B7484">
                <w:rPr>
                  <w:rFonts w:hint="eastAsia"/>
                  <w:b/>
                </w:rPr>
                <w:delText>3</w:delText>
              </w:r>
            </w:del>
            <w:ins w:id="9104" w:author="Zhang, Carol (MSHA)" w:date="2019-08-30T08:54:00Z">
              <w:r w:rsidR="009B7484">
                <w:rPr>
                  <w:b/>
                </w:rPr>
                <w:t>4</w:t>
              </w:r>
            </w:ins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Default="009B7484" w:rsidP="00F7069B">
            <w:pPr>
              <w:jc w:val="center"/>
              <w:rPr>
                <w:b/>
              </w:rPr>
            </w:pPr>
            <w:ins w:id="9105" w:author="Zhang, Carol (MSHA)" w:date="2019-08-30T08:54:00Z">
              <w:r w:rsidRPr="0009718A">
                <w:rPr>
                  <w:color w:val="0000FF"/>
                  <w:u w:val="single"/>
                </w:rPr>
                <w:fldChar w:fldCharType="begin"/>
              </w:r>
              <w:r w:rsidRPr="0009718A">
                <w:rPr>
                  <w:color w:val="0000FF"/>
                  <w:u w:val="single"/>
                </w:rPr>
                <w:instrText xml:space="preserve"> REF _Ref12365078 \h </w:instrText>
              </w:r>
              <w:r>
                <w:rPr>
                  <w:color w:val="0000FF"/>
                  <w:u w:val="single"/>
                </w:rPr>
                <w:instrText xml:space="preserve"> \* MERGEFORMAT </w:instrText>
              </w:r>
            </w:ins>
            <w:r w:rsidRPr="0009718A">
              <w:rPr>
                <w:color w:val="0000FF"/>
                <w:u w:val="single"/>
              </w:rPr>
            </w:r>
            <w:ins w:id="9106" w:author="Zhang, Carol (MSHA)" w:date="2019-08-30T08:54:00Z">
              <w:r w:rsidRPr="0009718A">
                <w:rPr>
                  <w:color w:val="0000FF"/>
                  <w:u w:val="single"/>
                </w:rPr>
                <w:fldChar w:fldCharType="separate"/>
              </w:r>
            </w:ins>
            <w:ins w:id="9107" w:author="Zhang, Carol (MSHA)" w:date="2019-12-11T16:14:00Z">
              <w:r w:rsidR="00B2321A" w:rsidRPr="00B2321A">
                <w:rPr>
                  <w:color w:val="0000FF"/>
                  <w:u w:val="single"/>
                  <w:rPrChange w:id="9108" w:author="Zhang, Carol (MSHA)" w:date="2019-12-11T16:14:00Z">
                    <w:rPr/>
                  </w:rPrChange>
                </w:rPr>
                <w:t>Drug Mass Unit</w:t>
              </w:r>
            </w:ins>
            <w:ins w:id="9109" w:author="Zhang, Carol (MSHA)" w:date="2019-08-30T08:54:00Z">
              <w:r w:rsidRPr="0009718A">
                <w:rPr>
                  <w:color w:val="0000FF"/>
                  <w:u w:val="single"/>
                </w:rPr>
                <w:fldChar w:fldCharType="end"/>
              </w:r>
            </w:ins>
            <w:del w:id="9110" w:author="Zhang, Carol (MSHA)" w:date="2019-08-30T08:54:00Z">
              <w:r w:rsidR="00321EB7" w:rsidDel="009B7484">
                <w:rPr>
                  <w:rFonts w:hint="eastAsia"/>
                  <w:b/>
                </w:rPr>
                <w:delText xml:space="preserve">Secondary </w:delText>
              </w:r>
              <w:r w:rsidR="00936DE5" w:rsidDel="009B7484">
                <w:rPr>
                  <w:rFonts w:hint="eastAsia"/>
                  <w:b/>
                </w:rPr>
                <w:delText>Drug</w:delText>
              </w:r>
              <w:r w:rsidR="00936DE5" w:rsidDel="009B7484">
                <w:rPr>
                  <w:b/>
                </w:rPr>
                <w:delText xml:space="preserve"> </w:delText>
              </w:r>
              <w:r w:rsidR="00936DE5" w:rsidDel="009B7484">
                <w:rPr>
                  <w:rFonts w:hint="eastAsia"/>
                  <w:b/>
                </w:rPr>
                <w:delText>Mass</w:delText>
              </w:r>
              <w:r w:rsidR="00936DE5" w:rsidDel="009B7484">
                <w:rPr>
                  <w:b/>
                </w:rPr>
                <w:delText xml:space="preserve"> (</w:delText>
              </w:r>
              <w:r w:rsidR="00936DE5" w:rsidDel="009B7484">
                <w:rPr>
                  <w:rFonts w:hint="eastAsia"/>
                  <w:b/>
                </w:rPr>
                <w:delText>byte 4</w:delText>
              </w:r>
              <w:r w:rsidR="00936DE5" w:rsidDel="009B7484">
                <w:rPr>
                  <w:b/>
                </w:rPr>
                <w:delText>)</w:delText>
              </w:r>
            </w:del>
          </w:p>
        </w:tc>
        <w:tc>
          <w:tcPr>
            <w:tcW w:w="3996" w:type="dxa"/>
            <w:gridSpan w:val="8"/>
          </w:tcPr>
          <w:p w:rsidR="00936DE5" w:rsidRDefault="009B7484" w:rsidP="00F7069B">
            <w:pPr>
              <w:jc w:val="center"/>
              <w:rPr>
                <w:b/>
              </w:rPr>
            </w:pPr>
            <w:ins w:id="9111" w:author="Zhang, Carol (MSHA)" w:date="2019-08-30T08:55:00Z">
              <w:r>
                <w:rPr>
                  <w:rFonts w:hint="eastAsia"/>
                  <w:b/>
                </w:rPr>
                <w:t xml:space="preserve">Secondary Volume 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12" w:author="Zhang, Carol (MSHA)" w:date="2019-08-30T08:54:00Z">
              <w:r w:rsidR="00936DE5" w:rsidRPr="0009718A" w:rsidDel="009B7484">
                <w:rPr>
                  <w:color w:val="0000FF"/>
                  <w:u w:val="single"/>
                </w:rPr>
                <w:fldChar w:fldCharType="begin"/>
              </w:r>
              <w:r w:rsidR="00936DE5" w:rsidRPr="0009718A" w:rsidDel="009B7484">
                <w:rPr>
                  <w:color w:val="0000FF"/>
                  <w:u w:val="single"/>
                </w:rPr>
                <w:delInstrText xml:space="preserve"> REF _Ref12365078 \h </w:delInstrText>
              </w:r>
              <w:r w:rsidR="00936DE5" w:rsidDel="009B7484">
                <w:rPr>
                  <w:color w:val="0000FF"/>
                  <w:u w:val="single"/>
                </w:rPr>
                <w:delInstrText xml:space="preserve"> \* MERGEFORMAT </w:delInstrText>
              </w:r>
              <w:r w:rsidR="00936DE5" w:rsidRPr="0009718A" w:rsidDel="009B7484">
                <w:rPr>
                  <w:color w:val="0000FF"/>
                  <w:u w:val="single"/>
                </w:rPr>
              </w:r>
              <w:r w:rsidR="00936DE5" w:rsidRPr="0009718A" w:rsidDel="009B7484">
                <w:rPr>
                  <w:color w:val="0000FF"/>
                  <w:u w:val="single"/>
                </w:rPr>
                <w:fldChar w:fldCharType="separate"/>
              </w:r>
            </w:del>
            <w:del w:id="911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Mass Unit</w:delText>
              </w:r>
            </w:del>
            <w:del w:id="9114" w:author="Zhang, Carol (MSHA)" w:date="2019-08-30T08:54:00Z">
              <w:r w:rsidR="00936DE5" w:rsidRPr="0009718A" w:rsidDel="009B7484">
                <w:rPr>
                  <w:color w:val="0000FF"/>
                  <w:u w:val="single"/>
                </w:rPr>
                <w:fldChar w:fldCharType="end"/>
              </w:r>
            </w:del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321EB7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 xml:space="preserve">Volume </w:t>
            </w:r>
            <w:r w:rsidR="00936DE5">
              <w:rPr>
                <w:b/>
              </w:rPr>
              <w:t>(</w:t>
            </w:r>
            <w:r w:rsidR="00936DE5">
              <w:rPr>
                <w:rFonts w:hint="eastAsia"/>
                <w:b/>
              </w:rPr>
              <w:t xml:space="preserve">byte </w:t>
            </w:r>
            <w:del w:id="9115" w:author="Zhang, Carol (MSHA)" w:date="2019-08-30T08:55:00Z">
              <w:r w:rsidR="00936DE5" w:rsidDel="009B7484">
                <w:rPr>
                  <w:b/>
                </w:rPr>
                <w:delText>1</w:delText>
              </w:r>
            </w:del>
            <w:ins w:id="9116" w:author="Zhang, Carol (MSHA)" w:date="2019-08-30T08:55:00Z">
              <w:r w:rsidR="009B7484">
                <w:rPr>
                  <w:b/>
                </w:rPr>
                <w:t>2</w:t>
              </w:r>
            </w:ins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>Volume</w:t>
            </w:r>
            <w:r w:rsidR="00936DE5">
              <w:rPr>
                <w:b/>
              </w:rPr>
              <w:t xml:space="preserve"> (</w:t>
            </w:r>
            <w:r w:rsidR="00936DE5">
              <w:rPr>
                <w:rFonts w:hint="eastAsia"/>
                <w:b/>
              </w:rPr>
              <w:t xml:space="preserve">byte </w:t>
            </w:r>
            <w:del w:id="9117" w:author="Zhang, Carol (MSHA)" w:date="2019-08-30T08:55:00Z">
              <w:r w:rsidR="00936DE5" w:rsidDel="009B7484">
                <w:rPr>
                  <w:b/>
                </w:rPr>
                <w:delText>2</w:delText>
              </w:r>
            </w:del>
            <w:ins w:id="9118" w:author="Zhang, Carol (MSHA)" w:date="2019-08-30T08:55:00Z">
              <w:r w:rsidR="009B7484">
                <w:rPr>
                  <w:b/>
                </w:rPr>
                <w:t>3</w:t>
              </w:r>
            </w:ins>
            <w:r w:rsidR="00936DE5">
              <w:rPr>
                <w:b/>
              </w:rPr>
              <w:t>)</w:t>
            </w:r>
          </w:p>
        </w:tc>
      </w:tr>
      <w:tr w:rsidR="00936DE5" w:rsidTr="00F7069B">
        <w:trPr>
          <w:jc w:val="center"/>
        </w:trPr>
        <w:tc>
          <w:tcPr>
            <w:tcW w:w="3996" w:type="dxa"/>
            <w:gridSpan w:val="9"/>
          </w:tcPr>
          <w:p w:rsidR="00936DE5" w:rsidRPr="00E70E77" w:rsidRDefault="00321EB7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Secondary </w:t>
            </w:r>
            <w:r w:rsidR="00936DE5">
              <w:rPr>
                <w:rFonts w:hint="eastAsia"/>
                <w:b/>
              </w:rPr>
              <w:t xml:space="preserve">Volume </w:t>
            </w:r>
            <w:r w:rsidR="00936DE5">
              <w:rPr>
                <w:b/>
              </w:rPr>
              <w:t>(</w:t>
            </w:r>
            <w:r w:rsidR="00936DE5">
              <w:rPr>
                <w:rFonts w:hint="eastAsia"/>
                <w:b/>
              </w:rPr>
              <w:t xml:space="preserve">byte </w:t>
            </w:r>
            <w:del w:id="9119" w:author="Zhang, Carol (MSHA)" w:date="2019-08-30T08:55:00Z">
              <w:r w:rsidR="00936DE5" w:rsidDel="009B7484">
                <w:rPr>
                  <w:b/>
                </w:rPr>
                <w:delText>3</w:delText>
              </w:r>
            </w:del>
            <w:ins w:id="9120" w:author="Zhang, Carol (MSHA)" w:date="2019-08-30T08:55:00Z">
              <w:r w:rsidR="009B7484">
                <w:rPr>
                  <w:b/>
                </w:rPr>
                <w:t>4</w:t>
              </w:r>
            </w:ins>
            <w:r w:rsidR="00936DE5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936DE5" w:rsidRDefault="009B7484" w:rsidP="00F7069B">
            <w:pPr>
              <w:jc w:val="center"/>
              <w:rPr>
                <w:b/>
              </w:rPr>
            </w:pPr>
            <w:ins w:id="9121" w:author="Zhang, Carol (MSHA)" w:date="2019-08-30T08:55:00Z">
              <w:r>
                <w:rPr>
                  <w:rFonts w:hint="eastAsia"/>
                  <w:b/>
                </w:rPr>
                <w:t xml:space="preserve">Primary </w:t>
              </w:r>
              <w:r>
                <w:rPr>
                  <w:b/>
                </w:rPr>
                <w:t>Residual Volume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22" w:author="Zhang, Carol (MSHA)" w:date="2019-08-30T08:55:00Z">
              <w:r w:rsidR="00321EB7" w:rsidDel="009B7484">
                <w:rPr>
                  <w:rFonts w:hint="eastAsia"/>
                  <w:b/>
                </w:rPr>
                <w:delText xml:space="preserve">Secondary </w:delText>
              </w:r>
              <w:r w:rsidR="00936DE5" w:rsidDel="009B7484">
                <w:rPr>
                  <w:rFonts w:hint="eastAsia"/>
                  <w:b/>
                </w:rPr>
                <w:delText>Volume</w:delText>
              </w:r>
              <w:r w:rsidR="00936DE5" w:rsidDel="009B7484">
                <w:rPr>
                  <w:b/>
                </w:rPr>
                <w:delText xml:space="preserve"> (</w:delText>
              </w:r>
              <w:r w:rsidR="00936DE5" w:rsidDel="009B7484">
                <w:rPr>
                  <w:rFonts w:hint="eastAsia"/>
                  <w:b/>
                </w:rPr>
                <w:delText xml:space="preserve">byte </w:delText>
              </w:r>
              <w:r w:rsidR="00936DE5" w:rsidDel="009B7484">
                <w:rPr>
                  <w:b/>
                </w:rPr>
                <w:delText>4)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del w:id="9123" w:author="Zhang, Carol (MSHA)" w:date="2019-08-30T08:55:00Z">
              <w:r w:rsidDel="009B7484">
                <w:rPr>
                  <w:b/>
                </w:rPr>
                <w:delText>1</w:delText>
              </w:r>
            </w:del>
            <w:ins w:id="9124" w:author="Zhang, Carol (MSHA)" w:date="2019-08-30T08:55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del w:id="9125" w:author="Zhang, Carol (MSHA)" w:date="2019-08-30T08:57:00Z">
              <w:r w:rsidDel="005E2771">
                <w:rPr>
                  <w:b/>
                </w:rPr>
                <w:delText>2</w:delText>
              </w:r>
            </w:del>
            <w:ins w:id="9126" w:author="Zhang, Carol (MSHA)" w:date="2019-08-30T08:57:00Z">
              <w:r w:rsidR="005E2771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Residual Volume (</w:t>
            </w:r>
            <w:r>
              <w:rPr>
                <w:rFonts w:hint="eastAsia"/>
                <w:b/>
              </w:rPr>
              <w:t xml:space="preserve">byte </w:t>
            </w:r>
            <w:del w:id="9127" w:author="Zhang, Carol (MSHA)" w:date="2019-08-30T08:55:00Z">
              <w:r w:rsidDel="009B7484">
                <w:rPr>
                  <w:b/>
                </w:rPr>
                <w:delText>3</w:delText>
              </w:r>
            </w:del>
            <w:ins w:id="9128" w:author="Zhang, Carol (MSHA)" w:date="2019-08-30T08:55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29" w:author="Zhang, Carol (MSHA)" w:date="2019-08-30T08:55:00Z">
              <w:r>
                <w:rPr>
                  <w:rFonts w:hint="eastAsia"/>
                  <w:b/>
                </w:rPr>
                <w:t xml:space="preserve">Primary </w:t>
              </w:r>
              <w:r>
                <w:rPr>
                  <w:b/>
                </w:rPr>
                <w:t>Rate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30" w:author="Zhang, Carol (MSHA)" w:date="2019-08-30T08:55:00Z">
              <w:r w:rsidR="00321EB7" w:rsidDel="009B7484">
                <w:rPr>
                  <w:rFonts w:hint="eastAsia"/>
                  <w:b/>
                </w:rPr>
                <w:delText xml:space="preserve">Primary </w:delText>
              </w:r>
              <w:r w:rsidR="00321EB7" w:rsidDel="009B7484">
                <w:rPr>
                  <w:b/>
                </w:rPr>
                <w:delText>Residual Volume (</w:delText>
              </w:r>
              <w:r w:rsidR="00321EB7" w:rsidDel="009B7484">
                <w:rPr>
                  <w:rFonts w:hint="eastAsia"/>
                  <w:b/>
                </w:rPr>
                <w:delText xml:space="preserve">byte </w:delText>
              </w:r>
              <w:r w:rsidR="00321EB7" w:rsidDel="009B7484">
                <w:rPr>
                  <w:b/>
                </w:rPr>
                <w:delText>4)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del w:id="9131" w:author="Zhang, Carol (MSHA)" w:date="2019-08-30T08:55:00Z">
              <w:r w:rsidDel="009B7484">
                <w:rPr>
                  <w:b/>
                </w:rPr>
                <w:delText>1</w:delText>
              </w:r>
            </w:del>
            <w:ins w:id="9132" w:author="Zhang, Carol (MSHA)" w:date="2019-08-30T08:55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del w:id="9133" w:author="Zhang, Carol (MSHA)" w:date="2019-08-30T08:55:00Z">
              <w:r w:rsidDel="009B7484">
                <w:rPr>
                  <w:rFonts w:hint="eastAsia"/>
                  <w:b/>
                </w:rPr>
                <w:delText>2</w:delText>
              </w:r>
            </w:del>
            <w:ins w:id="9134" w:author="Zhang, Carol (MSHA)" w:date="2019-08-30T08:55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</w:t>
            </w: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del w:id="9135" w:author="Zhang, Carol (MSHA)" w:date="2019-08-30T08:55:00Z">
              <w:r w:rsidDel="009B7484">
                <w:rPr>
                  <w:rFonts w:hint="eastAsia"/>
                  <w:b/>
                </w:rPr>
                <w:delText>3</w:delText>
              </w:r>
            </w:del>
            <w:ins w:id="9136" w:author="Zhang, Carol (MSHA)" w:date="2019-08-30T08:55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37" w:author="Zhang, Carol (MSHA)" w:date="2019-08-30T08:55:00Z">
              <w:r>
                <w:rPr>
                  <w:rFonts w:hint="eastAsia"/>
                  <w:b/>
                </w:rPr>
                <w:t xml:space="preserve">Primary Dose 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38" w:author="Zhang, Carol (MSHA)" w:date="2019-08-30T08:55:00Z">
              <w:r w:rsidR="00321EB7" w:rsidDel="009B7484">
                <w:rPr>
                  <w:rFonts w:hint="eastAsia"/>
                  <w:b/>
                </w:rPr>
                <w:delText xml:space="preserve">Primary </w:delText>
              </w:r>
              <w:r w:rsidR="00321EB7" w:rsidDel="009B7484">
                <w:rPr>
                  <w:b/>
                </w:rPr>
                <w:delText>Rate (</w:delText>
              </w:r>
              <w:r w:rsidR="00321EB7" w:rsidDel="009B7484">
                <w:rPr>
                  <w:rFonts w:hint="eastAsia"/>
                  <w:b/>
                </w:rPr>
                <w:delText>byte 4</w:delText>
              </w:r>
              <w:r w:rsidR="00321EB7" w:rsidDel="009B7484">
                <w:rPr>
                  <w:b/>
                </w:rPr>
                <w:delText>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9139" w:author="Zhang, Carol (MSHA)" w:date="2019-08-30T08:55:00Z">
              <w:r w:rsidDel="009B7484">
                <w:rPr>
                  <w:b/>
                </w:rPr>
                <w:delText>1</w:delText>
              </w:r>
            </w:del>
            <w:ins w:id="9140" w:author="Zhang, Carol (MSHA)" w:date="2019-08-30T08:55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9141" w:author="Zhang, Carol (MSHA)" w:date="2019-08-30T08:55:00Z">
              <w:r w:rsidDel="009B7484">
                <w:rPr>
                  <w:rFonts w:hint="eastAsia"/>
                  <w:b/>
                </w:rPr>
                <w:delText>2</w:delText>
              </w:r>
            </w:del>
            <w:ins w:id="9142" w:author="Zhang, Carol (MSHA)" w:date="2019-08-30T08:55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43" w:author="Zhang, Carol (MSHA)" w:date="2019-08-30T08:55:00Z">
              <w:r w:rsidDel="009B7484">
                <w:rPr>
                  <w:rFonts w:hint="eastAsia"/>
                  <w:b/>
                </w:rPr>
                <w:delText>3</w:delText>
              </w:r>
            </w:del>
            <w:ins w:id="9144" w:author="Zhang, Carol (MSHA)" w:date="2019-08-30T08:55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45" w:author="Zhang, Carol (MSHA)" w:date="2019-08-30T08:55:00Z">
              <w:r>
                <w:rPr>
                  <w:rFonts w:hint="eastAsia"/>
                  <w:b/>
                </w:rPr>
                <w:t>Primary Weight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46" w:author="Zhang, Carol (MSHA)" w:date="2019-08-30T08:55:00Z">
              <w:r w:rsidR="00321EB7" w:rsidDel="009B7484">
                <w:rPr>
                  <w:rFonts w:hint="eastAsia"/>
                  <w:b/>
                </w:rPr>
                <w:delText>Primary Dose</w:delText>
              </w:r>
              <w:r w:rsidR="00321EB7" w:rsidDel="009B7484">
                <w:rPr>
                  <w:b/>
                </w:rPr>
                <w:delText xml:space="preserve"> (</w:delText>
              </w:r>
              <w:r w:rsidR="00321EB7" w:rsidDel="009B7484">
                <w:rPr>
                  <w:rFonts w:hint="eastAsia"/>
                  <w:b/>
                </w:rPr>
                <w:delText>byte 4</w:delText>
              </w:r>
              <w:r w:rsidR="00321EB7" w:rsidDel="009B7484">
                <w:rPr>
                  <w:b/>
                </w:rPr>
                <w:delText>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9B7484">
            <w:pPr>
              <w:jc w:val="center"/>
              <w:rPr>
                <w:b/>
              </w:rPr>
            </w:pPr>
            <w:ins w:id="9147" w:author="Zhang, Carol (MSHA)" w:date="2019-08-30T08:56:00Z">
              <w:r>
                <w:rPr>
                  <w:rFonts w:hint="eastAsia"/>
                  <w:b/>
                </w:rPr>
                <w:t>Primary Weight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2)</w:t>
              </w:r>
            </w:ins>
            <w:del w:id="9148" w:author="Zhang, Carol (MSHA)" w:date="2019-08-30T08:55:00Z">
              <w:r w:rsidR="00321EB7" w:rsidDel="009B7484">
                <w:rPr>
                  <w:rFonts w:hint="eastAsia"/>
                  <w:b/>
                </w:rPr>
                <w:delText>Primary Weight</w:delText>
              </w:r>
              <w:r w:rsidR="00321EB7" w:rsidDel="009B7484">
                <w:rPr>
                  <w:b/>
                </w:rPr>
                <w:delText xml:space="preserve"> (</w:delText>
              </w:r>
              <w:r w:rsidR="00321EB7" w:rsidDel="009B7484">
                <w:rPr>
                  <w:rFonts w:hint="eastAsia"/>
                  <w:b/>
                </w:rPr>
                <w:delText xml:space="preserve">byte </w:delText>
              </w:r>
              <w:r w:rsidR="00321EB7" w:rsidDel="009B7484">
                <w:rPr>
                  <w:b/>
                </w:rPr>
                <w:delText>1)</w:delText>
              </w:r>
            </w:del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49" w:author="Zhang, Carol (MSHA)" w:date="2019-08-30T08:56:00Z">
              <w:r w:rsidDel="009B7484">
                <w:rPr>
                  <w:rFonts w:hint="eastAsia"/>
                  <w:b/>
                </w:rPr>
                <w:delText>2</w:delText>
              </w:r>
            </w:del>
            <w:ins w:id="9150" w:author="Zhang, Carol (MSHA)" w:date="2019-08-30T08:56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51" w:author="Zhang, Carol (MSHA)" w:date="2019-08-30T08:56:00Z">
              <w:r w:rsidDel="009B7484">
                <w:rPr>
                  <w:rFonts w:hint="eastAsia"/>
                  <w:b/>
                </w:rPr>
                <w:delText>3</w:delText>
              </w:r>
            </w:del>
            <w:ins w:id="9152" w:author="Zhang, Carol (MSHA)" w:date="2019-08-30T08:56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53" w:author="Zhang, Carol (MSHA)" w:date="2019-08-30T08:56:00Z">
              <w:r>
                <w:rPr>
                  <w:rFonts w:hint="eastAsia"/>
                  <w:b/>
                </w:rPr>
                <w:t>Primary Drug</w:t>
              </w:r>
              <w:r>
                <w:rPr>
                  <w:b/>
                </w:rPr>
                <w:t xml:space="preserve"> </w:t>
              </w:r>
              <w:r>
                <w:rPr>
                  <w:rFonts w:hint="eastAsia"/>
                  <w:b/>
                </w:rPr>
                <w:t>Mass</w:t>
              </w:r>
              <w:r>
                <w:rPr>
                  <w:b/>
                </w:rPr>
                <w:t xml:space="preserve">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54" w:author="Zhang, Carol (MSHA)" w:date="2019-08-30T08:56:00Z">
              <w:r w:rsidR="00321EB7" w:rsidDel="009B7484">
                <w:rPr>
                  <w:rFonts w:hint="eastAsia"/>
                  <w:b/>
                </w:rPr>
                <w:delText>Primary Weight</w:delText>
              </w:r>
              <w:r w:rsidR="00321EB7" w:rsidDel="009B7484">
                <w:rPr>
                  <w:b/>
                </w:rPr>
                <w:delText xml:space="preserve"> (</w:delText>
              </w:r>
              <w:r w:rsidR="00321EB7" w:rsidDel="009B7484">
                <w:rPr>
                  <w:rFonts w:hint="eastAsia"/>
                  <w:b/>
                </w:rPr>
                <w:delText>byte 4</w:delText>
              </w:r>
              <w:r w:rsidR="00321EB7" w:rsidDel="009B7484">
                <w:rPr>
                  <w:b/>
                </w:rPr>
                <w:delText>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Drug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Mass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55" w:author="Zhang, Carol (MSHA)" w:date="2019-08-30T08:56:00Z">
              <w:r w:rsidDel="009B7484">
                <w:rPr>
                  <w:b/>
                </w:rPr>
                <w:delText>1</w:delText>
              </w:r>
            </w:del>
            <w:ins w:id="9156" w:author="Zhang, Carol (MSHA)" w:date="2019-08-30T08:56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Drug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Mass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57" w:author="Zhang, Carol (MSHA)" w:date="2019-08-30T08:56:00Z">
              <w:r w:rsidDel="009B7484">
                <w:rPr>
                  <w:rFonts w:hint="eastAsia"/>
                  <w:b/>
                </w:rPr>
                <w:delText>2</w:delText>
              </w:r>
            </w:del>
            <w:ins w:id="9158" w:author="Zhang, Carol (MSHA)" w:date="2019-08-30T08:56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Drug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Mass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59" w:author="Zhang, Carol (MSHA)" w:date="2019-08-30T08:56:00Z">
              <w:r w:rsidDel="009B7484">
                <w:rPr>
                  <w:rFonts w:hint="eastAsia"/>
                  <w:b/>
                </w:rPr>
                <w:delText>3</w:delText>
              </w:r>
            </w:del>
            <w:ins w:id="9160" w:author="Zhang, Carol (MSHA)" w:date="2019-08-30T08:56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61" w:author="Zhang, Carol (MSHA)" w:date="2019-08-30T08:56:00Z">
              <w:r>
                <w:rPr>
                  <w:rFonts w:hint="eastAsia"/>
                  <w:b/>
                </w:rPr>
                <w:t xml:space="preserve">Primary Volume </w:t>
              </w:r>
              <w:r>
                <w:rPr>
                  <w:b/>
                </w:rPr>
                <w:t>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62" w:author="Zhang, Carol (MSHA)" w:date="2019-08-30T08:56:00Z">
              <w:r w:rsidR="00321EB7" w:rsidDel="009B7484">
                <w:rPr>
                  <w:rFonts w:hint="eastAsia"/>
                  <w:b/>
                </w:rPr>
                <w:delText>Primary Drug</w:delText>
              </w:r>
              <w:r w:rsidR="00321EB7" w:rsidDel="009B7484">
                <w:rPr>
                  <w:b/>
                </w:rPr>
                <w:delText xml:space="preserve"> </w:delText>
              </w:r>
              <w:r w:rsidR="00321EB7" w:rsidDel="009B7484">
                <w:rPr>
                  <w:rFonts w:hint="eastAsia"/>
                  <w:b/>
                </w:rPr>
                <w:delText>Mass</w:delText>
              </w:r>
              <w:r w:rsidR="00321EB7" w:rsidDel="009B7484">
                <w:rPr>
                  <w:b/>
                </w:rPr>
                <w:delText xml:space="preserve"> (</w:delText>
              </w:r>
              <w:r w:rsidR="00321EB7" w:rsidDel="009B7484">
                <w:rPr>
                  <w:rFonts w:hint="eastAsia"/>
                  <w:b/>
                </w:rPr>
                <w:delText>byte 4</w:delText>
              </w:r>
              <w:r w:rsidR="00321EB7" w:rsidDel="009B7484">
                <w:rPr>
                  <w:b/>
                </w:rPr>
                <w:delText>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9163" w:author="Zhang, Carol (MSHA)" w:date="2019-08-30T08:56:00Z">
              <w:r w:rsidDel="009B7484">
                <w:rPr>
                  <w:b/>
                </w:rPr>
                <w:delText>1</w:delText>
              </w:r>
            </w:del>
            <w:ins w:id="9164" w:author="Zhang, Carol (MSHA)" w:date="2019-08-30T08:56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Primary 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del w:id="9165" w:author="Zhang, Carol (MSHA)" w:date="2019-08-30T08:56:00Z">
              <w:r w:rsidDel="009B7484">
                <w:rPr>
                  <w:b/>
                </w:rPr>
                <w:delText>2</w:delText>
              </w:r>
            </w:del>
            <w:ins w:id="9166" w:author="Zhang, Carol (MSHA)" w:date="2019-08-30T08:56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Primary 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del w:id="9167" w:author="Zhang, Carol (MSHA)" w:date="2019-08-30T08:56:00Z">
              <w:r w:rsidDel="009B7484">
                <w:rPr>
                  <w:b/>
                </w:rPr>
                <w:delText>3</w:delText>
              </w:r>
            </w:del>
            <w:ins w:id="9168" w:author="Zhang, Carol (MSHA)" w:date="2019-08-30T08:56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9B7484" w:rsidP="00321EB7">
            <w:pPr>
              <w:jc w:val="center"/>
              <w:rPr>
                <w:b/>
              </w:rPr>
            </w:pPr>
            <w:ins w:id="9169" w:author="Zhang, Carol (MSHA)" w:date="2019-08-30T08:56:00Z">
              <w:r>
                <w:rPr>
                  <w:b/>
                </w:rPr>
                <w:t>KVO Rate (</w:t>
              </w:r>
              <w:r>
                <w:rPr>
                  <w:rFonts w:hint="eastAsia"/>
                  <w:b/>
                </w:rPr>
                <w:t xml:space="preserve">byte </w:t>
              </w:r>
              <w:r>
                <w:rPr>
                  <w:b/>
                </w:rPr>
                <w:t>1)</w:t>
              </w:r>
            </w:ins>
            <w:del w:id="9170" w:author="Zhang, Carol (MSHA)" w:date="2019-08-30T08:56:00Z">
              <w:r w:rsidR="00321EB7" w:rsidDel="009B7484">
                <w:rPr>
                  <w:rFonts w:hint="eastAsia"/>
                  <w:b/>
                </w:rPr>
                <w:delText>Primary Volume</w:delText>
              </w:r>
              <w:r w:rsidR="00321EB7" w:rsidDel="009B7484">
                <w:rPr>
                  <w:b/>
                </w:rPr>
                <w:delText xml:space="preserve"> (</w:delText>
              </w:r>
              <w:r w:rsidR="00321EB7" w:rsidDel="009B7484">
                <w:rPr>
                  <w:rFonts w:hint="eastAsia"/>
                  <w:b/>
                </w:rPr>
                <w:delText xml:space="preserve">byte </w:delText>
              </w:r>
              <w:r w:rsidR="00321EB7" w:rsidDel="009B7484">
                <w:rPr>
                  <w:b/>
                </w:rPr>
                <w:delText>4)</w:delText>
              </w:r>
            </w:del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Pr="00E70E77" w:rsidRDefault="00321EB7">
            <w:pPr>
              <w:jc w:val="center"/>
              <w:rPr>
                <w:rStyle w:val="a9"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9171" w:author="Zhang, Carol (MSHA)" w:date="2019-08-30T08:56:00Z">
              <w:r w:rsidDel="009B7484">
                <w:rPr>
                  <w:b/>
                </w:rPr>
                <w:delText>1</w:delText>
              </w:r>
            </w:del>
            <w:ins w:id="9172" w:author="Zhang, Carol (MSHA)" w:date="2019-08-30T08:56:00Z">
              <w:r w:rsidR="009B7484">
                <w:rPr>
                  <w:b/>
                </w:rPr>
                <w:t>2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>
            <w:pPr>
              <w:jc w:val="center"/>
              <w:rPr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9173" w:author="Zhang, Carol (MSHA)" w:date="2019-08-30T08:56:00Z">
              <w:r w:rsidDel="009B7484">
                <w:rPr>
                  <w:rFonts w:hint="eastAsia"/>
                  <w:b/>
                </w:rPr>
                <w:delText>2</w:delText>
              </w:r>
            </w:del>
            <w:ins w:id="9174" w:author="Zhang, Carol (MSHA)" w:date="2019-08-30T08:56:00Z">
              <w:r w:rsidR="009B7484">
                <w:rPr>
                  <w:b/>
                </w:rPr>
                <w:t>3</w:t>
              </w:r>
            </w:ins>
            <w:r>
              <w:rPr>
                <w:b/>
              </w:rPr>
              <w:t>)</w:t>
            </w:r>
          </w:p>
        </w:tc>
      </w:tr>
      <w:tr w:rsidR="00321EB7" w:rsidTr="00F7069B">
        <w:trPr>
          <w:jc w:val="center"/>
        </w:trPr>
        <w:tc>
          <w:tcPr>
            <w:tcW w:w="3996" w:type="dxa"/>
            <w:gridSpan w:val="9"/>
          </w:tcPr>
          <w:p w:rsidR="00321EB7" w:rsidRPr="00E70E77" w:rsidRDefault="00321EB7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KVO Rate (</w:t>
            </w:r>
            <w:r>
              <w:rPr>
                <w:rFonts w:hint="eastAsia"/>
                <w:b/>
              </w:rPr>
              <w:t xml:space="preserve">byte </w:t>
            </w:r>
            <w:del w:id="9175" w:author="Zhang, Carol (MSHA)" w:date="2019-08-30T08:56:00Z">
              <w:r w:rsidDel="009B7484">
                <w:rPr>
                  <w:rFonts w:hint="eastAsia"/>
                  <w:b/>
                </w:rPr>
                <w:delText>3</w:delText>
              </w:r>
            </w:del>
            <w:ins w:id="9176" w:author="Zhang, Carol (MSHA)" w:date="2019-08-30T08:56:00Z">
              <w:r w:rsidR="009B7484">
                <w:rPr>
                  <w:b/>
                </w:rPr>
                <w:t>4</w:t>
              </w:r>
            </w:ins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1EB7" w:rsidRDefault="00321EB7" w:rsidP="00321EB7">
            <w:pPr>
              <w:jc w:val="center"/>
              <w:rPr>
                <w:b/>
              </w:rPr>
            </w:pPr>
            <w:del w:id="9177" w:author="Zhang, Carol (MSHA)" w:date="2019-08-30T08:56:00Z">
              <w:r w:rsidDel="009B7484">
                <w:rPr>
                  <w:b/>
                </w:rPr>
                <w:delText>KVO Rate (</w:delText>
              </w:r>
              <w:r w:rsidDel="009B7484">
                <w:rPr>
                  <w:rFonts w:hint="eastAsia"/>
                  <w:b/>
                </w:rPr>
                <w:delText>byte 4</w:delText>
              </w:r>
              <w:r w:rsidDel="009B7484">
                <w:rPr>
                  <w:b/>
                </w:rPr>
                <w:delText>)</w:delText>
              </w:r>
            </w:del>
          </w:p>
        </w:tc>
      </w:tr>
    </w:tbl>
    <w:p w:rsidR="00DD5732" w:rsidDel="0007073D" w:rsidRDefault="00DD5732" w:rsidP="002D56AA">
      <w:pPr>
        <w:rPr>
          <w:del w:id="9178" w:author="Zhang, Carol (MSHA)" w:date="2019-08-27T16:18:00Z"/>
        </w:rPr>
      </w:pPr>
    </w:p>
    <w:p w:rsidR="00DD5732" w:rsidDel="0007073D" w:rsidRDefault="00DD5732" w:rsidP="002D56AA">
      <w:pPr>
        <w:rPr>
          <w:del w:id="9179" w:author="Zhang, Carol (MSHA)" w:date="2019-08-27T16:18:00Z"/>
        </w:rPr>
      </w:pPr>
    </w:p>
    <w:p w:rsidR="00DD5732" w:rsidDel="0007073D" w:rsidRDefault="00DD5732" w:rsidP="002D56AA">
      <w:pPr>
        <w:rPr>
          <w:del w:id="9180" w:author="Zhang, Carol (MSHA)" w:date="2019-08-27T16:18:00Z"/>
        </w:rPr>
      </w:pPr>
    </w:p>
    <w:p w:rsidR="00DD5732" w:rsidRDefault="00DD5732" w:rsidP="002D56AA"/>
    <w:p w:rsidR="00195274" w:rsidRDefault="00195274" w:rsidP="00195274">
      <w:pPr>
        <w:pStyle w:val="2"/>
        <w:numPr>
          <w:ilvl w:val="1"/>
          <w:numId w:val="5"/>
        </w:numPr>
      </w:pPr>
      <w:bookmarkStart w:id="9181" w:name="_Ref509837467"/>
      <w:r>
        <w:t>G</w:t>
      </w:r>
      <w:r w:rsidRPr="00AD33B6">
        <w:t>ET_</w:t>
      </w:r>
      <w:r>
        <w:t>SYSTEM_STATUS</w:t>
      </w:r>
      <w:bookmarkEnd w:id="9181"/>
    </w:p>
    <w:p w:rsidR="00EF67BE" w:rsidRDefault="00EF67BE" w:rsidP="00EF67BE">
      <w:pPr>
        <w:ind w:firstLine="420"/>
        <w:rPr>
          <w:ins w:id="9182" w:author="Zhang, Carol (MSHA)" w:date="2019-08-27T16:18:00Z"/>
        </w:rPr>
      </w:pPr>
      <w:r>
        <w:rPr>
          <w:rFonts w:hint="eastAsia"/>
        </w:rPr>
        <w:t>查询当前</w:t>
      </w:r>
      <w:ins w:id="9183" w:author="Zhang, Carol (MSHA)" w:date="2019-08-27T16:18:00Z">
        <w:r w:rsidR="0007073D">
          <w:rPr>
            <w:rFonts w:hint="eastAsia"/>
          </w:rPr>
          <w:t>泵</w:t>
        </w:r>
      </w:ins>
      <w:r>
        <w:rPr>
          <w:rFonts w:hint="eastAsia"/>
        </w:rPr>
        <w:t>系统状态</w:t>
      </w:r>
      <w:del w:id="9184" w:author="Zhang, Carol (MSHA)" w:date="2019-08-27T16:18:00Z">
        <w:r w:rsidDel="0007073D">
          <w:rPr>
            <w:rFonts w:hint="eastAsia"/>
          </w:rPr>
          <w:delText>，命令包含字段如下</w:delText>
        </w:r>
        <w:r w:rsidRPr="003945BF" w:rsidDel="0007073D">
          <w:rPr>
            <w:rFonts w:hint="eastAsia"/>
          </w:rPr>
          <w:delText>：</w:delText>
        </w:r>
      </w:del>
      <w:ins w:id="9185" w:author="Zhang, Carol (MSHA)" w:date="2019-08-27T16:18:00Z">
        <w:r w:rsidR="0007073D">
          <w:rPr>
            <w:rFonts w:hint="eastAsia"/>
          </w:rPr>
          <w:t>。</w:t>
        </w:r>
      </w:ins>
    </w:p>
    <w:p w:rsidR="0007073D" w:rsidRPr="003945BF" w:rsidRDefault="0007073D" w:rsidP="00EF67BE">
      <w:pPr>
        <w:ind w:firstLine="420"/>
      </w:pPr>
      <w:ins w:id="9186" w:author="Zhang, Carol (MSHA)" w:date="2019-08-27T16:18:00Z">
        <w:r>
          <w:rPr>
            <w:rFonts w:hint="eastAsia"/>
          </w:rPr>
          <w:t>Get the pump system status.</w:t>
        </w:r>
      </w:ins>
    </w:p>
    <w:p w:rsidR="00EF67BE" w:rsidRDefault="00EF67BE" w:rsidP="00EF67B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F67BE" w:rsidRDefault="00EF67BE" w:rsidP="00EF67BE">
      <w:pPr>
        <w:pStyle w:val="a7"/>
        <w:ind w:left="840" w:firstLineChars="0" w:firstLine="0"/>
        <w:rPr>
          <w:ins w:id="9187" w:author="Zhang, Carol (MSHA)" w:date="2019-08-27T16:19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7073D" w:rsidRDefault="0007073D" w:rsidP="00EF67BE">
      <w:pPr>
        <w:pStyle w:val="a7"/>
        <w:ind w:left="840" w:firstLineChars="0" w:firstLine="0"/>
      </w:pPr>
      <w:ins w:id="9188" w:author="Zhang, Carol (MSHA)" w:date="2019-08-27T16:19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EF67BE" w:rsidRDefault="00EF67BE" w:rsidP="00EF67B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7073D" w:rsidRDefault="00EF67BE" w:rsidP="00EF67BE">
      <w:pPr>
        <w:pStyle w:val="a7"/>
        <w:ind w:left="840" w:firstLineChars="0" w:firstLine="0"/>
        <w:rPr>
          <w:ins w:id="9189" w:author="Zhang, Carol (MSHA)" w:date="2019-08-27T16:19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个自定义字段，</w:t>
      </w:r>
      <w:r>
        <w:t>包含</w:t>
      </w:r>
      <w:ins w:id="9190" w:author="Zhang, Carol (MSHA)" w:date="2019-08-27T16:19:00Z">
        <w:r w:rsidR="0007073D">
          <w:rPr>
            <w:rFonts w:hint="eastAsia"/>
          </w:rPr>
          <w:t>泵的运行状态</w:t>
        </w:r>
      </w:ins>
    </w:p>
    <w:p w:rsidR="00EF67BE" w:rsidRPr="00A16D0F" w:rsidRDefault="0007073D" w:rsidP="00EF67BE">
      <w:pPr>
        <w:pStyle w:val="a7"/>
        <w:ind w:left="840" w:firstLineChars="0" w:firstLine="0"/>
      </w:pPr>
      <w:ins w:id="9191" w:author="Zhang, Carol (MSHA)" w:date="2019-08-27T16:19:00Z">
        <w:r>
          <w:t>Normal return: The pump returns a custom field</w:t>
        </w:r>
      </w:ins>
      <w:ins w:id="9192" w:author="Zhang, Carol (MSHA)" w:date="2019-08-28T09:20:00Z">
        <w:r w:rsidR="00752BD5">
          <w:rPr>
            <w:rFonts w:hint="eastAsia"/>
          </w:rPr>
          <w:t>,</w:t>
        </w:r>
        <w:r w:rsidR="00752BD5">
          <w:t xml:space="preserve"> </w:t>
        </w:r>
      </w:ins>
      <w:ins w:id="9193" w:author="Zhang, Carol (MSHA)" w:date="2019-08-27T16:19:00Z">
        <w:r>
          <w:rPr>
            <w:rFonts w:hint="eastAsia"/>
          </w:rPr>
          <w:t>including</w:t>
        </w:r>
        <w:r>
          <w:t xml:space="preserve"> the</w:t>
        </w:r>
        <w:r>
          <w:rPr>
            <w:rFonts w:hint="eastAsia"/>
          </w:rPr>
          <w:t xml:space="preserve"> pump</w:t>
        </w:r>
        <w:r>
          <w:t xml:space="preserve"> system status.</w:t>
        </w:r>
      </w:ins>
      <w:del w:id="9194" w:author="Zhang, Carol (MSHA)" w:date="2019-08-27T16:19:00Z">
        <w:r w:rsidR="00EF67BE" w:rsidDel="0007073D">
          <w:rPr>
            <w:rFonts w:hint="eastAsia"/>
          </w:rPr>
          <w:delText>4</w:delText>
        </w:r>
        <w:r w:rsidR="00EF67BE" w:rsidDel="0007073D">
          <w:rPr>
            <w:rFonts w:hint="eastAsia"/>
          </w:rPr>
          <w:delText>个字节的数字密码</w:delText>
        </w:r>
      </w:del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EF67BE" w:rsidRPr="00513A48" w:rsidTr="00AA24B9"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17295A" w:rsidRDefault="00EF67BE" w:rsidP="00AA24B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F67BE" w:rsidRPr="00513A48" w:rsidRDefault="00EF67BE" w:rsidP="00AA24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F67BE" w:rsidTr="00AA24B9">
        <w:tc>
          <w:tcPr>
            <w:tcW w:w="7992" w:type="dxa"/>
            <w:gridSpan w:val="16"/>
          </w:tcPr>
          <w:p w:rsidR="00EF67BE" w:rsidRDefault="0007073D" w:rsidP="00AA24B9">
            <w:pPr>
              <w:jc w:val="center"/>
              <w:rPr>
                <w:b/>
              </w:rPr>
            </w:pPr>
            <w:ins w:id="9195" w:author="Zhang, Carol (MSHA)" w:date="2019-08-27T16:20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71D45" w:rsidRPr="00A32854">
              <w:rPr>
                <w:rFonts w:hint="eastAsia"/>
                <w:b/>
              </w:rPr>
              <w:t>0</w:t>
            </w:r>
            <w:r w:rsidR="00C71D45" w:rsidRPr="00A32854">
              <w:rPr>
                <w:b/>
              </w:rPr>
              <w:t>x0001</w:t>
            </w:r>
          </w:p>
        </w:tc>
      </w:tr>
      <w:tr w:rsidR="00EF67BE" w:rsidTr="00AA24B9">
        <w:tc>
          <w:tcPr>
            <w:tcW w:w="7992" w:type="dxa"/>
            <w:gridSpan w:val="16"/>
          </w:tcPr>
          <w:p w:rsidR="00EF67BE" w:rsidRDefault="00406DC9" w:rsidP="00AA24B9">
            <w:pPr>
              <w:jc w:val="center"/>
              <w:rPr>
                <w:b/>
              </w:rPr>
            </w:pPr>
            <w:ins w:id="9196" w:author="Zhang, Carol (MSHA)" w:date="2019-08-27T09:14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197" w:author="Zhang, Carol (MSHA)" w:date="2019-08-27T09:14:00Z">
              <w:r w:rsidR="00C71D45" w:rsidDel="00406DC9">
                <w:rPr>
                  <w:rFonts w:hint="eastAsia"/>
                  <w:b/>
                </w:rPr>
                <w:delText>数据长度</w:delText>
              </w:r>
              <w:r w:rsidR="00C71D45" w:rsidDel="00406DC9">
                <w:rPr>
                  <w:rFonts w:hint="eastAsia"/>
                  <w:b/>
                </w:rPr>
                <w:delText>=</w:delText>
              </w:r>
            </w:del>
            <w:r w:rsidR="00EF67BE">
              <w:rPr>
                <w:rFonts w:hint="eastAsia"/>
                <w:b/>
              </w:rPr>
              <w:t>0x00</w:t>
            </w:r>
            <w:r w:rsidR="00EF67BE">
              <w:rPr>
                <w:b/>
              </w:rPr>
              <w:t>01</w:t>
            </w:r>
          </w:p>
        </w:tc>
      </w:tr>
      <w:tr w:rsidR="00EF67BE" w:rsidTr="00AA24B9">
        <w:tc>
          <w:tcPr>
            <w:tcW w:w="7992" w:type="dxa"/>
            <w:gridSpan w:val="16"/>
          </w:tcPr>
          <w:p w:rsidR="00EF67BE" w:rsidRDefault="00ED3081" w:rsidP="00AA24B9">
            <w:pPr>
              <w:jc w:val="center"/>
              <w:rPr>
                <w:b/>
              </w:rPr>
            </w:pPr>
            <w:r w:rsidRPr="00ED3081">
              <w:rPr>
                <w:color w:val="0000FF"/>
                <w:u w:val="single"/>
              </w:rPr>
              <w:fldChar w:fldCharType="begin"/>
            </w:r>
            <w:r w:rsidRPr="00ED3081">
              <w:rPr>
                <w:color w:val="0000FF"/>
                <w:u w:val="single"/>
              </w:rPr>
              <w:instrText xml:space="preserve"> REF _Ref509837603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D3081">
              <w:rPr>
                <w:color w:val="0000FF"/>
                <w:u w:val="single"/>
              </w:rPr>
            </w:r>
            <w:r w:rsidRPr="00ED3081">
              <w:rPr>
                <w:color w:val="0000FF"/>
                <w:u w:val="single"/>
              </w:rPr>
              <w:fldChar w:fldCharType="separate"/>
            </w:r>
            <w:ins w:id="9198" w:author="Zhang, Carol (MSHA)" w:date="2019-12-11T16:14:00Z">
              <w:r w:rsidR="00B2321A" w:rsidRPr="00B2321A">
                <w:rPr>
                  <w:color w:val="0000FF"/>
                  <w:u w:val="single"/>
                  <w:rPrChange w:id="9199" w:author="Zhang, Carol (MSHA)" w:date="2019-12-11T16:14:00Z">
                    <w:rPr/>
                  </w:rPrChange>
                </w:rPr>
                <w:t>System Status</w:t>
              </w:r>
            </w:ins>
            <w:del w:id="920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System Status</w:delText>
              </w:r>
            </w:del>
            <w:r w:rsidRPr="00ED3081">
              <w:rPr>
                <w:color w:val="0000FF"/>
                <w:u w:val="single"/>
              </w:rPr>
              <w:fldChar w:fldCharType="end"/>
            </w:r>
          </w:p>
        </w:tc>
      </w:tr>
    </w:tbl>
    <w:p w:rsidR="00C23C12" w:rsidRDefault="00C23C12" w:rsidP="00C23C12">
      <w:pPr>
        <w:pStyle w:val="a7"/>
        <w:ind w:left="840" w:firstLineChars="0" w:firstLine="0"/>
      </w:pPr>
    </w:p>
    <w:p w:rsidR="00C23C12" w:rsidRDefault="00C23C12" w:rsidP="00C23C12">
      <w:pPr>
        <w:pStyle w:val="2"/>
        <w:numPr>
          <w:ilvl w:val="1"/>
          <w:numId w:val="5"/>
        </w:numPr>
      </w:pPr>
      <w:bookmarkStart w:id="9201" w:name="_Ref512441188"/>
      <w:r>
        <w:lastRenderedPageBreak/>
        <w:t>GET_BRAND_COUNT</w:t>
      </w:r>
      <w:bookmarkEnd w:id="9201"/>
    </w:p>
    <w:p w:rsidR="00C23C12" w:rsidRDefault="00C23C12" w:rsidP="00C23C12">
      <w:pPr>
        <w:rPr>
          <w:ins w:id="9202" w:author="Zhang, Carol (MSHA)" w:date="2019-08-27T16:22:00Z"/>
        </w:rPr>
      </w:pPr>
      <w:r>
        <w:rPr>
          <w:rFonts w:hint="eastAsia"/>
        </w:rPr>
        <w:t>获取品牌数量</w:t>
      </w:r>
      <w:r>
        <w:rPr>
          <w:rFonts w:hint="eastAsia"/>
        </w:rPr>
        <w:t>,</w:t>
      </w:r>
      <w:r>
        <w:rPr>
          <w:rFonts w:hint="eastAsia"/>
        </w:rPr>
        <w:t>包括</w:t>
      </w:r>
      <w:r w:rsidR="00C71D45">
        <w:rPr>
          <w:rFonts w:hint="eastAsia"/>
        </w:rPr>
        <w:t>预设</w:t>
      </w:r>
      <w:r>
        <w:rPr>
          <w:rFonts w:hint="eastAsia"/>
        </w:rPr>
        <w:t>品牌和自定义品牌</w:t>
      </w:r>
      <w:ins w:id="9203" w:author="Zhang, Carol (MSHA)" w:date="2019-08-27T16:30:00Z">
        <w:r w:rsidR="004E005A">
          <w:rPr>
            <w:rFonts w:hint="eastAsia"/>
          </w:rPr>
          <w:t>。</w:t>
        </w:r>
      </w:ins>
    </w:p>
    <w:p w:rsidR="004E005A" w:rsidRDefault="004E005A" w:rsidP="00C23C12">
      <w:ins w:id="9204" w:author="Zhang, Carol (MSHA)" w:date="2019-08-27T16:22:00Z">
        <w:r>
          <w:rPr>
            <w:rFonts w:hint="eastAsia"/>
          </w:rPr>
          <w:t xml:space="preserve">Get the </w:t>
        </w:r>
        <w:r>
          <w:t xml:space="preserve">brand count, including the </w:t>
        </w:r>
      </w:ins>
      <w:ins w:id="9205" w:author="Zhang, Carol (MSHA)" w:date="2019-08-27T16:29:00Z">
        <w:r>
          <w:rPr>
            <w:rFonts w:hint="eastAsia"/>
          </w:rPr>
          <w:t>preset</w:t>
        </w:r>
      </w:ins>
      <w:ins w:id="9206" w:author="Zhang, Carol (MSHA)" w:date="2019-08-27T16:30:00Z">
        <w:r>
          <w:t xml:space="preserve"> brands </w:t>
        </w:r>
      </w:ins>
      <w:ins w:id="9207" w:author="Zhang, Carol (MSHA)" w:date="2019-08-27T16:31:00Z">
        <w:r w:rsidR="00E96CF3">
          <w:t xml:space="preserve">count </w:t>
        </w:r>
      </w:ins>
      <w:ins w:id="9208" w:author="Zhang, Carol (MSHA)" w:date="2019-08-27T16:30:00Z">
        <w:r>
          <w:t>and custom brands</w:t>
        </w:r>
      </w:ins>
      <w:ins w:id="9209" w:author="Zhang, Carol (MSHA)" w:date="2019-08-27T16:32:00Z">
        <w:r w:rsidR="00E96CF3">
          <w:t xml:space="preserve"> count</w:t>
        </w:r>
      </w:ins>
      <w:ins w:id="9210" w:author="Zhang, Carol (MSHA)" w:date="2019-08-27T16:30:00Z">
        <w:r>
          <w:t>.</w:t>
        </w:r>
      </w:ins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23C12" w:rsidRDefault="00C23C12" w:rsidP="00C23C12">
      <w:pPr>
        <w:pStyle w:val="a7"/>
        <w:ind w:left="840" w:firstLineChars="0" w:firstLine="0"/>
        <w:rPr>
          <w:ins w:id="9211" w:author="Zhang, Carol (MSHA)" w:date="2019-08-27T16:30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4E005A" w:rsidRDefault="004E005A" w:rsidP="00C23C12">
      <w:pPr>
        <w:pStyle w:val="a7"/>
        <w:ind w:left="840" w:firstLineChars="0" w:firstLine="0"/>
      </w:pPr>
      <w:ins w:id="9212" w:author="Zhang, Carol (MSHA)" w:date="2019-08-27T16:30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  <w:r>
          <w:t>.</w:t>
        </w:r>
      </w:ins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23C12" w:rsidRDefault="00C23C12" w:rsidP="00C23C12">
      <w:pPr>
        <w:pStyle w:val="a7"/>
        <w:ind w:left="840" w:firstLineChars="0" w:firstLine="0"/>
        <w:rPr>
          <w:ins w:id="9213" w:author="Zhang, Carol (MSHA)" w:date="2019-08-27T16:31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EB1944">
        <w:rPr>
          <w:rFonts w:hint="eastAsia"/>
        </w:rPr>
        <w:t>所有品牌的数量</w:t>
      </w:r>
      <w:r w:rsidR="00EB1944">
        <w:rPr>
          <w:rFonts w:hint="eastAsia"/>
        </w:rPr>
        <w:t>,</w:t>
      </w:r>
      <w:r w:rsidR="003F4AEE">
        <w:rPr>
          <w:rFonts w:hint="eastAsia"/>
        </w:rPr>
        <w:t>预设</w:t>
      </w:r>
      <w:r>
        <w:rPr>
          <w:rFonts w:hint="eastAsia"/>
        </w:rPr>
        <w:t>品牌</w:t>
      </w:r>
      <w:r w:rsidR="003F4AEE">
        <w:rPr>
          <w:rFonts w:hint="eastAsia"/>
        </w:rPr>
        <w:t>和自定义品牌</w:t>
      </w:r>
      <w:r>
        <w:rPr>
          <w:rFonts w:hint="eastAsia"/>
        </w:rPr>
        <w:t>数量</w:t>
      </w:r>
      <w:ins w:id="9214" w:author="Zhang, Carol (MSHA)" w:date="2019-08-27T16:31:00Z">
        <w:r w:rsidR="004E005A">
          <w:rPr>
            <w:rFonts w:hint="eastAsia"/>
          </w:rPr>
          <w:t>。</w:t>
        </w:r>
      </w:ins>
    </w:p>
    <w:p w:rsidR="004E005A" w:rsidRDefault="004E005A" w:rsidP="00C23C12">
      <w:pPr>
        <w:pStyle w:val="a7"/>
        <w:ind w:left="840" w:firstLineChars="0" w:firstLine="0"/>
      </w:pPr>
      <w:ins w:id="9215" w:author="Zhang, Carol (MSHA)" w:date="2019-08-27T16:31:00Z">
        <w:r>
          <w:t>Normal return: The pump returns a custom field</w:t>
        </w:r>
      </w:ins>
      <w:ins w:id="9216" w:author="Zhang, Carol (MSHA)" w:date="2019-08-28T09:20:00Z">
        <w:r w:rsidR="00752BD5">
          <w:rPr>
            <w:rFonts w:hint="eastAsia"/>
          </w:rPr>
          <w:t>,</w:t>
        </w:r>
        <w:r w:rsidR="00752BD5">
          <w:t xml:space="preserve"> </w:t>
        </w:r>
      </w:ins>
      <w:ins w:id="9217" w:author="Zhang, Carol (MSHA)" w:date="2019-08-27T16:31:00Z">
        <w:r>
          <w:rPr>
            <w:rFonts w:hint="eastAsia"/>
          </w:rPr>
          <w:t>including</w:t>
        </w:r>
        <w:r>
          <w:t xml:space="preserve"> </w:t>
        </w:r>
      </w:ins>
      <w:ins w:id="9218" w:author="Zhang, Carol (MSHA)" w:date="2019-08-27T16:32:00Z">
        <w:r w:rsidR="00E96CF3">
          <w:t xml:space="preserve">the brands count, </w:t>
        </w:r>
      </w:ins>
      <w:ins w:id="9219" w:author="Zhang, Carol (MSHA)" w:date="2019-08-27T16:31:00Z">
        <w:r w:rsidR="00E96CF3">
          <w:t xml:space="preserve">the </w:t>
        </w:r>
        <w:r w:rsidR="00E96CF3">
          <w:rPr>
            <w:rFonts w:hint="eastAsia"/>
          </w:rPr>
          <w:t>preset</w:t>
        </w:r>
        <w:r w:rsidR="00E96CF3">
          <w:t xml:space="preserve"> brands </w:t>
        </w:r>
      </w:ins>
      <w:ins w:id="9220" w:author="Zhang, Carol (MSHA)" w:date="2019-08-27T16:32:00Z">
        <w:r w:rsidR="00E96CF3">
          <w:t xml:space="preserve">count </w:t>
        </w:r>
      </w:ins>
      <w:ins w:id="9221" w:author="Zhang, Carol (MSHA)" w:date="2019-08-27T16:31:00Z">
        <w:r w:rsidR="00E96CF3">
          <w:t>and custom brands</w:t>
        </w:r>
      </w:ins>
      <w:ins w:id="9222" w:author="Zhang, Carol (MSHA)" w:date="2019-08-27T16:32:00Z">
        <w:r w:rsidR="00E96CF3">
          <w:t xml:space="preserve"> count</w:t>
        </w:r>
      </w:ins>
      <w:ins w:id="9223" w:author="Zhang, Carol (MSHA)" w:date="2019-08-27T16:31:00Z">
        <w:r w:rsidR="00E96CF3"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23C12" w:rsidRPr="00513A48" w:rsidTr="00DF62C9"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17295A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E96CF3" w:rsidP="00DF62C9">
            <w:pPr>
              <w:jc w:val="center"/>
              <w:rPr>
                <w:b/>
              </w:rPr>
            </w:pPr>
            <w:ins w:id="9224" w:author="Zhang, Carol (MSHA)" w:date="2019-08-27T16:32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23C12" w:rsidRPr="00A32854">
              <w:rPr>
                <w:rFonts w:hint="eastAsia"/>
                <w:b/>
              </w:rPr>
              <w:t>0</w:t>
            </w:r>
            <w:r w:rsidR="00C23C12" w:rsidRPr="00A32854">
              <w:rPr>
                <w:b/>
              </w:rPr>
              <w:t>x0001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E96CF3" w:rsidP="007B20B1">
            <w:pPr>
              <w:jc w:val="center"/>
              <w:rPr>
                <w:b/>
              </w:rPr>
            </w:pPr>
            <w:ins w:id="9225" w:author="Zhang, Carol (MSHA)" w:date="2019-08-27T16:33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226" w:author="Zhang, Carol (MSHA)" w:date="2019-08-27T16:33:00Z">
              <w:r w:rsidR="00C23C12" w:rsidDel="00E96CF3">
                <w:rPr>
                  <w:rFonts w:hint="eastAsia"/>
                  <w:b/>
                </w:rPr>
                <w:delText>数据长度</w:delText>
              </w:r>
              <w:r w:rsidR="00C23C12" w:rsidDel="00E96CF3">
                <w:rPr>
                  <w:rFonts w:hint="eastAsia"/>
                  <w:b/>
                </w:rPr>
                <w:delText>=</w:delText>
              </w:r>
            </w:del>
            <w:r w:rsidR="007B20B1">
              <w:rPr>
                <w:b/>
              </w:rPr>
              <w:t>0x00</w:t>
            </w:r>
            <w:r w:rsidR="007B20B1">
              <w:rPr>
                <w:rFonts w:hint="eastAsia"/>
                <w:b/>
              </w:rPr>
              <w:t>0</w:t>
            </w:r>
            <w:r w:rsidR="007B20B1">
              <w:rPr>
                <w:b/>
              </w:rPr>
              <w:t>3</w:t>
            </w:r>
          </w:p>
        </w:tc>
      </w:tr>
      <w:tr w:rsidR="00F244EA" w:rsidTr="00DF62C9">
        <w:tc>
          <w:tcPr>
            <w:tcW w:w="3896" w:type="dxa"/>
            <w:gridSpan w:val="9"/>
          </w:tcPr>
          <w:p w:rsidR="00F244EA" w:rsidRDefault="007B20B1" w:rsidP="00DF62C9">
            <w:pPr>
              <w:jc w:val="center"/>
            </w:pPr>
            <w:r>
              <w:t xml:space="preserve">All Brand </w:t>
            </w:r>
            <w:r>
              <w:rPr>
                <w:rFonts w:hint="eastAsia"/>
              </w:rPr>
              <w:t>Count</w:t>
            </w:r>
            <w:r w:rsidDel="007B20B1">
              <w:t xml:space="preserve"> </w:t>
            </w:r>
          </w:p>
        </w:tc>
        <w:tc>
          <w:tcPr>
            <w:tcW w:w="3896" w:type="dxa"/>
            <w:gridSpan w:val="8"/>
          </w:tcPr>
          <w:p w:rsidR="00F244EA" w:rsidRDefault="007B20B1" w:rsidP="00DF62C9">
            <w:pPr>
              <w:jc w:val="center"/>
            </w:pPr>
            <w:r>
              <w:t xml:space="preserve">Preset Brand </w:t>
            </w:r>
            <w:r>
              <w:rPr>
                <w:rFonts w:hint="eastAsia"/>
              </w:rPr>
              <w:t>Count</w:t>
            </w:r>
            <w:r w:rsidDel="007B20B1">
              <w:t xml:space="preserve"> </w:t>
            </w:r>
          </w:p>
        </w:tc>
      </w:tr>
      <w:tr w:rsidR="007B20B1" w:rsidTr="00DF62C9">
        <w:tc>
          <w:tcPr>
            <w:tcW w:w="3896" w:type="dxa"/>
            <w:gridSpan w:val="9"/>
          </w:tcPr>
          <w:p w:rsidR="007B20B1" w:rsidRDefault="007B20B1" w:rsidP="00DF62C9">
            <w:pPr>
              <w:jc w:val="center"/>
            </w:pPr>
            <w:r>
              <w:t>Custom Brand Count</w:t>
            </w:r>
          </w:p>
        </w:tc>
        <w:tc>
          <w:tcPr>
            <w:tcW w:w="3896" w:type="dxa"/>
            <w:gridSpan w:val="8"/>
          </w:tcPr>
          <w:p w:rsidR="007B20B1" w:rsidRDefault="007B20B1" w:rsidP="00DF62C9">
            <w:pPr>
              <w:jc w:val="center"/>
            </w:pPr>
          </w:p>
        </w:tc>
      </w:tr>
    </w:tbl>
    <w:p w:rsidR="00C23C12" w:rsidRDefault="00C23C12" w:rsidP="00C23C12"/>
    <w:p w:rsidR="00C23C12" w:rsidRDefault="00C23C12" w:rsidP="00C23C12">
      <w:pPr>
        <w:pStyle w:val="2"/>
        <w:numPr>
          <w:ilvl w:val="1"/>
          <w:numId w:val="5"/>
        </w:numPr>
      </w:pPr>
      <w:bookmarkStart w:id="9227" w:name="_Ref512441211"/>
      <w:r>
        <w:t>GET_ALARM_COUNT</w:t>
      </w:r>
      <w:bookmarkEnd w:id="9227"/>
    </w:p>
    <w:p w:rsidR="00C23C12" w:rsidRDefault="00C23C12" w:rsidP="00C23C12">
      <w:pPr>
        <w:rPr>
          <w:ins w:id="9228" w:author="Zhang, Carol (MSHA)" w:date="2019-08-27T16:33:00Z"/>
        </w:rPr>
      </w:pPr>
      <w:r>
        <w:rPr>
          <w:rFonts w:hint="eastAsia"/>
        </w:rPr>
        <w:t>获取报警名称数量</w:t>
      </w:r>
    </w:p>
    <w:p w:rsidR="00E96CF3" w:rsidRDefault="00E96CF3" w:rsidP="00C23C12">
      <w:ins w:id="9229" w:author="Zhang, Carol (MSHA)" w:date="2019-08-27T16:33:00Z">
        <w:r>
          <w:rPr>
            <w:rFonts w:hint="eastAsia"/>
          </w:rPr>
          <w:t xml:space="preserve">Get the alarm </w:t>
        </w:r>
      </w:ins>
      <w:ins w:id="9230" w:author="Zhang, Carol (MSHA)" w:date="2019-08-27T16:36:00Z">
        <w:r>
          <w:t>count for the alarm name</w:t>
        </w:r>
      </w:ins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23C12" w:rsidRDefault="00C23C12" w:rsidP="00C23C12">
      <w:pPr>
        <w:pStyle w:val="a7"/>
        <w:ind w:left="840" w:firstLineChars="0" w:firstLine="0"/>
        <w:rPr>
          <w:ins w:id="9231" w:author="Zhang, Carol (MSHA)" w:date="2019-08-27T16:37:00Z"/>
        </w:rPr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E96CF3" w:rsidRDefault="00E96CF3" w:rsidP="00C23C12">
      <w:pPr>
        <w:pStyle w:val="a7"/>
        <w:ind w:left="840" w:firstLineChars="0" w:firstLine="0"/>
      </w:pPr>
      <w:ins w:id="9232" w:author="Zhang, Carol (MSHA)" w:date="2019-08-27T16:37:00Z">
        <w:r>
          <w:t xml:space="preserve">Send the </w:t>
        </w:r>
        <w:r>
          <w:rPr>
            <w:rFonts w:hint="eastAsia"/>
          </w:rPr>
          <w:t xml:space="preserve">empty payload </w:t>
        </w:r>
        <w:r>
          <w:t>d</w:t>
        </w:r>
        <w:r>
          <w:rPr>
            <w:rFonts w:hint="eastAsia"/>
          </w:rPr>
          <w:t>ata</w:t>
        </w:r>
      </w:ins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23C12" w:rsidRDefault="00C23C12" w:rsidP="00C23C12">
      <w:pPr>
        <w:pStyle w:val="a7"/>
        <w:ind w:left="840" w:firstLineChars="0" w:firstLine="0"/>
        <w:rPr>
          <w:ins w:id="9233" w:author="Zhang, Carol (MSHA)" w:date="2019-08-27T16:37:00Z"/>
        </w:rPr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包含报警名称数量</w:t>
      </w:r>
    </w:p>
    <w:p w:rsidR="00E96CF3" w:rsidRDefault="00E96CF3" w:rsidP="00C23C12">
      <w:pPr>
        <w:pStyle w:val="a7"/>
        <w:ind w:left="840" w:firstLineChars="0" w:firstLine="0"/>
      </w:pPr>
      <w:ins w:id="9234" w:author="Zhang, Carol (MSHA)" w:date="2019-08-27T16:37:00Z">
        <w:r>
          <w:t>Normal return: The pump returns a custom field</w:t>
        </w:r>
      </w:ins>
      <w:ins w:id="9235" w:author="Zhang, Carol (MSHA)" w:date="2019-08-28T09:20:00Z">
        <w:r w:rsidR="00752BD5">
          <w:rPr>
            <w:rFonts w:hint="eastAsia"/>
          </w:rPr>
          <w:t>,</w:t>
        </w:r>
        <w:r w:rsidR="00752BD5">
          <w:t xml:space="preserve"> </w:t>
        </w:r>
      </w:ins>
      <w:ins w:id="9236" w:author="Zhang, Carol (MSHA)" w:date="2019-08-27T16:37:00Z">
        <w:r>
          <w:rPr>
            <w:rFonts w:hint="eastAsia"/>
          </w:rPr>
          <w:t>including</w:t>
        </w:r>
        <w:r>
          <w:t xml:space="preserve"> the alarm name count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23C12" w:rsidRPr="00513A48" w:rsidTr="00DF62C9"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17295A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E96CF3" w:rsidP="00DF62C9">
            <w:pPr>
              <w:jc w:val="center"/>
              <w:rPr>
                <w:b/>
              </w:rPr>
            </w:pPr>
            <w:ins w:id="9237" w:author="Zhang, Carol (MSHA)" w:date="2019-08-27T16:3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23C12" w:rsidRPr="00A32854">
              <w:rPr>
                <w:rFonts w:hint="eastAsia"/>
                <w:b/>
              </w:rPr>
              <w:t>0</w:t>
            </w:r>
            <w:r w:rsidR="00C23C12" w:rsidRPr="00A32854">
              <w:rPr>
                <w:b/>
              </w:rPr>
              <w:t>x0001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E96CF3" w:rsidP="00DF62C9">
            <w:pPr>
              <w:jc w:val="center"/>
              <w:rPr>
                <w:b/>
              </w:rPr>
            </w:pPr>
            <w:ins w:id="9238" w:author="Zhang, Carol (MSHA)" w:date="2019-08-27T16:3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239" w:author="Zhang, Carol (MSHA)" w:date="2019-08-27T16:37:00Z">
              <w:r w:rsidR="00C23C12" w:rsidDel="00E96CF3">
                <w:rPr>
                  <w:rFonts w:hint="eastAsia"/>
                  <w:b/>
                </w:rPr>
                <w:delText>数据长度</w:delText>
              </w:r>
              <w:r w:rsidR="00C23C12" w:rsidDel="00E96CF3">
                <w:rPr>
                  <w:rFonts w:hint="eastAsia"/>
                  <w:b/>
                </w:rPr>
                <w:delText>=</w:delText>
              </w:r>
            </w:del>
            <w:r w:rsidR="00C23C12">
              <w:rPr>
                <w:b/>
              </w:rPr>
              <w:t>0x00</w:t>
            </w:r>
            <w:r w:rsidR="00C23C12">
              <w:rPr>
                <w:rFonts w:hint="eastAsia"/>
                <w:b/>
              </w:rPr>
              <w:t>0</w:t>
            </w:r>
            <w:r w:rsidR="00C23C12">
              <w:rPr>
                <w:b/>
              </w:rPr>
              <w:t>1</w:t>
            </w:r>
          </w:p>
        </w:tc>
      </w:tr>
      <w:tr w:rsidR="00C23C12" w:rsidTr="00DF62C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C23C12" w:rsidRDefault="00C23C12" w:rsidP="00DF62C9">
            <w:pPr>
              <w:jc w:val="center"/>
            </w:pPr>
            <w:r>
              <w:rPr>
                <w:rFonts w:hint="eastAsia"/>
              </w:rPr>
              <w:t>Alarm Count</w:t>
            </w:r>
          </w:p>
        </w:tc>
      </w:tr>
    </w:tbl>
    <w:p w:rsidR="00C23C12" w:rsidRDefault="00C23C12" w:rsidP="00C23C12"/>
    <w:p w:rsidR="00C23C12" w:rsidRDefault="00C23C12" w:rsidP="00C23C12">
      <w:pPr>
        <w:pStyle w:val="2"/>
        <w:numPr>
          <w:ilvl w:val="1"/>
          <w:numId w:val="5"/>
        </w:numPr>
      </w:pPr>
      <w:bookmarkStart w:id="9240" w:name="_Ref512441233"/>
      <w:r>
        <w:t>GET_ALARM_NAME</w:t>
      </w:r>
      <w:bookmarkEnd w:id="9240"/>
    </w:p>
    <w:p w:rsidR="00C23C12" w:rsidRDefault="00C23C12" w:rsidP="00C23C12">
      <w:pPr>
        <w:ind w:firstLine="420"/>
        <w:rPr>
          <w:ins w:id="9241" w:author="Zhang, Carol (MSHA)" w:date="2019-08-27T16:45:00Z"/>
        </w:rPr>
      </w:pPr>
      <w:r>
        <w:rPr>
          <w:rFonts w:hint="eastAsia"/>
        </w:rPr>
        <w:t>获取报警名称等</w:t>
      </w:r>
      <w:ins w:id="9242" w:author="Zhang, Carol (MSHA)" w:date="2019-09-10T14:36:00Z">
        <w:r w:rsidR="00E17A9E">
          <w:rPr>
            <w:rFonts w:hint="eastAsia"/>
          </w:rPr>
          <w:t xml:space="preserve">, </w:t>
        </w:r>
        <w:r w:rsidR="00E17A9E">
          <w:rPr>
            <w:rFonts w:hint="eastAsia"/>
          </w:rPr>
          <w:t>和</w:t>
        </w:r>
        <w:r w:rsidR="00E17A9E" w:rsidRPr="00E17A9E">
          <w:rPr>
            <w:color w:val="0000CC"/>
            <w:u w:val="single"/>
            <w:rPrChange w:id="9243" w:author="Zhang, Carol (MSHA)" w:date="2019-09-10T14:36:00Z">
              <w:rPr/>
            </w:rPrChange>
          </w:rPr>
          <w:fldChar w:fldCharType="begin"/>
        </w:r>
        <w:r w:rsidR="00E17A9E" w:rsidRPr="00E17A9E">
          <w:rPr>
            <w:color w:val="0000CC"/>
            <w:u w:val="single"/>
            <w:rPrChange w:id="9244" w:author="Zhang, Carol (MSHA)" w:date="2019-09-10T14:36:00Z">
              <w:rPr/>
            </w:rPrChange>
          </w:rPr>
          <w:instrText xml:space="preserve"> REF _Ref512441211 \h </w:instrText>
        </w:r>
      </w:ins>
      <w:r w:rsidR="00E17A9E">
        <w:rPr>
          <w:color w:val="0000CC"/>
          <w:u w:val="single"/>
        </w:rPr>
        <w:instrText xml:space="preserve"> \* MERGEFORMAT </w:instrText>
      </w:r>
      <w:r w:rsidR="00E17A9E" w:rsidRPr="00E17A9E">
        <w:rPr>
          <w:color w:val="0000CC"/>
          <w:u w:val="single"/>
          <w:rPrChange w:id="9245" w:author="Zhang, Carol (MSHA)" w:date="2019-09-10T14:36:00Z">
            <w:rPr>
              <w:color w:val="0000CC"/>
              <w:u w:val="single"/>
            </w:rPr>
          </w:rPrChange>
        </w:rPr>
      </w:r>
      <w:r w:rsidR="00E17A9E" w:rsidRPr="00E17A9E">
        <w:rPr>
          <w:color w:val="0000CC"/>
          <w:u w:val="single"/>
          <w:rPrChange w:id="9246" w:author="Zhang, Carol (MSHA)" w:date="2019-09-10T14:36:00Z">
            <w:rPr/>
          </w:rPrChange>
        </w:rPr>
        <w:fldChar w:fldCharType="separate"/>
      </w:r>
      <w:ins w:id="9247" w:author="Zhang, Carol (MSHA)" w:date="2019-12-11T16:14:00Z">
        <w:r w:rsidR="00B2321A" w:rsidRPr="00B2321A">
          <w:rPr>
            <w:color w:val="0000CC"/>
            <w:u w:val="single"/>
            <w:rPrChange w:id="9248" w:author="Zhang, Carol (MSHA)" w:date="2019-12-11T16:14:00Z">
              <w:rPr/>
            </w:rPrChange>
          </w:rPr>
          <w:t>GET_ALARM_COUNT</w:t>
        </w:r>
      </w:ins>
      <w:ins w:id="9249" w:author="Zhang, Carol (MSHA)" w:date="2019-09-10T14:36:00Z">
        <w:r w:rsidR="00E17A9E" w:rsidRPr="00E17A9E">
          <w:rPr>
            <w:color w:val="0000CC"/>
            <w:u w:val="single"/>
            <w:rPrChange w:id="9250" w:author="Zhang, Carol (MSHA)" w:date="2019-09-10T14:36:00Z">
              <w:rPr/>
            </w:rPrChange>
          </w:rPr>
          <w:fldChar w:fldCharType="end"/>
        </w:r>
        <w:r w:rsidR="00E17A9E">
          <w:rPr>
            <w:rFonts w:hint="eastAsia"/>
          </w:rPr>
          <w:t>配合使用</w:t>
        </w:r>
      </w:ins>
      <w:r>
        <w:rPr>
          <w:rFonts w:hint="eastAsia"/>
        </w:rPr>
        <w:t>。</w:t>
      </w:r>
      <w:del w:id="9251" w:author="Zhang, Carol (MSHA)" w:date="2019-08-27T16:45:00Z">
        <w:r w:rsidDel="00C92ACB">
          <w:rPr>
            <w:rFonts w:hint="eastAsia"/>
          </w:rPr>
          <w:delText>字段定义如下：</w:delText>
        </w:r>
      </w:del>
    </w:p>
    <w:p w:rsidR="00C92ACB" w:rsidRDefault="00C92ACB" w:rsidP="00C23C12">
      <w:pPr>
        <w:ind w:firstLine="420"/>
      </w:pPr>
      <w:ins w:id="9252" w:author="Zhang, Carol (MSHA)" w:date="2019-08-27T16:45:00Z">
        <w:r>
          <w:rPr>
            <w:rFonts w:hint="eastAsia"/>
          </w:rPr>
          <w:t>Get the alarm name of a</w:t>
        </w:r>
      </w:ins>
      <w:ins w:id="9253" w:author="Zhang, Carol (MSHA)" w:date="2019-08-27T16:46:00Z">
        <w:r>
          <w:t>n</w:t>
        </w:r>
      </w:ins>
      <w:ins w:id="9254" w:author="Zhang, Carol (MSHA)" w:date="2019-08-27T16:45:00Z">
        <w:r>
          <w:rPr>
            <w:rFonts w:hint="eastAsia"/>
          </w:rPr>
          <w:t xml:space="preserve"> alarm index</w:t>
        </w:r>
      </w:ins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23C12" w:rsidRDefault="00C23C12" w:rsidP="00C23C12">
      <w:pPr>
        <w:ind w:firstLine="420"/>
        <w:rPr>
          <w:ins w:id="9255" w:author="Zhang, Carol (MSHA)" w:date="2019-08-27T16:46:00Z"/>
        </w:rPr>
      </w:pPr>
      <w:r>
        <w:rPr>
          <w:rFonts w:hint="eastAsia"/>
        </w:rPr>
        <w:t>向泵端发送一个包含</w:t>
      </w:r>
      <w:r>
        <w:t>alarm</w:t>
      </w:r>
      <w:r w:rsidRPr="00A01E28">
        <w:t xml:space="preserve"> </w:t>
      </w:r>
      <w:r>
        <w:t>i</w:t>
      </w:r>
      <w:r w:rsidRPr="00A01E28">
        <w:t>ndex</w:t>
      </w:r>
      <w:r>
        <w:rPr>
          <w:rFonts w:hint="eastAsia"/>
        </w:rPr>
        <w:t>自定义字段，其中</w:t>
      </w:r>
      <w:r>
        <w:t>alarm</w:t>
      </w:r>
      <w:r w:rsidRPr="00A01E28">
        <w:t xml:space="preserve"> </w:t>
      </w:r>
      <w:r>
        <w:t>i</w:t>
      </w:r>
      <w:r w:rsidRPr="00A01E28">
        <w:t>ndex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开始。</w:t>
      </w:r>
    </w:p>
    <w:p w:rsidR="00C92ACB" w:rsidRDefault="00C92ACB" w:rsidP="00C23C12">
      <w:pPr>
        <w:ind w:firstLine="420"/>
        <w:rPr>
          <w:ins w:id="9256" w:author="Zhang, Carol (MSHA)" w:date="2019-08-27T16:46:00Z"/>
        </w:rPr>
      </w:pPr>
      <w:ins w:id="9257" w:author="Zhang, Carol (MSHA)" w:date="2019-08-27T16:46:00Z">
        <w:r>
          <w:rPr>
            <w:rFonts w:hint="eastAsia"/>
          </w:rPr>
          <w:t xml:space="preserve">Send a </w:t>
        </w:r>
        <w:r>
          <w:t>custom</w:t>
        </w:r>
        <w:r>
          <w:rPr>
            <w:rFonts w:hint="eastAsia"/>
          </w:rPr>
          <w:t xml:space="preserve"> field, including the </w:t>
        </w:r>
        <w:r>
          <w:t>alarm index</w:t>
        </w:r>
      </w:ins>
      <w:ins w:id="9258" w:author="Zhang, Carol (MSHA)" w:date="2019-08-27T16:47:00Z">
        <w:r>
          <w:t>, which starts from 0</w:t>
        </w:r>
      </w:ins>
      <w:ins w:id="9259" w:author="Zhang, Carol (MSHA)" w:date="2019-08-27T16:46:00Z">
        <w:r>
          <w:rPr>
            <w:rFonts w:hint="eastAsia"/>
          </w:rPr>
          <w:t>.</w:t>
        </w:r>
      </w:ins>
    </w:p>
    <w:p w:rsidR="00C92ACB" w:rsidRDefault="00C92ACB" w:rsidP="00C23C12">
      <w:pPr>
        <w:ind w:firstLine="42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23C12" w:rsidRPr="00513A48" w:rsidTr="00DF62C9"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17295A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C92ACB" w:rsidP="00DF62C9">
            <w:pPr>
              <w:jc w:val="center"/>
              <w:rPr>
                <w:b/>
              </w:rPr>
            </w:pPr>
            <w:ins w:id="9260" w:author="Zhang, Carol (MSHA)" w:date="2019-08-27T16:47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23C12" w:rsidRPr="00A32854">
              <w:rPr>
                <w:rFonts w:hint="eastAsia"/>
                <w:b/>
              </w:rPr>
              <w:t>0</w:t>
            </w:r>
            <w:r w:rsidR="00C23C12" w:rsidRPr="00A32854">
              <w:rPr>
                <w:b/>
              </w:rPr>
              <w:t>x0001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C92ACB" w:rsidP="00DF62C9">
            <w:pPr>
              <w:jc w:val="center"/>
              <w:rPr>
                <w:b/>
              </w:rPr>
            </w:pPr>
            <w:ins w:id="9261" w:author="Zhang, Carol (MSHA)" w:date="2019-08-27T16:47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262" w:author="Zhang, Carol (MSHA)" w:date="2019-08-27T16:47:00Z">
              <w:r w:rsidR="00C23C12" w:rsidDel="00C92ACB">
                <w:rPr>
                  <w:rFonts w:hint="eastAsia"/>
                  <w:b/>
                </w:rPr>
                <w:delText>数据长度</w:delText>
              </w:r>
              <w:r w:rsidR="00C23C12" w:rsidDel="00C92ACB">
                <w:rPr>
                  <w:rFonts w:hint="eastAsia"/>
                  <w:b/>
                </w:rPr>
                <w:delText>=</w:delText>
              </w:r>
            </w:del>
            <w:r w:rsidR="00C23C12">
              <w:rPr>
                <w:b/>
              </w:rPr>
              <w:t>0x0001</w:t>
            </w:r>
          </w:p>
        </w:tc>
      </w:tr>
      <w:tr w:rsidR="00C23C12" w:rsidTr="00DF62C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C23C12" w:rsidRDefault="00C23C12" w:rsidP="00DF62C9">
            <w:pPr>
              <w:jc w:val="center"/>
            </w:pPr>
            <w:r>
              <w:t>alarm</w:t>
            </w:r>
            <w:r w:rsidRPr="00A01E28">
              <w:t xml:space="preserve"> </w:t>
            </w:r>
            <w:r>
              <w:t>i</w:t>
            </w:r>
            <w:r w:rsidRPr="00A01E28">
              <w:t>ndex</w:t>
            </w:r>
          </w:p>
        </w:tc>
      </w:tr>
    </w:tbl>
    <w:p w:rsidR="00C23C12" w:rsidRDefault="00C23C12" w:rsidP="00C23C12">
      <w:pPr>
        <w:ind w:firstLine="420"/>
      </w:pPr>
    </w:p>
    <w:p w:rsidR="00C23C12" w:rsidRDefault="00C23C12" w:rsidP="00C23C1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23C12" w:rsidRDefault="00C23C12" w:rsidP="00C23C12">
      <w:pPr>
        <w:pStyle w:val="a7"/>
        <w:ind w:left="840" w:firstLineChars="0" w:firstLine="0"/>
        <w:rPr>
          <w:ins w:id="9263" w:author="Zhang, Carol (MSHA)" w:date="2019-08-28T09:19:00Z"/>
        </w:rPr>
      </w:pPr>
      <w:r>
        <w:rPr>
          <w:rFonts w:hint="eastAsia"/>
        </w:rPr>
        <w:t>正常返回：泵端返回一个包含自定义字段的数据包，报警名称使用</w:t>
      </w:r>
      <w:r>
        <w:rPr>
          <w:rFonts w:hint="eastAsia"/>
        </w:rPr>
        <w:t>UTF-8</w:t>
      </w:r>
      <w:r>
        <w:rPr>
          <w:rFonts w:hint="eastAsia"/>
        </w:rPr>
        <w:t>编码方式。内容如下：</w:t>
      </w:r>
    </w:p>
    <w:p w:rsidR="00752BD5" w:rsidRDefault="00752BD5" w:rsidP="00C23C12">
      <w:pPr>
        <w:pStyle w:val="a7"/>
        <w:ind w:left="840" w:firstLineChars="0" w:firstLine="0"/>
      </w:pPr>
      <w:ins w:id="9264" w:author="Zhang, Carol (MSHA)" w:date="2019-08-28T09:20:00Z">
        <w:r>
          <w:t>Normal return: The pump returns a custom field</w:t>
        </w:r>
        <w:r>
          <w:rPr>
            <w:rFonts w:hint="eastAsia"/>
          </w:rPr>
          <w:t>，</w:t>
        </w:r>
        <w:r>
          <w:rPr>
            <w:rFonts w:hint="eastAsia"/>
          </w:rPr>
          <w:t>including</w:t>
        </w:r>
        <w:r>
          <w:t xml:space="preserve"> the alarm name string</w:t>
        </w:r>
      </w:ins>
      <w:ins w:id="9265" w:author="Zhang, Carol (MSHA)" w:date="2019-08-28T09:25:00Z">
        <w:r>
          <w:t>, which is</w:t>
        </w:r>
      </w:ins>
      <w:ins w:id="9266" w:author="Zhang, Carol (MSHA)" w:date="2019-08-28T09:26:00Z">
        <w:r>
          <w:t xml:space="preserve"> </w:t>
        </w:r>
      </w:ins>
      <w:ins w:id="9267" w:author="Zhang, Carol (MSHA)" w:date="2019-08-28T09:25:00Z">
        <w:r w:rsidRPr="00752BD5">
          <w:t>encoded in UTF-</w:t>
        </w:r>
      </w:ins>
      <w:ins w:id="9268" w:author="Zhang, Carol (MSHA)" w:date="2019-08-28T09:20:00Z">
        <w:r>
          <w:t>8</w:t>
        </w:r>
      </w:ins>
      <w:ins w:id="9269" w:author="Zhang, Carol (MSHA)" w:date="2019-08-28T09:26:00Z">
        <w:r>
          <w:t>.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23C12" w:rsidRPr="00513A48" w:rsidTr="00DF62C9"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17295A" w:rsidRDefault="00C23C12" w:rsidP="00DF62C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23C12" w:rsidRPr="00513A48" w:rsidRDefault="00C23C12" w:rsidP="00DF62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752BD5" w:rsidP="00DF62C9">
            <w:pPr>
              <w:jc w:val="center"/>
              <w:rPr>
                <w:b/>
              </w:rPr>
            </w:pPr>
            <w:ins w:id="9270" w:author="Zhang, Carol (MSHA)" w:date="2019-08-28T09:26:00Z">
              <w:r>
                <w:t>字段</w:t>
              </w:r>
              <w:r>
                <w:rPr>
                  <w:rFonts w:hint="eastAsia"/>
                </w:rPr>
                <w:t>头</w:t>
              </w:r>
              <w:r>
                <w:rPr>
                  <w:rFonts w:hint="eastAsia"/>
                </w:rPr>
                <w:t>Field Header</w:t>
              </w:r>
              <w:r w:rsidRPr="00A32854">
                <w:rPr>
                  <w:rFonts w:hint="eastAsia"/>
                  <w:b/>
                </w:rPr>
                <w:t xml:space="preserve"> </w:t>
              </w:r>
              <w:r>
                <w:rPr>
                  <w:b/>
                </w:rPr>
                <w:t xml:space="preserve">= </w:t>
              </w:r>
            </w:ins>
            <w:r w:rsidR="00C23C12" w:rsidRPr="00A32854">
              <w:rPr>
                <w:rFonts w:hint="eastAsia"/>
                <w:b/>
              </w:rPr>
              <w:t>0</w:t>
            </w:r>
            <w:r w:rsidR="00C23C12" w:rsidRPr="00A32854">
              <w:rPr>
                <w:b/>
              </w:rPr>
              <w:t>x0001</w:t>
            </w:r>
          </w:p>
        </w:tc>
      </w:tr>
      <w:tr w:rsidR="00C23C12" w:rsidTr="00DF62C9">
        <w:tc>
          <w:tcPr>
            <w:tcW w:w="7792" w:type="dxa"/>
            <w:gridSpan w:val="17"/>
          </w:tcPr>
          <w:p w:rsidR="00C23C12" w:rsidRDefault="00752BD5" w:rsidP="00DF62C9">
            <w:pPr>
              <w:jc w:val="center"/>
              <w:rPr>
                <w:b/>
              </w:rPr>
            </w:pPr>
            <w:ins w:id="9271" w:author="Zhang, Carol (MSHA)" w:date="2019-08-28T09:26:00Z">
              <w:r>
                <w:rPr>
                  <w:rFonts w:hint="eastAsia"/>
                  <w:b/>
                </w:rPr>
                <w:t>数据长度</w:t>
              </w:r>
              <w:r>
                <w:rPr>
                  <w:b/>
                </w:rPr>
                <w:t xml:space="preserve"> Data Length 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 xml:space="preserve"> </w:t>
              </w:r>
            </w:ins>
            <w:del w:id="9272" w:author="Zhang, Carol (MSHA)" w:date="2019-08-28T09:26:00Z">
              <w:r w:rsidR="00C23C12" w:rsidDel="00752BD5">
                <w:rPr>
                  <w:rFonts w:hint="eastAsia"/>
                  <w:b/>
                </w:rPr>
                <w:delText>数据长度</w:delText>
              </w:r>
              <w:r w:rsidR="00C23C12" w:rsidDel="00752BD5">
                <w:rPr>
                  <w:rFonts w:hint="eastAsia"/>
                  <w:b/>
                </w:rPr>
                <w:delText>=</w:delText>
              </w:r>
            </w:del>
            <w:r w:rsidR="00C23C12">
              <w:rPr>
                <w:rFonts w:hint="eastAsia"/>
                <w:b/>
              </w:rPr>
              <w:t>？</w:t>
            </w:r>
          </w:p>
        </w:tc>
      </w:tr>
      <w:tr w:rsidR="00C23C12" w:rsidTr="00DF62C9">
        <w:tc>
          <w:tcPr>
            <w:tcW w:w="3896" w:type="dxa"/>
            <w:gridSpan w:val="9"/>
          </w:tcPr>
          <w:p w:rsidR="00C23C12" w:rsidRPr="009D2DBF" w:rsidRDefault="00C23C12" w:rsidP="00DF62C9">
            <w:pPr>
              <w:jc w:val="center"/>
              <w:rPr>
                <w:color w:val="0000FF"/>
                <w:u w:val="single"/>
              </w:rPr>
            </w:pPr>
            <w:r>
              <w:t>alarm</w:t>
            </w:r>
            <w:r w:rsidRPr="00A01E28">
              <w:t xml:space="preserve"> </w:t>
            </w:r>
            <w:r>
              <w:t>i</w:t>
            </w:r>
            <w:r w:rsidRPr="00A01E28">
              <w:t>ndex</w:t>
            </w:r>
          </w:p>
        </w:tc>
        <w:tc>
          <w:tcPr>
            <w:tcW w:w="3896" w:type="dxa"/>
            <w:gridSpan w:val="8"/>
          </w:tcPr>
          <w:p w:rsidR="00C23C12" w:rsidRPr="009D2DBF" w:rsidRDefault="00C23C12" w:rsidP="00DF62C9">
            <w:pPr>
              <w:jc w:val="center"/>
              <w:rPr>
                <w:color w:val="0000FF"/>
                <w:u w:val="single"/>
              </w:rPr>
            </w:pPr>
            <w:r w:rsidRPr="00940652">
              <w:rPr>
                <w:b/>
                <w:color w:val="0000CC"/>
                <w:u w:val="single"/>
              </w:rPr>
              <w:fldChar w:fldCharType="begin"/>
            </w:r>
            <w:r w:rsidRPr="00940652">
              <w:rPr>
                <w:b/>
                <w:color w:val="0000CC"/>
                <w:u w:val="single"/>
              </w:rPr>
              <w:instrText xml:space="preserve"> </w:instrText>
            </w:r>
            <w:r w:rsidRPr="00940652">
              <w:rPr>
                <w:rFonts w:hint="eastAsia"/>
                <w:b/>
                <w:color w:val="0000CC"/>
                <w:u w:val="single"/>
              </w:rPr>
              <w:instrText>REF _Ref490668904 \h</w:instrText>
            </w:r>
            <w:r w:rsidRPr="00940652">
              <w:rPr>
                <w:b/>
                <w:color w:val="0000CC"/>
                <w:u w:val="single"/>
              </w:rPr>
              <w:instrText xml:space="preserve">  \* MERGEFORMAT </w:instrText>
            </w:r>
            <w:r w:rsidRPr="00940652">
              <w:rPr>
                <w:b/>
                <w:color w:val="0000CC"/>
                <w:u w:val="single"/>
              </w:rPr>
            </w:r>
            <w:r w:rsidRPr="00940652">
              <w:rPr>
                <w:b/>
                <w:color w:val="0000CC"/>
                <w:u w:val="single"/>
              </w:rPr>
              <w:fldChar w:fldCharType="separate"/>
            </w:r>
            <w:ins w:id="9273" w:author="Zhang, Carol (MSHA)" w:date="2019-12-11T16:14:00Z">
              <w:r w:rsidR="00B2321A" w:rsidRPr="00B2321A">
                <w:rPr>
                  <w:color w:val="0000CC"/>
                  <w:u w:val="single"/>
                  <w:rPrChange w:id="9274" w:author="Zhang, Carol (MSHA)" w:date="2019-12-11T16:14:00Z">
                    <w:rPr/>
                  </w:rPrChange>
                </w:rPr>
                <w:t>Alarm level</w:t>
              </w:r>
            </w:ins>
            <w:del w:id="9275" w:author="Zhang, Carol (MSHA)" w:date="2019-08-21T10:59:00Z">
              <w:r w:rsidR="009736A5" w:rsidRPr="00461B88" w:rsidDel="00E71FAC">
                <w:rPr>
                  <w:color w:val="0000CC"/>
                  <w:u w:val="single"/>
                </w:rPr>
                <w:delText>Alarm level</w:delText>
              </w:r>
            </w:del>
            <w:r w:rsidRPr="00940652">
              <w:rPr>
                <w:b/>
                <w:color w:val="0000CC"/>
                <w:u w:val="single"/>
              </w:rPr>
              <w:fldChar w:fldCharType="end"/>
            </w:r>
          </w:p>
        </w:tc>
      </w:tr>
      <w:tr w:rsidR="00C23C12" w:rsidTr="00DF62C9">
        <w:tc>
          <w:tcPr>
            <w:tcW w:w="3896" w:type="dxa"/>
            <w:gridSpan w:val="9"/>
          </w:tcPr>
          <w:p w:rsidR="00C23C12" w:rsidRDefault="00C23C12" w:rsidP="00DF62C9">
            <w:pPr>
              <w:jc w:val="center"/>
            </w:pPr>
            <w:r>
              <w:rPr>
                <w:b/>
              </w:rPr>
              <w:t>alarm name bytes length</w:t>
            </w:r>
          </w:p>
        </w:tc>
        <w:tc>
          <w:tcPr>
            <w:tcW w:w="3896" w:type="dxa"/>
            <w:gridSpan w:val="8"/>
          </w:tcPr>
          <w:p w:rsidR="00C23C12" w:rsidRPr="00940652" w:rsidRDefault="00C23C12" w:rsidP="00DF62C9">
            <w:pPr>
              <w:jc w:val="center"/>
              <w:rPr>
                <w:b/>
                <w:color w:val="0000CC"/>
                <w:u w:val="single"/>
              </w:rPr>
            </w:pPr>
            <w:r>
              <w:rPr>
                <w:b/>
              </w:rPr>
              <w:t>alarm name</w:t>
            </w:r>
            <w:r w:rsidDel="007E64C5">
              <w:rPr>
                <w:b/>
              </w:rPr>
              <w:t xml:space="preserve"> </w:t>
            </w:r>
          </w:p>
        </w:tc>
      </w:tr>
      <w:tr w:rsidR="00C23C12" w:rsidTr="00DF62C9">
        <w:tc>
          <w:tcPr>
            <w:tcW w:w="3896" w:type="dxa"/>
            <w:gridSpan w:val="9"/>
          </w:tcPr>
          <w:p w:rsidR="00C23C12" w:rsidRPr="009D2DBF" w:rsidRDefault="00C23C12" w:rsidP="00DF62C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alarm name</w:t>
            </w:r>
            <w:r w:rsidDel="007E64C5">
              <w:rPr>
                <w:b/>
              </w:rPr>
              <w:t xml:space="preserve"> </w:t>
            </w:r>
          </w:p>
        </w:tc>
        <w:tc>
          <w:tcPr>
            <w:tcW w:w="3896" w:type="dxa"/>
            <w:gridSpan w:val="8"/>
          </w:tcPr>
          <w:p w:rsidR="00C23C12" w:rsidRPr="00E32BC2" w:rsidRDefault="00C23C12" w:rsidP="00DF62C9">
            <w:pPr>
              <w:jc w:val="center"/>
              <w:rPr>
                <w:b/>
              </w:rPr>
            </w:pPr>
            <w:r>
              <w:rPr>
                <w:b/>
              </w:rPr>
              <w:t>….</w:t>
            </w:r>
          </w:p>
        </w:tc>
      </w:tr>
    </w:tbl>
    <w:p w:rsidR="00C44F53" w:rsidRDefault="00C44F53" w:rsidP="002D56AA"/>
    <w:p w:rsidR="000D6EE2" w:rsidRDefault="000D6EE2" w:rsidP="00461B88">
      <w:pPr>
        <w:pStyle w:val="2"/>
        <w:numPr>
          <w:ilvl w:val="1"/>
          <w:numId w:val="5"/>
        </w:numPr>
      </w:pPr>
      <w:bookmarkStart w:id="9276" w:name="_Ref519865428"/>
      <w:r>
        <w:t>GET</w:t>
      </w:r>
      <w:r w:rsidR="00B760BA">
        <w:rPr>
          <w:rFonts w:hint="eastAsia"/>
        </w:rPr>
        <w:t>_TUBE</w:t>
      </w:r>
      <w:r>
        <w:t>_</w:t>
      </w:r>
      <w:r w:rsidRPr="00B31294">
        <w:t>PRECISION_CALIBRATION_</w:t>
      </w:r>
      <w:r>
        <w:t>STATUS</w:t>
      </w:r>
      <w:bookmarkEnd w:id="9276"/>
    </w:p>
    <w:p w:rsidR="000D6EE2" w:rsidRDefault="000D6EE2" w:rsidP="000D6EE2">
      <w:r>
        <w:rPr>
          <w:rFonts w:hint="eastAsia"/>
        </w:rPr>
        <w:t>获取当前输液泵校准结果</w:t>
      </w:r>
    </w:p>
    <w:p w:rsidR="000D6EE2" w:rsidRDefault="000D6EE2" w:rsidP="000D6EE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D6EE2" w:rsidRDefault="000D6EE2" w:rsidP="000D6EE2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D6EE2" w:rsidRDefault="000D6EE2" w:rsidP="000D6EE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D6EE2" w:rsidRDefault="000D6EE2" w:rsidP="000D6EE2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包含校准结果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0D6EE2" w:rsidRPr="00513A48" w:rsidTr="00F936EF">
        <w:tc>
          <w:tcPr>
            <w:tcW w:w="468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17295A" w:rsidRDefault="000D6E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D6EE2" w:rsidRPr="00513A48" w:rsidRDefault="000D6E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D6EE2" w:rsidTr="00F936EF">
        <w:tc>
          <w:tcPr>
            <w:tcW w:w="7792" w:type="dxa"/>
            <w:gridSpan w:val="17"/>
          </w:tcPr>
          <w:p w:rsidR="000D6EE2" w:rsidRDefault="000D6EE2" w:rsidP="00F936EF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0D6EE2" w:rsidTr="00F936EF">
        <w:tc>
          <w:tcPr>
            <w:tcW w:w="7792" w:type="dxa"/>
            <w:gridSpan w:val="17"/>
          </w:tcPr>
          <w:p w:rsidR="000D6EE2" w:rsidRDefault="000D6EE2" w:rsidP="00F936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1</w:t>
            </w:r>
          </w:p>
        </w:tc>
      </w:tr>
      <w:tr w:rsidR="000D6EE2" w:rsidTr="00F936EF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EB1083" w:rsidRDefault="00E57B7A" w:rsidP="00F936EF">
            <w:pPr>
              <w:jc w:val="center"/>
            </w:pPr>
            <w:r>
              <w:rPr>
                <w:rFonts w:hint="eastAsia"/>
              </w:rPr>
              <w:t>0:Calibrating</w:t>
            </w:r>
            <w:r w:rsidR="00EB1083">
              <w:rPr>
                <w:rFonts w:hint="eastAsia"/>
              </w:rPr>
              <w:t>/</w:t>
            </w:r>
          </w:p>
          <w:p w:rsidR="00EB1083" w:rsidRDefault="00EB1083" w:rsidP="00F936EF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Calibration Finished/</w:t>
            </w:r>
          </w:p>
          <w:p w:rsidR="00EB1083" w:rsidRDefault="00EB1083" w:rsidP="00F936EF">
            <w:pPr>
              <w:jc w:val="center"/>
            </w:pPr>
            <w:r>
              <w:rPr>
                <w:rFonts w:hint="eastAsia"/>
              </w:rPr>
              <w:t>2:  Calibration Parameter Setting</w:t>
            </w:r>
            <w:r>
              <w:t>/</w:t>
            </w:r>
          </w:p>
          <w:p w:rsidR="000D6EE2" w:rsidRDefault="00EB1083" w:rsidP="00F936EF">
            <w:pPr>
              <w:jc w:val="center"/>
            </w:pPr>
            <w:r>
              <w:t>3:Non-</w:t>
            </w:r>
            <w:r>
              <w:rPr>
                <w:rFonts w:hint="eastAsia"/>
              </w:rPr>
              <w:t xml:space="preserve"> Calibration</w:t>
            </w:r>
          </w:p>
        </w:tc>
      </w:tr>
    </w:tbl>
    <w:p w:rsidR="00347A5A" w:rsidRDefault="00347A5A" w:rsidP="00461B88">
      <w:pPr>
        <w:pStyle w:val="2"/>
        <w:numPr>
          <w:ilvl w:val="1"/>
          <w:numId w:val="5"/>
        </w:numPr>
      </w:pPr>
      <w:bookmarkStart w:id="9277" w:name="_Ref520469791"/>
      <w:r w:rsidRPr="004255A0">
        <w:t>GET_REGION_COUN</w:t>
      </w:r>
      <w:r>
        <w:t>T</w:t>
      </w:r>
      <w:bookmarkEnd w:id="9277"/>
    </w:p>
    <w:p w:rsidR="00F04089" w:rsidRDefault="00347A5A" w:rsidP="00F04089">
      <w:r>
        <w:rPr>
          <w:rFonts w:hint="eastAsia"/>
        </w:rPr>
        <w:t>获取</w:t>
      </w:r>
      <w:r w:rsidR="00CE4399">
        <w:rPr>
          <w:rFonts w:hint="eastAsia"/>
        </w:rPr>
        <w:t>地区</w:t>
      </w:r>
      <w:r>
        <w:rPr>
          <w:rFonts w:hint="eastAsia"/>
        </w:rPr>
        <w:t>总数</w:t>
      </w:r>
    </w:p>
    <w:p w:rsidR="00F04089" w:rsidRDefault="00F04089" w:rsidP="00F0408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04089" w:rsidRDefault="00F04089" w:rsidP="00F0408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F04089" w:rsidRDefault="00F04089" w:rsidP="00F0408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04089" w:rsidRDefault="00F04089" w:rsidP="00F04089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CE4399">
        <w:rPr>
          <w:rFonts w:hint="eastAsia"/>
        </w:rPr>
        <w:t>地区</w:t>
      </w:r>
      <w:r>
        <w:rPr>
          <w:rFonts w:hint="eastAsia"/>
        </w:rPr>
        <w:t>的数量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0408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17295A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1</w:t>
            </w:r>
          </w:p>
        </w:tc>
      </w:tr>
      <w:tr w:rsidR="00F04089" w:rsidTr="002876A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F04089" w:rsidRDefault="00F04089" w:rsidP="002876A9">
            <w:pPr>
              <w:jc w:val="center"/>
            </w:pPr>
            <w:r>
              <w:t>R</w:t>
            </w:r>
            <w:r>
              <w:rPr>
                <w:rFonts w:hint="eastAsia"/>
              </w:rPr>
              <w:t>egion count</w:t>
            </w:r>
          </w:p>
        </w:tc>
      </w:tr>
    </w:tbl>
    <w:p w:rsidR="00347A5A" w:rsidRDefault="00347A5A" w:rsidP="00461B88">
      <w:pPr>
        <w:pStyle w:val="2"/>
        <w:numPr>
          <w:ilvl w:val="1"/>
          <w:numId w:val="5"/>
        </w:numPr>
      </w:pPr>
      <w:bookmarkStart w:id="9278" w:name="_Ref520469800"/>
      <w:r>
        <w:t>GET_REGION_NAME</w:t>
      </w:r>
      <w:bookmarkEnd w:id="9278"/>
    </w:p>
    <w:p w:rsidR="000D6EE2" w:rsidRDefault="00347A5A">
      <w:r>
        <w:rPr>
          <w:rFonts w:hint="eastAsia"/>
        </w:rPr>
        <w:t>获取</w:t>
      </w:r>
      <w:r w:rsidR="00CE4399">
        <w:rPr>
          <w:rFonts w:hint="eastAsia"/>
        </w:rPr>
        <w:t>地区</w:t>
      </w:r>
      <w:r>
        <w:rPr>
          <w:rFonts w:hint="eastAsia"/>
        </w:rPr>
        <w:t>名称</w:t>
      </w:r>
    </w:p>
    <w:p w:rsidR="00F04089" w:rsidRDefault="00F04089" w:rsidP="00F0408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04089" w:rsidRDefault="00F04089" w:rsidP="00F04089">
      <w:pPr>
        <w:pStyle w:val="a7"/>
        <w:ind w:left="840" w:firstLineChars="0" w:firstLine="0"/>
      </w:pPr>
      <w:r>
        <w:rPr>
          <w:rFonts w:hint="eastAsia"/>
        </w:rPr>
        <w:t>向泵端发送一个包含</w:t>
      </w:r>
      <w:r w:rsidR="00CE4399">
        <w:rPr>
          <w:rFonts w:hint="eastAsia"/>
        </w:rPr>
        <w:t>地区</w:t>
      </w:r>
      <w:r>
        <w:rPr>
          <w:rFonts w:hint="eastAsia"/>
        </w:rPr>
        <w:t xml:space="preserve">index, </w:t>
      </w:r>
      <w:r>
        <w:rPr>
          <w:rFonts w:hint="eastAsia"/>
        </w:rPr>
        <w:t>语言</w:t>
      </w:r>
      <w:r>
        <w:rPr>
          <w:rFonts w:hint="eastAsia"/>
        </w:rPr>
        <w:t>index</w:t>
      </w:r>
      <w:r>
        <w:rPr>
          <w:rFonts w:hint="eastAsia"/>
        </w:rPr>
        <w:t>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0408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17295A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02</w:t>
            </w:r>
          </w:p>
        </w:tc>
      </w:tr>
      <w:tr w:rsidR="00F04089" w:rsidTr="002876A9">
        <w:tc>
          <w:tcPr>
            <w:tcW w:w="3896" w:type="dxa"/>
            <w:gridSpan w:val="9"/>
          </w:tcPr>
          <w:p w:rsidR="00F04089" w:rsidRPr="00641238" w:rsidRDefault="00F04089" w:rsidP="002876A9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F04089" w:rsidRPr="00641238" w:rsidRDefault="00F04089" w:rsidP="002876A9">
            <w:pPr>
              <w:jc w:val="center"/>
            </w:pPr>
            <w:r>
              <w:t>Language index</w:t>
            </w:r>
          </w:p>
        </w:tc>
      </w:tr>
    </w:tbl>
    <w:p w:rsidR="00F04089" w:rsidRDefault="00F04089" w:rsidP="00F04089">
      <w:pPr>
        <w:pStyle w:val="a7"/>
        <w:ind w:left="840" w:firstLineChars="0" w:firstLine="0"/>
      </w:pPr>
    </w:p>
    <w:p w:rsidR="00F04089" w:rsidRDefault="00F04089" w:rsidP="00F0408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04089" w:rsidRDefault="00F04089" w:rsidP="00F04089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CE4399">
        <w:rPr>
          <w:rFonts w:hint="eastAsia"/>
        </w:rPr>
        <w:t>地区</w:t>
      </w:r>
      <w:r w:rsidR="00C612C9">
        <w:rPr>
          <w:rFonts w:hint="eastAsia"/>
        </w:rPr>
        <w:t xml:space="preserve">index, </w:t>
      </w:r>
      <w:r w:rsidR="00C612C9">
        <w:rPr>
          <w:rFonts w:hint="eastAsia"/>
        </w:rPr>
        <w:t>语言</w:t>
      </w:r>
      <w:r w:rsidR="00C612C9">
        <w:rPr>
          <w:rFonts w:hint="eastAsia"/>
        </w:rPr>
        <w:t>index</w:t>
      </w:r>
      <w:r w:rsidR="00C612C9">
        <w:t>,</w:t>
      </w:r>
      <w:r w:rsidR="00CE4399" w:rsidRPr="00CE4399">
        <w:rPr>
          <w:rFonts w:hint="eastAsia"/>
        </w:rPr>
        <w:t xml:space="preserve"> </w:t>
      </w:r>
      <w:r w:rsidR="00CE4399">
        <w:rPr>
          <w:rFonts w:hint="eastAsia"/>
        </w:rPr>
        <w:t>地区</w:t>
      </w:r>
      <w:r w:rsidR="00C612C9">
        <w:rPr>
          <w:rFonts w:hint="eastAsia"/>
        </w:rPr>
        <w:t>名称（</w:t>
      </w:r>
      <w:r w:rsidR="00C612C9">
        <w:rPr>
          <w:rFonts w:hint="eastAsia"/>
        </w:rPr>
        <w:t>UTF8</w:t>
      </w:r>
      <w:r w:rsidR="00C612C9">
        <w:rPr>
          <w:rFonts w:hint="eastAsia"/>
        </w:rPr>
        <w:t>）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0408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17295A" w:rsidRDefault="00F0408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04089" w:rsidRPr="00513A48" w:rsidRDefault="00F0408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04089" w:rsidTr="002876A9">
        <w:tc>
          <w:tcPr>
            <w:tcW w:w="7792" w:type="dxa"/>
            <w:gridSpan w:val="17"/>
          </w:tcPr>
          <w:p w:rsidR="00F04089" w:rsidRDefault="00F0408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 w:rsidR="00C612C9">
              <w:rPr>
                <w:b/>
              </w:rPr>
              <w:t>?</w:t>
            </w:r>
          </w:p>
        </w:tc>
      </w:tr>
      <w:tr w:rsidR="00F04089" w:rsidTr="002876A9">
        <w:tc>
          <w:tcPr>
            <w:tcW w:w="3896" w:type="dxa"/>
            <w:gridSpan w:val="9"/>
          </w:tcPr>
          <w:p w:rsidR="00F04089" w:rsidRDefault="00F04089" w:rsidP="002876A9">
            <w:pPr>
              <w:jc w:val="center"/>
              <w:rPr>
                <w:b/>
              </w:rPr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F04089" w:rsidRDefault="00F04089" w:rsidP="002876A9">
            <w:pPr>
              <w:jc w:val="center"/>
              <w:rPr>
                <w:b/>
              </w:rPr>
            </w:pPr>
            <w:r>
              <w:t>Language index</w:t>
            </w:r>
          </w:p>
        </w:tc>
      </w:tr>
      <w:tr w:rsidR="00C612C9" w:rsidTr="002876A9">
        <w:tc>
          <w:tcPr>
            <w:tcW w:w="3896" w:type="dxa"/>
            <w:gridSpan w:val="9"/>
          </w:tcPr>
          <w:p w:rsidR="00C612C9" w:rsidRPr="00641238" w:rsidRDefault="00C612C9" w:rsidP="002876A9">
            <w:pPr>
              <w:jc w:val="center"/>
            </w:pPr>
            <w:r>
              <w:t>R</w:t>
            </w:r>
            <w:r>
              <w:rPr>
                <w:rFonts w:hint="eastAsia"/>
              </w:rPr>
              <w:t>egion name</w:t>
            </w:r>
            <w:r>
              <w:t xml:space="preserve"> length</w:t>
            </w:r>
          </w:p>
        </w:tc>
        <w:tc>
          <w:tcPr>
            <w:tcW w:w="3896" w:type="dxa"/>
            <w:gridSpan w:val="8"/>
          </w:tcPr>
          <w:p w:rsidR="00C612C9" w:rsidRDefault="00C612C9" w:rsidP="002876A9">
            <w:pPr>
              <w:jc w:val="center"/>
            </w:pPr>
            <w:r>
              <w:t>R</w:t>
            </w:r>
            <w:r>
              <w:rPr>
                <w:rFonts w:hint="eastAsia"/>
              </w:rPr>
              <w:t>egion name</w:t>
            </w:r>
            <w:r>
              <w:t xml:space="preserve"> byte1</w:t>
            </w:r>
          </w:p>
        </w:tc>
      </w:tr>
      <w:tr w:rsidR="00F04089" w:rsidTr="002876A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F04089" w:rsidRDefault="00C612C9" w:rsidP="002876A9">
            <w:pPr>
              <w:jc w:val="center"/>
            </w:pPr>
            <w:r>
              <w:t>R</w:t>
            </w:r>
            <w:r>
              <w:rPr>
                <w:rFonts w:hint="eastAsia"/>
              </w:rPr>
              <w:t>egion name</w:t>
            </w:r>
            <w:r>
              <w:t xml:space="preserve"> byte…</w:t>
            </w:r>
          </w:p>
        </w:tc>
      </w:tr>
    </w:tbl>
    <w:p w:rsidR="00F04089" w:rsidRDefault="00F04089" w:rsidP="002D56AA">
      <w:r w:rsidRPr="00347A5A">
        <w:t xml:space="preserve"> </w:t>
      </w:r>
    </w:p>
    <w:p w:rsidR="000D6EE2" w:rsidRDefault="00517A73" w:rsidP="00461B88">
      <w:pPr>
        <w:pStyle w:val="2"/>
        <w:numPr>
          <w:ilvl w:val="1"/>
          <w:numId w:val="5"/>
        </w:numPr>
      </w:pPr>
      <w:bookmarkStart w:id="9279" w:name="_Ref520469809"/>
      <w:r>
        <w:t>GET_LANGUAN_NAME</w:t>
      </w:r>
      <w:bookmarkEnd w:id="9279"/>
    </w:p>
    <w:p w:rsidR="00517A73" w:rsidRDefault="00517A73" w:rsidP="00517A73">
      <w:r>
        <w:rPr>
          <w:rFonts w:hint="eastAsia"/>
        </w:rPr>
        <w:t>获取区域名称</w:t>
      </w:r>
    </w:p>
    <w:p w:rsidR="00517A73" w:rsidRDefault="00517A73" w:rsidP="00517A7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17A73" w:rsidRDefault="00517A73" w:rsidP="00517A73">
      <w:pPr>
        <w:pStyle w:val="a7"/>
        <w:ind w:left="840" w:firstLineChars="0" w:firstLine="0"/>
      </w:pPr>
      <w:r>
        <w:rPr>
          <w:rFonts w:hint="eastAsia"/>
        </w:rPr>
        <w:t>向泵端发送一个包含语言</w:t>
      </w:r>
      <w:r>
        <w:rPr>
          <w:rFonts w:hint="eastAsia"/>
        </w:rPr>
        <w:t>index</w:t>
      </w:r>
      <w:r>
        <w:rPr>
          <w:rFonts w:hint="eastAsia"/>
        </w:rPr>
        <w:t>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17A73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17295A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17A73" w:rsidTr="002876A9">
        <w:tc>
          <w:tcPr>
            <w:tcW w:w="7792" w:type="dxa"/>
            <w:gridSpan w:val="17"/>
          </w:tcPr>
          <w:p w:rsidR="00517A73" w:rsidRDefault="00517A73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17A73" w:rsidTr="002876A9">
        <w:tc>
          <w:tcPr>
            <w:tcW w:w="7792" w:type="dxa"/>
            <w:gridSpan w:val="17"/>
          </w:tcPr>
          <w:p w:rsidR="00517A73" w:rsidRDefault="00517A73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01</w:t>
            </w:r>
          </w:p>
        </w:tc>
      </w:tr>
      <w:tr w:rsidR="00517A73" w:rsidTr="002876A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517A73" w:rsidRPr="00641238" w:rsidRDefault="00517A73" w:rsidP="002876A9">
            <w:pPr>
              <w:jc w:val="center"/>
            </w:pPr>
            <w:r>
              <w:t>Language index</w:t>
            </w:r>
          </w:p>
        </w:tc>
      </w:tr>
    </w:tbl>
    <w:p w:rsidR="00517A73" w:rsidRDefault="00517A73" w:rsidP="00517A73">
      <w:pPr>
        <w:pStyle w:val="a7"/>
        <w:ind w:left="840" w:firstLineChars="0" w:firstLine="0"/>
      </w:pPr>
    </w:p>
    <w:p w:rsidR="00517A73" w:rsidRDefault="00517A73" w:rsidP="00517A73">
      <w:pPr>
        <w:pStyle w:val="a7"/>
        <w:ind w:left="840" w:firstLineChars="0" w:firstLine="0"/>
      </w:pPr>
    </w:p>
    <w:p w:rsidR="00517A73" w:rsidRDefault="00517A73" w:rsidP="00517A7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17A73" w:rsidRDefault="00517A73" w:rsidP="00517A73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包含语言</w:t>
      </w:r>
      <w:r>
        <w:rPr>
          <w:rFonts w:hint="eastAsia"/>
        </w:rPr>
        <w:t>index</w:t>
      </w:r>
      <w:r>
        <w:t>,</w:t>
      </w:r>
      <w:r w:rsidR="00CE4399">
        <w:rPr>
          <w:rFonts w:hint="eastAsia"/>
        </w:rPr>
        <w:t>语言</w:t>
      </w:r>
      <w:r>
        <w:rPr>
          <w:rFonts w:hint="eastAsia"/>
        </w:rPr>
        <w:t>名称（</w:t>
      </w:r>
      <w:r>
        <w:rPr>
          <w:rFonts w:hint="eastAsia"/>
        </w:rPr>
        <w:t>UTF8</w:t>
      </w:r>
      <w:r>
        <w:rPr>
          <w:rFonts w:hint="eastAsia"/>
        </w:rPr>
        <w:t>）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17A73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17295A" w:rsidRDefault="00517A73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17A73" w:rsidRPr="00513A48" w:rsidRDefault="00517A73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17A73" w:rsidTr="002876A9">
        <w:tc>
          <w:tcPr>
            <w:tcW w:w="7792" w:type="dxa"/>
            <w:gridSpan w:val="17"/>
          </w:tcPr>
          <w:p w:rsidR="00517A73" w:rsidRDefault="00517A73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17A73" w:rsidTr="002876A9">
        <w:tc>
          <w:tcPr>
            <w:tcW w:w="7792" w:type="dxa"/>
            <w:gridSpan w:val="17"/>
          </w:tcPr>
          <w:p w:rsidR="00517A73" w:rsidRDefault="00517A73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?</w:t>
            </w:r>
          </w:p>
        </w:tc>
      </w:tr>
      <w:tr w:rsidR="00517A73" w:rsidTr="002876A9">
        <w:tc>
          <w:tcPr>
            <w:tcW w:w="3896" w:type="dxa"/>
            <w:gridSpan w:val="9"/>
          </w:tcPr>
          <w:p w:rsidR="00517A73" w:rsidRDefault="00517A73" w:rsidP="002876A9">
            <w:pPr>
              <w:jc w:val="center"/>
              <w:rPr>
                <w:b/>
              </w:rPr>
            </w:pPr>
            <w:r>
              <w:lastRenderedPageBreak/>
              <w:t>Language index</w:t>
            </w:r>
          </w:p>
        </w:tc>
        <w:tc>
          <w:tcPr>
            <w:tcW w:w="3896" w:type="dxa"/>
            <w:gridSpan w:val="8"/>
          </w:tcPr>
          <w:p w:rsidR="00517A73" w:rsidRDefault="00517A73" w:rsidP="002876A9">
            <w:pPr>
              <w:jc w:val="center"/>
              <w:rPr>
                <w:b/>
              </w:rPr>
            </w:pPr>
            <w:r>
              <w:t xml:space="preserve">Language </w:t>
            </w:r>
            <w:r>
              <w:rPr>
                <w:rFonts w:hint="eastAsia"/>
              </w:rPr>
              <w:t>name</w:t>
            </w:r>
            <w:r>
              <w:t xml:space="preserve"> length</w:t>
            </w:r>
          </w:p>
        </w:tc>
      </w:tr>
      <w:tr w:rsidR="00517A73" w:rsidTr="002876A9">
        <w:tc>
          <w:tcPr>
            <w:tcW w:w="3896" w:type="dxa"/>
            <w:gridSpan w:val="9"/>
          </w:tcPr>
          <w:p w:rsidR="00517A73" w:rsidRPr="00641238" w:rsidRDefault="00517A73" w:rsidP="002876A9">
            <w:pPr>
              <w:jc w:val="center"/>
            </w:pPr>
            <w:r>
              <w:t xml:space="preserve">Language </w:t>
            </w:r>
            <w:r>
              <w:rPr>
                <w:rFonts w:hint="eastAsia"/>
              </w:rPr>
              <w:t>name</w:t>
            </w:r>
            <w:r>
              <w:t xml:space="preserve"> byte1</w:t>
            </w:r>
          </w:p>
        </w:tc>
        <w:tc>
          <w:tcPr>
            <w:tcW w:w="3896" w:type="dxa"/>
            <w:gridSpan w:val="8"/>
          </w:tcPr>
          <w:p w:rsidR="00517A73" w:rsidRDefault="00517A73" w:rsidP="002876A9">
            <w:pPr>
              <w:jc w:val="center"/>
            </w:pPr>
            <w:r>
              <w:t xml:space="preserve">Language </w:t>
            </w:r>
            <w:r>
              <w:rPr>
                <w:rFonts w:hint="eastAsia"/>
              </w:rPr>
              <w:t>name</w:t>
            </w:r>
            <w:r>
              <w:t xml:space="preserve"> byte…</w:t>
            </w:r>
          </w:p>
        </w:tc>
      </w:tr>
    </w:tbl>
    <w:p w:rsidR="00C612C9" w:rsidRDefault="00517A73" w:rsidP="002D56AA">
      <w:r w:rsidRPr="00347A5A">
        <w:t xml:space="preserve"> </w:t>
      </w:r>
    </w:p>
    <w:p w:rsidR="00857E61" w:rsidRDefault="00857E61" w:rsidP="00461B88">
      <w:pPr>
        <w:pStyle w:val="2"/>
        <w:numPr>
          <w:ilvl w:val="1"/>
          <w:numId w:val="5"/>
        </w:numPr>
      </w:pPr>
      <w:bookmarkStart w:id="9280" w:name="_Ref1043378"/>
      <w:r>
        <w:rPr>
          <w:rFonts w:hint="eastAsia"/>
        </w:rPr>
        <w:t>GET</w:t>
      </w:r>
      <w:r>
        <w:t>_NIGHT_MODE_ALARM_VOLUME</w:t>
      </w:r>
      <w:bookmarkEnd w:id="9280"/>
    </w:p>
    <w:p w:rsidR="00857E61" w:rsidRDefault="00857E61" w:rsidP="00857E61">
      <w:pPr>
        <w:ind w:firstLine="420"/>
      </w:pPr>
      <w:r>
        <w:rPr>
          <w:rFonts w:hint="eastAsia"/>
        </w:rPr>
        <w:t>读取夜间报警音量值</w:t>
      </w:r>
    </w:p>
    <w:p w:rsidR="00857E61" w:rsidRDefault="00857E61" w:rsidP="00857E6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57E61" w:rsidRPr="001C7716" w:rsidRDefault="00857E61" w:rsidP="00857E61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857E61" w:rsidRDefault="00857E61" w:rsidP="00857E6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57E61" w:rsidRPr="00301BD7" w:rsidRDefault="00857E61" w:rsidP="00857E61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正常返回：泵端返回一个包含自定义字段的数据包，音量范围（</w:t>
      </w:r>
      <w:r w:rsidR="00E971FC">
        <w:t>1</w:t>
      </w:r>
      <w:r>
        <w:rPr>
          <w:rFonts w:hint="eastAsia"/>
        </w:rPr>
        <w:t>~</w:t>
      </w:r>
      <w:r w:rsidR="008155C5">
        <w:t>5</w:t>
      </w:r>
      <w:r>
        <w:rPr>
          <w:rFonts w:hint="eastAsia"/>
        </w:rPr>
        <w:t>）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57E61" w:rsidRPr="00513A48" w:rsidTr="00857E61">
        <w:tc>
          <w:tcPr>
            <w:tcW w:w="468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17295A" w:rsidRDefault="00857E61" w:rsidP="00857E6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57E61" w:rsidRPr="00513A48" w:rsidRDefault="00857E61" w:rsidP="00857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57E61" w:rsidTr="00857E61">
        <w:tc>
          <w:tcPr>
            <w:tcW w:w="7792" w:type="dxa"/>
            <w:gridSpan w:val="17"/>
          </w:tcPr>
          <w:p w:rsidR="00857E61" w:rsidRDefault="00857E61" w:rsidP="00857E6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57E61" w:rsidTr="00857E61">
        <w:tc>
          <w:tcPr>
            <w:tcW w:w="7792" w:type="dxa"/>
            <w:gridSpan w:val="17"/>
          </w:tcPr>
          <w:p w:rsidR="00857E61" w:rsidRDefault="00857E61" w:rsidP="00857E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=1</w:t>
            </w:r>
          </w:p>
        </w:tc>
      </w:tr>
      <w:tr w:rsidR="00857E61" w:rsidRPr="004B56EE" w:rsidTr="00857E6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57E61" w:rsidRDefault="00857E61" w:rsidP="00C96F47">
            <w:pPr>
              <w:jc w:val="center"/>
              <w:rPr>
                <w:b/>
              </w:rPr>
            </w:pPr>
            <w:r>
              <w:rPr>
                <w:b/>
              </w:rPr>
              <w:t xml:space="preserve">Night alarm </w:t>
            </w:r>
            <w:r w:rsidRPr="002A2241">
              <w:rPr>
                <w:b/>
              </w:rPr>
              <w:t>volume</w:t>
            </w:r>
            <w:r>
              <w:rPr>
                <w:b/>
              </w:rPr>
              <w:t>(</w:t>
            </w:r>
            <w:r w:rsidR="00E971FC">
              <w:rPr>
                <w:b/>
              </w:rPr>
              <w:t>1</w:t>
            </w:r>
            <w:r>
              <w:rPr>
                <w:b/>
              </w:rPr>
              <w:t>~</w:t>
            </w:r>
            <w:r w:rsidR="008155C5">
              <w:rPr>
                <w:b/>
              </w:rPr>
              <w:t>5</w:t>
            </w:r>
            <w:r>
              <w:rPr>
                <w:b/>
              </w:rPr>
              <w:t>)</w:t>
            </w:r>
          </w:p>
        </w:tc>
      </w:tr>
    </w:tbl>
    <w:p w:rsidR="00857E61" w:rsidRDefault="00857E61" w:rsidP="002D56AA"/>
    <w:p w:rsidR="008155C5" w:rsidRDefault="008155C5" w:rsidP="00461B88">
      <w:pPr>
        <w:pStyle w:val="2"/>
        <w:numPr>
          <w:ilvl w:val="1"/>
          <w:numId w:val="5"/>
        </w:numPr>
      </w:pPr>
      <w:bookmarkStart w:id="9281" w:name="_Ref1043401"/>
      <w:r>
        <w:t>GET_NIGHT_MODE_BRIGHTNESS</w:t>
      </w:r>
      <w:bookmarkEnd w:id="9281"/>
    </w:p>
    <w:p w:rsidR="008155C5" w:rsidRDefault="008155C5" w:rsidP="008155C5">
      <w:pPr>
        <w:ind w:firstLine="420"/>
      </w:pPr>
      <w:r>
        <w:rPr>
          <w:rFonts w:hint="eastAsia"/>
        </w:rPr>
        <w:t>读取夜间屏幕亮度</w:t>
      </w:r>
    </w:p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155C5" w:rsidRPr="001C7716" w:rsidRDefault="008155C5" w:rsidP="008155C5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155C5" w:rsidRPr="00301BD7" w:rsidRDefault="008155C5" w:rsidP="008155C5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正常返回：泵端返回一个包含自定义字段的数据包，范围（</w:t>
      </w:r>
      <w:r>
        <w:t>1</w:t>
      </w:r>
      <w:r>
        <w:rPr>
          <w:rFonts w:hint="eastAsia"/>
        </w:rPr>
        <w:t>~</w:t>
      </w:r>
      <w:r>
        <w:t>10</w:t>
      </w:r>
      <w:r>
        <w:rPr>
          <w:rFonts w:hint="eastAsia"/>
        </w:rPr>
        <w:t>）。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155C5" w:rsidRPr="00513A48" w:rsidTr="00E32021"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17295A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71D45" w:rsidRPr="00A32854">
              <w:rPr>
                <w:rFonts w:hint="eastAsia"/>
                <w:b/>
              </w:rPr>
              <w:t>0</w:t>
            </w:r>
            <w:r w:rsidR="00C71D45" w:rsidRPr="00A32854">
              <w:rPr>
                <w:b/>
              </w:rPr>
              <w:t>x0001</w:t>
            </w:r>
          </w:p>
        </w:tc>
      </w:tr>
      <w:tr w:rsidR="008155C5" w:rsidRPr="004B56EE" w:rsidTr="00E3202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155C5" w:rsidRDefault="008155C5" w:rsidP="00E32021">
            <w:pPr>
              <w:jc w:val="center"/>
              <w:rPr>
                <w:b/>
              </w:rPr>
            </w:pPr>
            <w:r>
              <w:rPr>
                <w:b/>
              </w:rPr>
              <w:t xml:space="preserve">Night </w:t>
            </w:r>
            <w:r w:rsidRPr="008E4774">
              <w:rPr>
                <w:b/>
              </w:rPr>
              <w:t>brightness</w:t>
            </w:r>
            <w:r>
              <w:rPr>
                <w:b/>
              </w:rPr>
              <w:t>(1~10)</w:t>
            </w:r>
          </w:p>
        </w:tc>
      </w:tr>
    </w:tbl>
    <w:p w:rsidR="008155C5" w:rsidRDefault="008155C5" w:rsidP="002D56AA"/>
    <w:p w:rsidR="005B3CD0" w:rsidRDefault="005B3CD0" w:rsidP="00461B88">
      <w:pPr>
        <w:pStyle w:val="2"/>
        <w:numPr>
          <w:ilvl w:val="1"/>
          <w:numId w:val="5"/>
        </w:numPr>
      </w:pPr>
      <w:bookmarkStart w:id="9282" w:name="_Ref4078258"/>
      <w:r>
        <w:t>GET_SECONDARY_INFUSION_COMPLETE_SETTING</w:t>
      </w:r>
      <w:bookmarkEnd w:id="9282"/>
    </w:p>
    <w:p w:rsidR="005B3CD0" w:rsidRDefault="005B3CD0" w:rsidP="002D56AA">
      <w:r>
        <w:rPr>
          <w:rFonts w:hint="eastAsia"/>
        </w:rPr>
        <w:t>读取次级输注完成设置</w:t>
      </w:r>
    </w:p>
    <w:p w:rsidR="005B3CD0" w:rsidRDefault="005B3CD0" w:rsidP="005B3CD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B3CD0" w:rsidRPr="001C7716" w:rsidRDefault="005B3CD0" w:rsidP="005B3CD0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5B3CD0" w:rsidRDefault="005B3CD0" w:rsidP="005B3CD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B3CD0" w:rsidRPr="00301BD7" w:rsidRDefault="005B3CD0" w:rsidP="005B3CD0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正常返回：泵端返回一个包含自定义字段，</w:t>
      </w:r>
      <w:r>
        <w:rPr>
          <w:rFonts w:hint="eastAsia"/>
        </w:rPr>
        <w:t xml:space="preserve"> </w:t>
      </w:r>
      <w:r>
        <w:rPr>
          <w:rFonts w:hint="eastAsia"/>
        </w:rPr>
        <w:t>包含次级输注完成设置。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B3CD0" w:rsidRPr="00513A48" w:rsidTr="00B42FD1">
        <w:tc>
          <w:tcPr>
            <w:tcW w:w="468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17295A" w:rsidRDefault="005B3CD0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B3CD0" w:rsidRPr="00513A48" w:rsidRDefault="005B3CD0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B3CD0" w:rsidTr="00B42FD1">
        <w:tc>
          <w:tcPr>
            <w:tcW w:w="7792" w:type="dxa"/>
            <w:gridSpan w:val="17"/>
          </w:tcPr>
          <w:p w:rsidR="005B3CD0" w:rsidRDefault="005B3CD0" w:rsidP="00B42FD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B3CD0" w:rsidTr="00B42FD1">
        <w:tc>
          <w:tcPr>
            <w:tcW w:w="7792" w:type="dxa"/>
            <w:gridSpan w:val="17"/>
          </w:tcPr>
          <w:p w:rsidR="005B3CD0" w:rsidRDefault="005B3CD0" w:rsidP="00B42F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71D45" w:rsidRPr="00A32854">
              <w:rPr>
                <w:rFonts w:hint="eastAsia"/>
                <w:b/>
              </w:rPr>
              <w:t>0</w:t>
            </w:r>
            <w:r w:rsidR="00C71D45" w:rsidRPr="00A32854">
              <w:rPr>
                <w:b/>
              </w:rPr>
              <w:t>x0001</w:t>
            </w:r>
          </w:p>
        </w:tc>
      </w:tr>
      <w:tr w:rsidR="005B3CD0" w:rsidRPr="004B56EE" w:rsidTr="00B42FD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5B3CD0" w:rsidRDefault="008933BF" w:rsidP="00B42FD1">
            <w:pPr>
              <w:jc w:val="center"/>
              <w:rPr>
                <w:b/>
              </w:rPr>
            </w:pPr>
            <w:r w:rsidRPr="00461B88">
              <w:rPr>
                <w:color w:val="0000FF"/>
                <w:u w:val="single"/>
              </w:rPr>
              <w:fldChar w:fldCharType="begin"/>
            </w:r>
            <w:r w:rsidRPr="00461B88">
              <w:rPr>
                <w:color w:val="0000FF"/>
                <w:u w:val="single"/>
              </w:rPr>
              <w:instrText xml:space="preserve"> REF _Ref4078304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461B88">
              <w:rPr>
                <w:color w:val="0000FF"/>
                <w:u w:val="single"/>
              </w:rPr>
            </w:r>
            <w:r w:rsidRPr="00461B88">
              <w:rPr>
                <w:color w:val="0000FF"/>
                <w:u w:val="single"/>
              </w:rPr>
              <w:fldChar w:fldCharType="separate"/>
            </w:r>
            <w:ins w:id="9283" w:author="Zhang, Carol (MSHA)" w:date="2019-12-11T16:14:00Z">
              <w:r w:rsidR="00B2321A" w:rsidRPr="00B2321A">
                <w:rPr>
                  <w:color w:val="0000FF"/>
                  <w:u w:val="single"/>
                  <w:rPrChange w:id="9284" w:author="Zhang, Carol (MSHA)" w:date="2019-12-11T16:14:00Z">
                    <w:rPr/>
                  </w:rPrChange>
                </w:rPr>
                <w:t>Secondary Infusion Complete Setting</w:t>
              </w:r>
            </w:ins>
            <w:del w:id="928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Secondary Infusion Complete Setting</w:delText>
              </w:r>
            </w:del>
            <w:r w:rsidRPr="00461B88">
              <w:rPr>
                <w:color w:val="0000FF"/>
                <w:u w:val="single"/>
              </w:rPr>
              <w:fldChar w:fldCharType="end"/>
            </w:r>
          </w:p>
        </w:tc>
      </w:tr>
    </w:tbl>
    <w:p w:rsidR="008155C5" w:rsidRDefault="008155C5" w:rsidP="002D56AA"/>
    <w:p w:rsidR="00DD0ED9" w:rsidRDefault="00DD0ED9" w:rsidP="00DD0ED9">
      <w:pPr>
        <w:pStyle w:val="2"/>
        <w:numPr>
          <w:ilvl w:val="1"/>
          <w:numId w:val="5"/>
        </w:numPr>
      </w:pPr>
      <w:bookmarkStart w:id="9286" w:name="_Ref7353627"/>
      <w:r>
        <w:t>GET_TUBE_SIZE</w:t>
      </w:r>
      <w:bookmarkEnd w:id="9286"/>
    </w:p>
    <w:p w:rsidR="00DD0ED9" w:rsidRDefault="00DD0ED9" w:rsidP="00DD0ED9">
      <w:pPr>
        <w:ind w:firstLine="420"/>
      </w:pPr>
      <w:r>
        <w:rPr>
          <w:rFonts w:hint="eastAsia"/>
        </w:rPr>
        <w:t>读取输液管路规格</w:t>
      </w:r>
    </w:p>
    <w:p w:rsidR="00DD0ED9" w:rsidRDefault="00DD0ED9" w:rsidP="00DD0ED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DD0ED9" w:rsidRPr="001C7716" w:rsidRDefault="00DD0ED9" w:rsidP="00DD0ED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DD0ED9" w:rsidRDefault="00DD0ED9" w:rsidP="00DD0ED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DD0ED9" w:rsidRPr="00301BD7" w:rsidRDefault="00DD0ED9" w:rsidP="00DD0ED9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正常返回：泵端返回一个包含自定义字段的数据包，管路规格</w:t>
      </w:r>
      <w:r>
        <w:rPr>
          <w:rFonts w:hint="eastAsia"/>
        </w:rPr>
        <w:t>:20</w:t>
      </w:r>
      <w:r>
        <w:rPr>
          <w:rFonts w:hint="eastAsia"/>
        </w:rPr>
        <w:t>或</w:t>
      </w:r>
      <w:r>
        <w:rPr>
          <w:rFonts w:hint="eastAsia"/>
        </w:rPr>
        <w:t>60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单位：滴</w:t>
      </w:r>
      <w:r>
        <w:rPr>
          <w:rFonts w:hint="eastAsia"/>
        </w:rPr>
        <w:t>/mL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DD0ED9" w:rsidRPr="00513A48" w:rsidTr="007713A1">
        <w:tc>
          <w:tcPr>
            <w:tcW w:w="468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17295A" w:rsidRDefault="00DD0ED9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DD0ED9" w:rsidRPr="00513A48" w:rsidRDefault="00DD0ED9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D0ED9" w:rsidTr="007713A1">
        <w:tc>
          <w:tcPr>
            <w:tcW w:w="7792" w:type="dxa"/>
            <w:gridSpan w:val="17"/>
          </w:tcPr>
          <w:p w:rsidR="00DD0ED9" w:rsidRDefault="00DD0ED9" w:rsidP="007713A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DD0ED9" w:rsidTr="007713A1">
        <w:tc>
          <w:tcPr>
            <w:tcW w:w="7792" w:type="dxa"/>
            <w:gridSpan w:val="17"/>
          </w:tcPr>
          <w:p w:rsidR="00DD0ED9" w:rsidRDefault="00DD0ED9" w:rsidP="007713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</w:t>
            </w:r>
            <w:r>
              <w:rPr>
                <w:rFonts w:hint="eastAsia"/>
                <w:b/>
              </w:rPr>
              <w:t>1</w:t>
            </w:r>
          </w:p>
        </w:tc>
      </w:tr>
      <w:tr w:rsidR="00DD0ED9" w:rsidRPr="004B56EE" w:rsidTr="007713A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DD0ED9" w:rsidRDefault="00DD0ED9" w:rsidP="00365BD0">
            <w:pPr>
              <w:jc w:val="center"/>
              <w:rPr>
                <w:b/>
              </w:rPr>
            </w:pPr>
            <w:r>
              <w:rPr>
                <w:b/>
              </w:rPr>
              <w:t>Tube size</w:t>
            </w:r>
          </w:p>
        </w:tc>
      </w:tr>
    </w:tbl>
    <w:p w:rsidR="00DD0ED9" w:rsidRDefault="00DD0ED9" w:rsidP="002D56AA"/>
    <w:p w:rsidR="00683A72" w:rsidRDefault="00683A72" w:rsidP="00461B88">
      <w:pPr>
        <w:pStyle w:val="2"/>
        <w:numPr>
          <w:ilvl w:val="1"/>
          <w:numId w:val="5"/>
        </w:numPr>
      </w:pPr>
      <w:bookmarkStart w:id="9287" w:name="_Ref12365289"/>
      <w:r>
        <w:t>GET_DRUG_MASS_</w:t>
      </w:r>
      <w:r w:rsidRPr="00BF7CA7">
        <w:t>UNIT</w:t>
      </w:r>
      <w:bookmarkEnd w:id="9287"/>
    </w:p>
    <w:p w:rsidR="00683A72" w:rsidRDefault="00683A72" w:rsidP="00683A72">
      <w:pPr>
        <w:ind w:firstLine="420"/>
      </w:pPr>
      <w:r>
        <w:rPr>
          <w:rFonts w:hint="eastAsia"/>
        </w:rPr>
        <w:t>读药</w:t>
      </w:r>
      <w:r w:rsidRPr="001E5E43">
        <w:rPr>
          <w:rFonts w:hint="eastAsia"/>
        </w:rPr>
        <w:t>量单位</w:t>
      </w:r>
    </w:p>
    <w:p w:rsidR="00683A72" w:rsidRDefault="00683A72" w:rsidP="00683A7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83A72" w:rsidRPr="001C7716" w:rsidRDefault="00683A72" w:rsidP="00683A72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683A72" w:rsidRDefault="00683A72" w:rsidP="00683A7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83A72" w:rsidRDefault="00683A72" w:rsidP="00683A72">
      <w:pPr>
        <w:pStyle w:val="a7"/>
        <w:ind w:left="840" w:firstLineChars="0" w:firstLine="0"/>
      </w:pPr>
      <w:r>
        <w:rPr>
          <w:rFonts w:hint="eastAsia"/>
        </w:rPr>
        <w:t>正常返回：自定义字段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683A72" w:rsidRPr="00513A48" w:rsidTr="00987988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17295A" w:rsidRDefault="00683A72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83A72" w:rsidRPr="00513A48" w:rsidRDefault="00683A72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83A72" w:rsidTr="00987988">
        <w:trPr>
          <w:jc w:val="center"/>
        </w:trPr>
        <w:tc>
          <w:tcPr>
            <w:tcW w:w="7992" w:type="dxa"/>
            <w:gridSpan w:val="17"/>
          </w:tcPr>
          <w:p w:rsidR="00683A72" w:rsidRDefault="00683A72" w:rsidP="009879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683A72" w:rsidTr="00987988">
        <w:trPr>
          <w:jc w:val="center"/>
        </w:trPr>
        <w:tc>
          <w:tcPr>
            <w:tcW w:w="7992" w:type="dxa"/>
            <w:gridSpan w:val="17"/>
          </w:tcPr>
          <w:p w:rsidR="00683A72" w:rsidRDefault="00683A72" w:rsidP="009879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683A72" w:rsidTr="00987988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683A72" w:rsidRPr="00E70E77" w:rsidRDefault="00D746D0" w:rsidP="00987988">
            <w:pPr>
              <w:jc w:val="center"/>
              <w:rPr>
                <w:rStyle w:val="a9"/>
              </w:rPr>
            </w:pPr>
            <w:r w:rsidRPr="00461B88">
              <w:rPr>
                <w:color w:val="0000FF"/>
              </w:rPr>
              <w:fldChar w:fldCharType="begin"/>
            </w:r>
            <w:r w:rsidRPr="00461B88">
              <w:rPr>
                <w:color w:val="0000FF"/>
              </w:rPr>
              <w:instrText xml:space="preserve"> REF _Ref12365078 \h </w:instrText>
            </w:r>
            <w:r>
              <w:rPr>
                <w:color w:val="0000FF"/>
              </w:rPr>
              <w:instrText xml:space="preserve"> \* MERGEFORMAT </w:instrText>
            </w:r>
            <w:r w:rsidRPr="00461B88">
              <w:rPr>
                <w:color w:val="0000FF"/>
              </w:rPr>
            </w:r>
            <w:r w:rsidRPr="00461B88">
              <w:rPr>
                <w:color w:val="0000FF"/>
              </w:rPr>
              <w:fldChar w:fldCharType="separate"/>
            </w:r>
            <w:ins w:id="9288" w:author="Zhang, Carol (MSHA)" w:date="2019-12-11T16:14:00Z">
              <w:r w:rsidR="00B2321A" w:rsidRPr="00B2321A">
                <w:rPr>
                  <w:color w:val="0000FF"/>
                  <w:u w:val="single"/>
                  <w:rPrChange w:id="9289" w:author="Zhang, Carol (MSHA)" w:date="2019-12-11T16:14:00Z">
                    <w:rPr/>
                  </w:rPrChange>
                </w:rPr>
                <w:t>Drug Mass Unit</w:t>
              </w:r>
            </w:ins>
            <w:del w:id="929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Mass Unit</w:delText>
              </w:r>
            </w:del>
            <w:r w:rsidRPr="00461B88">
              <w:rPr>
                <w:color w:val="0000FF"/>
              </w:rPr>
              <w:fldChar w:fldCharType="end"/>
            </w:r>
          </w:p>
        </w:tc>
      </w:tr>
    </w:tbl>
    <w:p w:rsidR="00683A72" w:rsidRDefault="00683A72" w:rsidP="002D56AA"/>
    <w:p w:rsidR="00987988" w:rsidRDefault="00987988" w:rsidP="00461B88">
      <w:pPr>
        <w:pStyle w:val="2"/>
        <w:numPr>
          <w:ilvl w:val="1"/>
          <w:numId w:val="5"/>
        </w:numPr>
      </w:pPr>
      <w:bookmarkStart w:id="9291" w:name="_Ref12366867"/>
      <w:r>
        <w:rPr>
          <w:rFonts w:hint="eastAsia"/>
        </w:rPr>
        <w:t>GET</w:t>
      </w:r>
      <w:r>
        <w:t>_INFUSION_NEAR_COMPLETE_CRITERIA</w:t>
      </w:r>
      <w:bookmarkEnd w:id="9291"/>
    </w:p>
    <w:p w:rsidR="00987988" w:rsidRPr="003945BF" w:rsidRDefault="006511B0" w:rsidP="00987988">
      <w:pPr>
        <w:ind w:firstLine="420"/>
      </w:pPr>
      <w:r>
        <w:rPr>
          <w:rFonts w:hint="eastAsia"/>
        </w:rPr>
        <w:t>查询</w:t>
      </w:r>
      <w:r w:rsidR="002733A7">
        <w:rPr>
          <w:rFonts w:hint="eastAsia"/>
        </w:rPr>
        <w:t>即将输注完成报警的触发条件和条件对应的参数</w:t>
      </w:r>
      <w:r w:rsidR="00163773">
        <w:rPr>
          <w:rFonts w:hint="eastAsia"/>
        </w:rPr>
        <w:t>，剩余量单位：</w:t>
      </w:r>
      <w:r w:rsidR="00163773">
        <w:rPr>
          <w:rFonts w:hint="eastAsia"/>
        </w:rPr>
        <w:t>mL</w:t>
      </w:r>
      <w:r w:rsidR="00163773">
        <w:rPr>
          <w:rFonts w:hint="eastAsia"/>
        </w:rPr>
        <w:t>，时间单位：分钟</w:t>
      </w:r>
      <w:r w:rsidR="00987988">
        <w:rPr>
          <w:rFonts w:hint="eastAsia"/>
        </w:rPr>
        <w:t>，命令包含字段如下</w:t>
      </w:r>
      <w:r w:rsidR="00987988" w:rsidRPr="003945BF">
        <w:rPr>
          <w:rFonts w:hint="eastAsia"/>
        </w:rPr>
        <w:t>：</w:t>
      </w:r>
    </w:p>
    <w:p w:rsidR="00987988" w:rsidRDefault="00987988" w:rsidP="0098798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87988" w:rsidRDefault="00987988" w:rsidP="00987988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987988" w:rsidRDefault="00987988" w:rsidP="0098798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87988" w:rsidRDefault="00987988" w:rsidP="00987988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87988" w:rsidRPr="00513A48" w:rsidTr="00987988">
        <w:tc>
          <w:tcPr>
            <w:tcW w:w="468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17295A" w:rsidRDefault="00987988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87988" w:rsidRPr="00513A48" w:rsidRDefault="00987988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87988" w:rsidTr="00987988">
        <w:tc>
          <w:tcPr>
            <w:tcW w:w="7792" w:type="dxa"/>
            <w:gridSpan w:val="17"/>
          </w:tcPr>
          <w:p w:rsidR="00987988" w:rsidRDefault="00987988" w:rsidP="0098798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87988" w:rsidTr="00987988">
        <w:tc>
          <w:tcPr>
            <w:tcW w:w="7792" w:type="dxa"/>
            <w:gridSpan w:val="17"/>
          </w:tcPr>
          <w:p w:rsidR="00987988" w:rsidRDefault="00987988" w:rsidP="009879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A93727">
              <w:rPr>
                <w:rFonts w:hint="eastAsia"/>
                <w:b/>
              </w:rPr>
              <w:t>5</w:t>
            </w:r>
          </w:p>
        </w:tc>
      </w:tr>
      <w:tr w:rsidR="00A93727" w:rsidRPr="004B56EE" w:rsidTr="00EC1887">
        <w:tc>
          <w:tcPr>
            <w:tcW w:w="3896" w:type="dxa"/>
            <w:gridSpan w:val="9"/>
          </w:tcPr>
          <w:p w:rsidR="00A93727" w:rsidRDefault="000722C3" w:rsidP="00987988">
            <w:pPr>
              <w:jc w:val="center"/>
              <w:rPr>
                <w:b/>
              </w:rPr>
            </w:pPr>
            <w:r w:rsidRPr="00461B88">
              <w:rPr>
                <w:color w:val="0000FF"/>
                <w:u w:val="single"/>
              </w:rPr>
              <w:fldChar w:fldCharType="begin"/>
            </w:r>
            <w:r w:rsidRPr="00461B88">
              <w:rPr>
                <w:color w:val="0000FF"/>
                <w:u w:val="single"/>
              </w:rPr>
              <w:instrText xml:space="preserve"> REF _Ref12366344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461B88">
              <w:rPr>
                <w:color w:val="0000FF"/>
                <w:u w:val="single"/>
              </w:rPr>
            </w:r>
            <w:r w:rsidRPr="00461B88">
              <w:rPr>
                <w:color w:val="0000FF"/>
                <w:u w:val="single"/>
              </w:rPr>
              <w:fldChar w:fldCharType="separate"/>
            </w:r>
            <w:ins w:id="9292" w:author="Zhang, Carol (MSHA)" w:date="2019-12-11T16:14:00Z">
              <w:r w:rsidR="00B2321A" w:rsidRPr="00B2321A">
                <w:rPr>
                  <w:color w:val="0000FF"/>
                  <w:u w:val="single"/>
                  <w:rPrChange w:id="9293" w:author="Zhang, Carol (MSHA)" w:date="2019-12-11T16:14:00Z">
                    <w:rPr/>
                  </w:rPrChange>
                </w:rPr>
                <w:t>Infusion Near Complete Criteria</w:t>
              </w:r>
            </w:ins>
            <w:del w:id="92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Infusion Near Complete Criteria</w:delText>
              </w:r>
            </w:del>
            <w:r w:rsidRPr="00461B88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A93727" w:rsidRDefault="00A93727" w:rsidP="00BF7CA7">
            <w:pPr>
              <w:jc w:val="center"/>
              <w:rPr>
                <w:b/>
              </w:rPr>
            </w:pPr>
            <w:r w:rsidRPr="00461B88">
              <w:t xml:space="preserve">Parameters for </w:t>
            </w:r>
            <w:r>
              <w:t>Criteria(</w:t>
            </w:r>
            <w:r w:rsidR="00185FBC">
              <w:rPr>
                <w:rFonts w:hint="eastAsia"/>
              </w:rPr>
              <w:t>uint</w:t>
            </w:r>
            <w:r>
              <w:t>,</w:t>
            </w:r>
            <w:r w:rsidRPr="00461B88">
              <w:rPr>
                <w:b/>
              </w:rPr>
              <w:t>4 byte</w:t>
            </w:r>
            <w:r>
              <w:t>)</w:t>
            </w:r>
          </w:p>
        </w:tc>
      </w:tr>
    </w:tbl>
    <w:p w:rsidR="008D48D2" w:rsidRDefault="008D48D2" w:rsidP="002D56AA"/>
    <w:p w:rsidR="00987988" w:rsidRPr="00EC746B" w:rsidRDefault="008D48D2" w:rsidP="00461B88">
      <w:pPr>
        <w:pStyle w:val="2"/>
        <w:numPr>
          <w:ilvl w:val="1"/>
          <w:numId w:val="5"/>
        </w:numPr>
        <w:rPr>
          <w:strike/>
          <w:rPrChange w:id="9295" w:author="Zhang, Carol (MSHA)" w:date="2019-11-02T13:55:00Z">
            <w:rPr/>
          </w:rPrChange>
        </w:rPr>
      </w:pPr>
      <w:bookmarkStart w:id="9296" w:name="_Ref12369880"/>
      <w:r w:rsidRPr="00EC746B">
        <w:rPr>
          <w:strike/>
          <w:rPrChange w:id="9297" w:author="Zhang, Carol (MSHA)" w:date="2019-11-02T13:55:00Z">
            <w:rPr/>
          </w:rPrChange>
        </w:rPr>
        <w:t>GET_AIR_DETECTION_OPTION</w:t>
      </w:r>
      <w:bookmarkEnd w:id="9296"/>
    </w:p>
    <w:p w:rsidR="008D48D2" w:rsidRPr="00EC746B" w:rsidRDefault="008D48D2" w:rsidP="008D48D2">
      <w:pPr>
        <w:ind w:firstLine="420"/>
        <w:rPr>
          <w:strike/>
          <w:rPrChange w:id="9298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299" w:author="Zhang, Carol (MSHA)" w:date="2019-11-02T13:55:00Z">
            <w:rPr>
              <w:rFonts w:hint="eastAsia"/>
            </w:rPr>
          </w:rPrChange>
        </w:rPr>
        <w:t>查询</w:t>
      </w:r>
      <w:r w:rsidRPr="00EC746B">
        <w:rPr>
          <w:rFonts w:ascii="宋体" w:eastAsia="宋体" w:cs="宋体" w:hint="eastAsia"/>
          <w:strike/>
          <w:color w:val="000000"/>
          <w:kern w:val="0"/>
          <w:sz w:val="20"/>
          <w:szCs w:val="20"/>
          <w:lang w:val="zh-CN"/>
          <w:rPrChange w:id="9300" w:author="Zhang, Carol (MSHA)" w:date="2019-11-02T13:55:00Z">
            <w:rPr>
              <w:rFonts w:ascii="宋体" w:eastAsia="宋体" w:cs="宋体" w:hint="eastAsia"/>
              <w:color w:val="000000"/>
              <w:kern w:val="0"/>
              <w:sz w:val="20"/>
              <w:szCs w:val="20"/>
              <w:lang w:val="zh-CN"/>
            </w:rPr>
          </w:rPrChange>
        </w:rPr>
        <w:t>气泡检测选择</w:t>
      </w:r>
      <w:r w:rsidRPr="00EC746B">
        <w:rPr>
          <w:rFonts w:hint="eastAsia"/>
          <w:strike/>
          <w:rPrChange w:id="9301" w:author="Zhang, Carol (MSHA)" w:date="2019-11-02T13:55:00Z">
            <w:rPr>
              <w:rFonts w:hint="eastAsia"/>
            </w:rPr>
          </w:rPrChange>
        </w:rPr>
        <w:t>，命令包含字段如下：</w:t>
      </w:r>
    </w:p>
    <w:p w:rsidR="008D48D2" w:rsidRPr="00EC746B" w:rsidRDefault="008D48D2" w:rsidP="008D48D2">
      <w:pPr>
        <w:pStyle w:val="a7"/>
        <w:numPr>
          <w:ilvl w:val="0"/>
          <w:numId w:val="1"/>
        </w:numPr>
        <w:ind w:firstLineChars="0"/>
        <w:rPr>
          <w:strike/>
          <w:rPrChange w:id="9302" w:author="Zhang, Carol (MSHA)" w:date="2019-11-02T13:55:00Z">
            <w:rPr/>
          </w:rPrChange>
        </w:rPr>
      </w:pPr>
      <w:r w:rsidRPr="00EC746B">
        <w:rPr>
          <w:strike/>
          <w:rPrChange w:id="9303" w:author="Zhang, Carol (MSHA)" w:date="2019-11-02T13:55:00Z">
            <w:rPr/>
          </w:rPrChange>
        </w:rPr>
        <w:t>Request</w:t>
      </w:r>
    </w:p>
    <w:p w:rsidR="008D48D2" w:rsidRPr="00EC746B" w:rsidRDefault="008D48D2" w:rsidP="008D48D2">
      <w:pPr>
        <w:pStyle w:val="a7"/>
        <w:ind w:left="840" w:firstLineChars="0" w:firstLine="0"/>
        <w:rPr>
          <w:strike/>
          <w:rPrChange w:id="9304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305" w:author="Zhang, Carol (MSHA)" w:date="2019-11-02T13:55:00Z">
            <w:rPr>
              <w:rFonts w:hint="eastAsia"/>
            </w:rPr>
          </w:rPrChange>
        </w:rPr>
        <w:t>向泵端发送一个</w:t>
      </w:r>
      <w:r w:rsidRPr="00EC746B">
        <w:rPr>
          <w:strike/>
          <w:rPrChange w:id="9306" w:author="Zhang, Carol (MSHA)" w:date="2019-11-02T13:55:00Z">
            <w:rPr/>
          </w:rPrChange>
        </w:rPr>
        <w:t>Payload length</w:t>
      </w:r>
      <w:r w:rsidRPr="00EC746B">
        <w:rPr>
          <w:rFonts w:hint="eastAsia"/>
          <w:strike/>
          <w:rPrChange w:id="9307" w:author="Zhang, Carol (MSHA)" w:date="2019-11-02T13:55:00Z">
            <w:rPr>
              <w:rFonts w:hint="eastAsia"/>
            </w:rPr>
          </w:rPrChange>
        </w:rPr>
        <w:t>为</w:t>
      </w:r>
      <w:r w:rsidRPr="00EC746B">
        <w:rPr>
          <w:strike/>
          <w:rPrChange w:id="9308" w:author="Zhang, Carol (MSHA)" w:date="2019-11-02T13:55:00Z">
            <w:rPr/>
          </w:rPrChange>
        </w:rPr>
        <w:t>0</w:t>
      </w:r>
      <w:r w:rsidRPr="00EC746B">
        <w:rPr>
          <w:rFonts w:hint="eastAsia"/>
          <w:strike/>
          <w:rPrChange w:id="9309" w:author="Zhang, Carol (MSHA)" w:date="2019-11-02T13:55:00Z">
            <w:rPr>
              <w:rFonts w:hint="eastAsia"/>
            </w:rPr>
          </w:rPrChange>
        </w:rPr>
        <w:t>的空数据</w:t>
      </w:r>
    </w:p>
    <w:p w:rsidR="008D48D2" w:rsidRPr="00EC746B" w:rsidRDefault="008D48D2" w:rsidP="008D48D2">
      <w:pPr>
        <w:pStyle w:val="a7"/>
        <w:numPr>
          <w:ilvl w:val="0"/>
          <w:numId w:val="1"/>
        </w:numPr>
        <w:ind w:firstLineChars="0"/>
        <w:rPr>
          <w:strike/>
          <w:rPrChange w:id="9310" w:author="Zhang, Carol (MSHA)" w:date="2019-11-02T13:55:00Z">
            <w:rPr/>
          </w:rPrChange>
        </w:rPr>
      </w:pPr>
      <w:r w:rsidRPr="00EC746B">
        <w:rPr>
          <w:strike/>
          <w:rPrChange w:id="9311" w:author="Zhang, Carol (MSHA)" w:date="2019-11-02T13:55:00Z">
            <w:rPr/>
          </w:rPrChange>
        </w:rPr>
        <w:t>Response</w:t>
      </w:r>
    </w:p>
    <w:p w:rsidR="008D48D2" w:rsidRPr="00EC746B" w:rsidRDefault="008D48D2" w:rsidP="008D48D2">
      <w:pPr>
        <w:pStyle w:val="a7"/>
        <w:ind w:left="840" w:firstLineChars="0" w:firstLine="0"/>
        <w:rPr>
          <w:strike/>
          <w:rPrChange w:id="9312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313" w:author="Zhang, Carol (MSHA)" w:date="2019-11-02T13:55:00Z">
            <w:rPr>
              <w:rFonts w:hint="eastAsia"/>
            </w:rPr>
          </w:rPrChange>
        </w:rPr>
        <w:t>正常返回：一个自定义字段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8D48D2" w:rsidRPr="00EC746B" w:rsidTr="00A22913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14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15" w:author="Zhang, Carol (MSHA)" w:date="2019-11-02T13:55:00Z">
                  <w:rPr>
                    <w:sz w:val="18"/>
                    <w:szCs w:val="18"/>
                  </w:rPr>
                </w:rPrChange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16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17" w:author="Zhang, Carol (MSHA)" w:date="2019-11-02T13:55:00Z">
                  <w:rPr>
                    <w:sz w:val="18"/>
                    <w:szCs w:val="18"/>
                  </w:rPr>
                </w:rPrChange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18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19" w:author="Zhang, Carol (MSHA)" w:date="2019-11-02T13:55:00Z">
                  <w:rPr>
                    <w:sz w:val="18"/>
                    <w:szCs w:val="18"/>
                  </w:rPr>
                </w:rPrChange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20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21" w:author="Zhang, Carol (MSHA)" w:date="2019-11-02T13:55:00Z">
                  <w:rPr>
                    <w:sz w:val="18"/>
                    <w:szCs w:val="18"/>
                  </w:rPr>
                </w:rPrChange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22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23" w:author="Zhang, Carol (MSHA)" w:date="2019-11-02T13:55:00Z">
                  <w:rPr>
                    <w:sz w:val="18"/>
                    <w:szCs w:val="18"/>
                  </w:rPr>
                </w:rPrChange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24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25" w:author="Zhang, Carol (MSHA)" w:date="2019-11-02T13:55:00Z">
                  <w:rPr>
                    <w:sz w:val="18"/>
                    <w:szCs w:val="18"/>
                  </w:rPr>
                </w:rPrChange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26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27" w:author="Zhang, Carol (MSHA)" w:date="2019-11-02T13:55:00Z">
                  <w:rPr>
                    <w:sz w:val="18"/>
                    <w:szCs w:val="18"/>
                  </w:rPr>
                </w:rPrChange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28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29" w:author="Zhang, Carol (MSHA)" w:date="2019-11-02T13:55:00Z">
                  <w:rPr>
                    <w:sz w:val="18"/>
                    <w:szCs w:val="18"/>
                  </w:rPr>
                </w:rPrChange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30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31" w:author="Zhang, Carol (MSHA)" w:date="2019-11-02T13:55:00Z">
                  <w:rPr>
                    <w:sz w:val="18"/>
                    <w:szCs w:val="18"/>
                  </w:rPr>
                </w:rPrChange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32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33" w:author="Zhang, Carol (MSHA)" w:date="2019-11-02T13:55:00Z">
                  <w:rPr>
                    <w:sz w:val="18"/>
                    <w:szCs w:val="18"/>
                  </w:rPr>
                </w:rPrChange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34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35" w:author="Zhang, Carol (MSHA)" w:date="2019-11-02T13:55:00Z">
                  <w:rPr>
                    <w:sz w:val="18"/>
                    <w:szCs w:val="18"/>
                  </w:rPr>
                </w:rPrChange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36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37" w:author="Zhang, Carol (MSHA)" w:date="2019-11-02T13:55:00Z">
                  <w:rPr>
                    <w:sz w:val="18"/>
                    <w:szCs w:val="18"/>
                  </w:rPr>
                </w:rPrChange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38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39" w:author="Zhang, Carol (MSHA)" w:date="2019-11-02T13:55:00Z">
                  <w:rPr>
                    <w:sz w:val="18"/>
                    <w:szCs w:val="18"/>
                  </w:rPr>
                </w:rPrChange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40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41" w:author="Zhang, Carol (MSHA)" w:date="2019-11-02T13:55:00Z">
                  <w:rPr>
                    <w:sz w:val="18"/>
                    <w:szCs w:val="18"/>
                  </w:rPr>
                </w:rPrChange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42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43" w:author="Zhang, Carol (MSHA)" w:date="2019-11-02T13:55:00Z">
                  <w:rPr>
                    <w:sz w:val="18"/>
                    <w:szCs w:val="18"/>
                  </w:rPr>
                </w:rPrChange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8D48D2" w:rsidRPr="00EC746B" w:rsidRDefault="008D48D2" w:rsidP="00A22913">
            <w:pPr>
              <w:jc w:val="center"/>
              <w:rPr>
                <w:strike/>
                <w:sz w:val="18"/>
                <w:szCs w:val="18"/>
                <w:rPrChange w:id="9344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345" w:author="Zhang, Carol (MSHA)" w:date="2019-11-02T13:55:00Z">
                  <w:rPr>
                    <w:sz w:val="18"/>
                    <w:szCs w:val="18"/>
                  </w:rPr>
                </w:rPrChange>
              </w:rPr>
              <w:t>15</w:t>
            </w:r>
          </w:p>
        </w:tc>
      </w:tr>
      <w:tr w:rsidR="008D48D2" w:rsidRPr="00EC746B" w:rsidTr="00A22913">
        <w:trPr>
          <w:jc w:val="center"/>
        </w:trPr>
        <w:tc>
          <w:tcPr>
            <w:tcW w:w="7992" w:type="dxa"/>
            <w:gridSpan w:val="17"/>
          </w:tcPr>
          <w:p w:rsidR="008D48D2" w:rsidRPr="00EC746B" w:rsidRDefault="008D48D2" w:rsidP="00A22913">
            <w:pPr>
              <w:jc w:val="center"/>
              <w:rPr>
                <w:b/>
                <w:strike/>
                <w:rPrChange w:id="9346" w:author="Zhang, Carol (MSHA)" w:date="2019-11-02T13:55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9347" w:author="Zhang, Carol (MSHA)" w:date="2019-11-02T13:55:00Z">
                  <w:rPr>
                    <w:b/>
                  </w:rPr>
                </w:rPrChange>
              </w:rPr>
              <w:t>0x0001</w:t>
            </w:r>
          </w:p>
        </w:tc>
      </w:tr>
      <w:tr w:rsidR="008D48D2" w:rsidRPr="00EC746B" w:rsidTr="00A22913">
        <w:trPr>
          <w:jc w:val="center"/>
        </w:trPr>
        <w:tc>
          <w:tcPr>
            <w:tcW w:w="7992" w:type="dxa"/>
            <w:gridSpan w:val="17"/>
          </w:tcPr>
          <w:p w:rsidR="008D48D2" w:rsidRPr="00EC746B" w:rsidRDefault="008D48D2" w:rsidP="00A22913">
            <w:pPr>
              <w:jc w:val="center"/>
              <w:rPr>
                <w:b/>
                <w:strike/>
                <w:rPrChange w:id="9348" w:author="Zhang, Carol (MSHA)" w:date="2019-11-02T13:55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9349" w:author="Zhang, Carol (MSHA)" w:date="2019-11-02T13:55:00Z">
                  <w:rPr>
                    <w:b/>
                  </w:rPr>
                </w:rPrChange>
              </w:rPr>
              <w:t>0x0001</w:t>
            </w:r>
          </w:p>
        </w:tc>
      </w:tr>
      <w:tr w:rsidR="008D48D2" w:rsidRPr="00EC746B" w:rsidTr="00A22913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8D48D2" w:rsidRPr="00EC746B" w:rsidRDefault="00680B10">
            <w:pPr>
              <w:jc w:val="center"/>
              <w:rPr>
                <w:rStyle w:val="a9"/>
                <w:strike/>
                <w:rPrChange w:id="9350" w:author="Zhang, Carol (MSHA)" w:date="2019-11-02T13:55:00Z">
                  <w:rPr>
                    <w:rStyle w:val="a9"/>
                  </w:rPr>
                </w:rPrChange>
              </w:rPr>
            </w:pPr>
            <w:r w:rsidRPr="00EC746B">
              <w:rPr>
                <w:strike/>
                <w:color w:val="0000FF"/>
                <w:rPrChange w:id="9351" w:author="Zhang, Carol (MSHA)" w:date="2019-11-02T13:55:00Z">
                  <w:rPr>
                    <w:color w:val="0000FF"/>
                    <w:u w:val="single"/>
                  </w:rPr>
                </w:rPrChange>
              </w:rPr>
              <w:fldChar w:fldCharType="begin"/>
            </w:r>
            <w:r w:rsidRPr="00EC746B">
              <w:rPr>
                <w:strike/>
                <w:color w:val="0000FF"/>
                <w:rPrChange w:id="9352" w:author="Zhang, Carol (MSHA)" w:date="2019-11-02T13:55:00Z">
                  <w:rPr>
                    <w:color w:val="0000FF"/>
                  </w:rPr>
                </w:rPrChange>
              </w:rPr>
              <w:instrText xml:space="preserve"> REF _Ref12369216 \h  \* MERGEFORMAT </w:instrText>
            </w:r>
            <w:r w:rsidRPr="00EC746B">
              <w:rPr>
                <w:strike/>
                <w:color w:val="0000FF"/>
                <w:rPrChange w:id="9353" w:author="Zhang, Carol (MSHA)" w:date="2019-11-02T13:55:00Z">
                  <w:rPr>
                    <w:strike/>
                    <w:color w:val="0000FF"/>
                  </w:rPr>
                </w:rPrChange>
              </w:rPr>
            </w:r>
            <w:r w:rsidRPr="00EC746B">
              <w:rPr>
                <w:strike/>
                <w:color w:val="0000FF"/>
                <w:rPrChange w:id="9354" w:author="Zhang, Carol (MSHA)" w:date="2019-11-02T13:55:00Z">
                  <w:rPr>
                    <w:color w:val="0000FF"/>
                  </w:rPr>
                </w:rPrChange>
              </w:rPr>
              <w:fldChar w:fldCharType="separate"/>
            </w:r>
            <w:ins w:id="9355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9356" w:author="Zhang, Carol (MSHA)" w:date="2019-12-11T16:14:00Z">
                    <w:rPr/>
                  </w:rPrChange>
                </w:rPr>
                <w:t>Air Detection Option</w:t>
              </w:r>
            </w:ins>
            <w:del w:id="9357" w:author="Zhang, Carol (MSHA)" w:date="2019-08-21T10:59:00Z">
              <w:r w:rsidR="009736A5" w:rsidRPr="00EC746B" w:rsidDel="00E71FAC">
                <w:rPr>
                  <w:strike/>
                  <w:color w:val="0000FF"/>
                  <w:u w:val="single"/>
                  <w:rPrChange w:id="9358" w:author="Zhang, Carol (MSHA)" w:date="2019-11-02T13:55:00Z">
                    <w:rPr>
                      <w:color w:val="0000FF"/>
                      <w:u w:val="single"/>
                    </w:rPr>
                  </w:rPrChange>
                </w:rPr>
                <w:delText>Air Detection Option</w:delText>
              </w:r>
            </w:del>
            <w:r w:rsidRPr="00EC746B">
              <w:rPr>
                <w:strike/>
                <w:color w:val="0000FF"/>
                <w:rPrChange w:id="9359" w:author="Zhang, Carol (MSHA)" w:date="2019-11-02T13:55:00Z">
                  <w:rPr>
                    <w:color w:val="0000FF"/>
                  </w:rPr>
                </w:rPrChange>
              </w:rPr>
              <w:fldChar w:fldCharType="end"/>
            </w:r>
          </w:p>
        </w:tc>
      </w:tr>
    </w:tbl>
    <w:p w:rsidR="008D48D2" w:rsidRDefault="008D48D2" w:rsidP="002D56AA"/>
    <w:p w:rsidR="00680B10" w:rsidRDefault="00680B10" w:rsidP="00461B88">
      <w:pPr>
        <w:pStyle w:val="2"/>
        <w:numPr>
          <w:ilvl w:val="1"/>
          <w:numId w:val="5"/>
        </w:numPr>
      </w:pPr>
      <w:bookmarkStart w:id="9360" w:name="_Ref12369884"/>
      <w:r>
        <w:t>GET_BUBBLE_SENSITIVITY</w:t>
      </w:r>
      <w:bookmarkEnd w:id="9360"/>
    </w:p>
    <w:p w:rsidR="00680B10" w:rsidRDefault="00680B10" w:rsidP="00680B10">
      <w:r>
        <w:rPr>
          <w:rFonts w:hint="eastAsia"/>
        </w:rPr>
        <w:t>获取</w:t>
      </w:r>
      <w:r w:rsidR="00960D37">
        <w:rPr>
          <w:rFonts w:hint="eastAsia"/>
        </w:rPr>
        <w:t>气泡检测时</w:t>
      </w:r>
      <w:r>
        <w:rPr>
          <w:rFonts w:hint="eastAsia"/>
        </w:rPr>
        <w:t>单</w:t>
      </w:r>
      <w:r>
        <w:rPr>
          <w:rFonts w:hint="eastAsia"/>
        </w:rPr>
        <w:t>/</w:t>
      </w:r>
      <w:r>
        <w:rPr>
          <w:rFonts w:hint="eastAsia"/>
        </w:rPr>
        <w:t>多气泡灵敏度</w:t>
      </w:r>
    </w:p>
    <w:p w:rsidR="00680B10" w:rsidRDefault="00680B10" w:rsidP="00680B1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80B10" w:rsidRDefault="00680B10" w:rsidP="00680B10">
      <w:pPr>
        <w:pStyle w:val="a7"/>
        <w:ind w:left="840" w:firstLineChars="0" w:firstLine="0"/>
      </w:pPr>
      <w:r>
        <w:rPr>
          <w:rFonts w:hint="eastAsia"/>
        </w:rPr>
        <w:t>向泵端发送一个包含单</w:t>
      </w:r>
      <w:r>
        <w:rPr>
          <w:rFonts w:hint="eastAsia"/>
        </w:rPr>
        <w:t>/</w:t>
      </w:r>
      <w:r>
        <w:rPr>
          <w:rFonts w:hint="eastAsia"/>
        </w:rPr>
        <w:t>多气泡的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气泡检测选择</w:t>
      </w:r>
      <w:r>
        <w:rPr>
          <w:rFonts w:hint="eastAsia"/>
        </w:rPr>
        <w:t>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80B10" w:rsidRPr="00513A48" w:rsidTr="00A22913"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17295A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80B10" w:rsidTr="00A22913">
        <w:tc>
          <w:tcPr>
            <w:tcW w:w="7792" w:type="dxa"/>
            <w:gridSpan w:val="17"/>
          </w:tcPr>
          <w:p w:rsidR="00680B10" w:rsidRDefault="00680B10" w:rsidP="00A22913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80B10" w:rsidTr="00A22913">
        <w:tc>
          <w:tcPr>
            <w:tcW w:w="7792" w:type="dxa"/>
            <w:gridSpan w:val="17"/>
          </w:tcPr>
          <w:p w:rsidR="00680B10" w:rsidRDefault="00680B10" w:rsidP="00A229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01</w:t>
            </w:r>
          </w:p>
        </w:tc>
      </w:tr>
      <w:tr w:rsidR="00680B10" w:rsidTr="00A22913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80B10" w:rsidRPr="00641238" w:rsidRDefault="00680B10" w:rsidP="00A22913">
            <w:pPr>
              <w:jc w:val="center"/>
            </w:pPr>
            <w:r w:rsidRPr="00FF73E0">
              <w:rPr>
                <w:color w:val="0000FF"/>
              </w:rPr>
              <w:fldChar w:fldCharType="begin"/>
            </w:r>
            <w:r w:rsidRPr="00FF73E0">
              <w:rPr>
                <w:color w:val="0000FF"/>
              </w:rPr>
              <w:instrText xml:space="preserve"> REF _Ref12369216 \h </w:instrText>
            </w:r>
            <w:r>
              <w:rPr>
                <w:color w:val="0000FF"/>
              </w:rPr>
              <w:instrText xml:space="preserve"> \* MERGEFORMAT </w:instrText>
            </w:r>
            <w:r w:rsidRPr="00FF73E0">
              <w:rPr>
                <w:color w:val="0000FF"/>
              </w:rPr>
            </w:r>
            <w:r w:rsidRPr="00FF73E0">
              <w:rPr>
                <w:color w:val="0000FF"/>
              </w:rPr>
              <w:fldChar w:fldCharType="separate"/>
            </w:r>
            <w:ins w:id="9361" w:author="Zhang, Carol (MSHA)" w:date="2019-12-11T16:14:00Z">
              <w:r w:rsidR="00B2321A" w:rsidRPr="00B2321A">
                <w:rPr>
                  <w:color w:val="0000FF"/>
                  <w:u w:val="single"/>
                  <w:rPrChange w:id="9362" w:author="Zhang, Carol (MSHA)" w:date="2019-12-11T16:14:00Z">
                    <w:rPr/>
                  </w:rPrChange>
                </w:rPr>
                <w:t>Air Detection Option</w:t>
              </w:r>
            </w:ins>
            <w:del w:id="936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Air Detection Option</w:delText>
              </w:r>
            </w:del>
            <w:r w:rsidRPr="00FF73E0">
              <w:rPr>
                <w:color w:val="0000FF"/>
              </w:rPr>
              <w:fldChar w:fldCharType="end"/>
            </w:r>
          </w:p>
        </w:tc>
      </w:tr>
    </w:tbl>
    <w:p w:rsidR="00680B10" w:rsidRDefault="00680B10" w:rsidP="00680B10">
      <w:pPr>
        <w:pStyle w:val="a7"/>
        <w:ind w:left="840" w:firstLineChars="0" w:firstLine="0"/>
      </w:pPr>
    </w:p>
    <w:p w:rsidR="00680B10" w:rsidRDefault="00680B10" w:rsidP="00680B10">
      <w:pPr>
        <w:pStyle w:val="a7"/>
        <w:ind w:left="840" w:firstLineChars="0" w:firstLine="0"/>
      </w:pPr>
    </w:p>
    <w:p w:rsidR="00680B10" w:rsidRDefault="00680B10" w:rsidP="00680B1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80B10" w:rsidRDefault="00680B10" w:rsidP="00680B10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气泡检测选择和气泡灵敏度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80B10" w:rsidRPr="00513A48" w:rsidTr="00A22913"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17295A" w:rsidRDefault="00680B10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80B10" w:rsidRPr="00513A48" w:rsidRDefault="00680B10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80B10" w:rsidTr="00A22913">
        <w:tc>
          <w:tcPr>
            <w:tcW w:w="7792" w:type="dxa"/>
            <w:gridSpan w:val="17"/>
          </w:tcPr>
          <w:p w:rsidR="00680B10" w:rsidRDefault="00680B10" w:rsidP="00A22913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80B10" w:rsidTr="00A22913">
        <w:tc>
          <w:tcPr>
            <w:tcW w:w="7792" w:type="dxa"/>
            <w:gridSpan w:val="17"/>
          </w:tcPr>
          <w:p w:rsidR="00680B10" w:rsidRDefault="00680B10" w:rsidP="00A229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02</w:t>
            </w:r>
          </w:p>
        </w:tc>
      </w:tr>
      <w:tr w:rsidR="00680B10" w:rsidTr="00A22913">
        <w:tc>
          <w:tcPr>
            <w:tcW w:w="3896" w:type="dxa"/>
            <w:gridSpan w:val="9"/>
          </w:tcPr>
          <w:p w:rsidR="00680B10" w:rsidRDefault="00680B10" w:rsidP="00A22913">
            <w:pPr>
              <w:jc w:val="center"/>
              <w:rPr>
                <w:b/>
              </w:rPr>
            </w:pPr>
            <w:r w:rsidRPr="00FF73E0">
              <w:rPr>
                <w:color w:val="0000FF"/>
              </w:rPr>
              <w:fldChar w:fldCharType="begin"/>
            </w:r>
            <w:r w:rsidRPr="00FF73E0">
              <w:rPr>
                <w:color w:val="0000FF"/>
              </w:rPr>
              <w:instrText xml:space="preserve"> REF _Ref12369216 \h </w:instrText>
            </w:r>
            <w:r>
              <w:rPr>
                <w:color w:val="0000FF"/>
              </w:rPr>
              <w:instrText xml:space="preserve"> \* MERGEFORMAT </w:instrText>
            </w:r>
            <w:r w:rsidRPr="00FF73E0">
              <w:rPr>
                <w:color w:val="0000FF"/>
              </w:rPr>
            </w:r>
            <w:r w:rsidRPr="00FF73E0">
              <w:rPr>
                <w:color w:val="0000FF"/>
              </w:rPr>
              <w:fldChar w:fldCharType="separate"/>
            </w:r>
            <w:ins w:id="9364" w:author="Zhang, Carol (MSHA)" w:date="2019-12-11T16:14:00Z">
              <w:r w:rsidR="00B2321A" w:rsidRPr="00B2321A">
                <w:rPr>
                  <w:color w:val="0000FF"/>
                  <w:u w:val="single"/>
                  <w:rPrChange w:id="9365" w:author="Zhang, Carol (MSHA)" w:date="2019-12-11T16:14:00Z">
                    <w:rPr/>
                  </w:rPrChange>
                </w:rPr>
                <w:t>Air Detection Option</w:t>
              </w:r>
            </w:ins>
            <w:del w:id="93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Air Detection Option</w:delText>
              </w:r>
            </w:del>
            <w:r w:rsidRPr="00FF73E0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80B10" w:rsidRDefault="00680B10" w:rsidP="00A22913">
            <w:pPr>
              <w:jc w:val="center"/>
              <w:rPr>
                <w:b/>
              </w:rPr>
            </w:pPr>
            <w:r w:rsidRPr="00461B88">
              <w:rPr>
                <w:color w:val="0000FF"/>
                <w:u w:val="single"/>
              </w:rPr>
              <w:fldChar w:fldCharType="begin"/>
            </w:r>
            <w:r w:rsidRPr="00461B88">
              <w:rPr>
                <w:color w:val="0000FF"/>
                <w:u w:val="single"/>
              </w:rPr>
              <w:instrText xml:space="preserve"> REF _Ref12369404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461B88">
              <w:rPr>
                <w:color w:val="0000FF"/>
                <w:u w:val="single"/>
              </w:rPr>
            </w:r>
            <w:r w:rsidRPr="00461B88">
              <w:rPr>
                <w:color w:val="0000FF"/>
                <w:u w:val="single"/>
              </w:rPr>
              <w:fldChar w:fldCharType="separate"/>
            </w:r>
            <w:ins w:id="9367" w:author="Zhang, Carol (MSHA)" w:date="2019-12-11T16:14:00Z">
              <w:r w:rsidR="00B2321A" w:rsidRPr="00B2321A">
                <w:rPr>
                  <w:color w:val="0000FF"/>
                  <w:u w:val="single"/>
                  <w:rPrChange w:id="9368" w:author="Zhang, Carol (MSHA)" w:date="2019-12-11T16:14:00Z">
                    <w:rPr/>
                  </w:rPrChange>
                </w:rPr>
                <w:t>Bubble Sensitivity</w:t>
              </w:r>
            </w:ins>
            <w:del w:id="93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Bubble Sensitivity</w:delText>
              </w:r>
            </w:del>
            <w:r w:rsidRPr="00461B88">
              <w:rPr>
                <w:color w:val="0000FF"/>
                <w:u w:val="single"/>
              </w:rPr>
              <w:fldChar w:fldCharType="end"/>
            </w:r>
          </w:p>
        </w:tc>
      </w:tr>
    </w:tbl>
    <w:p w:rsidR="00A22913" w:rsidRDefault="00680B10" w:rsidP="00680B10">
      <w:r w:rsidRPr="00347A5A">
        <w:t xml:space="preserve"> </w:t>
      </w:r>
    </w:p>
    <w:p w:rsidR="00A22913" w:rsidRDefault="00A22913" w:rsidP="00A22913">
      <w:pPr>
        <w:pStyle w:val="2"/>
        <w:numPr>
          <w:ilvl w:val="1"/>
          <w:numId w:val="5"/>
        </w:numPr>
      </w:pPr>
      <w:bookmarkStart w:id="9370" w:name="_Ref12371034"/>
      <w:bookmarkStart w:id="9371" w:name="_Ref12429066"/>
      <w:r>
        <w:t>VERIFY_PASS</w:t>
      </w:r>
      <w:bookmarkEnd w:id="9370"/>
      <w:r w:rsidR="00471351">
        <w:t>CODE</w:t>
      </w:r>
      <w:bookmarkEnd w:id="9371"/>
    </w:p>
    <w:p w:rsidR="00A22913" w:rsidRDefault="00A22913" w:rsidP="00A22913">
      <w:r>
        <w:rPr>
          <w:rFonts w:hint="eastAsia"/>
        </w:rPr>
        <w:t>验证界面密码</w:t>
      </w:r>
    </w:p>
    <w:p w:rsidR="00A22913" w:rsidRDefault="00A22913" w:rsidP="00A2291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22913" w:rsidRDefault="00A22913" w:rsidP="00A22913">
      <w:pPr>
        <w:pStyle w:val="a7"/>
        <w:ind w:left="840" w:firstLineChars="0" w:firstLine="0"/>
      </w:pPr>
      <w:r>
        <w:rPr>
          <w:rFonts w:hint="eastAsia"/>
        </w:rPr>
        <w:t>向泵端发送一个包含界面类型和密码的自定义字段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22913" w:rsidRPr="00513A48" w:rsidTr="00A22913"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17295A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22913" w:rsidTr="00A22913">
        <w:tc>
          <w:tcPr>
            <w:tcW w:w="7792" w:type="dxa"/>
            <w:gridSpan w:val="17"/>
          </w:tcPr>
          <w:p w:rsidR="00A22913" w:rsidRDefault="00A22913" w:rsidP="00A22913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22913" w:rsidTr="00A22913">
        <w:tc>
          <w:tcPr>
            <w:tcW w:w="7792" w:type="dxa"/>
            <w:gridSpan w:val="17"/>
          </w:tcPr>
          <w:p w:rsidR="00A22913" w:rsidRDefault="00A22913" w:rsidP="00A229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？</w:t>
            </w:r>
          </w:p>
        </w:tc>
      </w:tr>
      <w:tr w:rsidR="00A22913" w:rsidTr="00A22913">
        <w:tc>
          <w:tcPr>
            <w:tcW w:w="3896" w:type="dxa"/>
            <w:gridSpan w:val="9"/>
          </w:tcPr>
          <w:p w:rsidR="00A22913" w:rsidRPr="00FF73E0" w:rsidRDefault="00A22913" w:rsidP="00A22913">
            <w:pPr>
              <w:jc w:val="center"/>
            </w:pPr>
            <w:r w:rsidRPr="00FF73E0">
              <w:rPr>
                <w:color w:val="0000FF"/>
                <w:u w:val="single"/>
              </w:rPr>
              <w:fldChar w:fldCharType="begin"/>
            </w:r>
            <w:r w:rsidRPr="00FF73E0">
              <w:rPr>
                <w:color w:val="0000FF"/>
                <w:u w:val="single"/>
              </w:rPr>
              <w:instrText xml:space="preserve"> REF _Ref12370523 \h  \* MERGEFORMAT </w:instrText>
            </w:r>
            <w:r w:rsidRPr="00FF73E0">
              <w:rPr>
                <w:color w:val="0000FF"/>
                <w:u w:val="single"/>
              </w:rPr>
            </w:r>
            <w:r w:rsidRPr="00FF73E0">
              <w:rPr>
                <w:color w:val="0000FF"/>
                <w:u w:val="single"/>
              </w:rPr>
              <w:fldChar w:fldCharType="separate"/>
            </w:r>
            <w:ins w:id="9372" w:author="Zhang, Carol (MSHA)" w:date="2019-12-11T16:14:00Z">
              <w:r w:rsidR="00B2321A" w:rsidRPr="00B2321A">
                <w:rPr>
                  <w:color w:val="0000FF"/>
                  <w:u w:val="single"/>
                  <w:rPrChange w:id="9373" w:author="Zhang, Carol (MSHA)" w:date="2019-12-11T16:14:00Z">
                    <w:rPr/>
                  </w:rPrChange>
                </w:rPr>
                <w:t>Screen Type</w:t>
              </w:r>
            </w:ins>
            <w:del w:id="937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Screen Type</w:delText>
              </w:r>
            </w:del>
            <w:r w:rsidRPr="00FF73E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A22913" w:rsidRPr="00FF73E0" w:rsidRDefault="00A22913" w:rsidP="00A22913">
            <w:pPr>
              <w:jc w:val="center"/>
            </w:pPr>
            <w:r w:rsidRPr="00FF73E0">
              <w:rPr>
                <w:rFonts w:hint="eastAsia"/>
              </w:rPr>
              <w:t>Passcode byte</w:t>
            </w:r>
            <w:r w:rsidRPr="00FF73E0">
              <w:t xml:space="preserve"> </w:t>
            </w:r>
            <w:r w:rsidRPr="00FF73E0">
              <w:rPr>
                <w:rFonts w:hint="eastAsia"/>
              </w:rPr>
              <w:t>1</w:t>
            </w:r>
          </w:p>
        </w:tc>
      </w:tr>
      <w:tr w:rsidR="00A22913" w:rsidTr="00A22913">
        <w:tc>
          <w:tcPr>
            <w:tcW w:w="3896" w:type="dxa"/>
            <w:gridSpan w:val="9"/>
          </w:tcPr>
          <w:p w:rsidR="00A22913" w:rsidRPr="00FF73E0" w:rsidRDefault="00A22913" w:rsidP="00A22913">
            <w:pPr>
              <w:jc w:val="center"/>
            </w:pPr>
            <w:r w:rsidRPr="00FF73E0">
              <w:t>……</w:t>
            </w:r>
          </w:p>
        </w:tc>
        <w:tc>
          <w:tcPr>
            <w:tcW w:w="3896" w:type="dxa"/>
            <w:gridSpan w:val="8"/>
          </w:tcPr>
          <w:p w:rsidR="00A22913" w:rsidRPr="00FF73E0" w:rsidRDefault="00A22913" w:rsidP="00A22913">
            <w:pPr>
              <w:jc w:val="center"/>
            </w:pPr>
            <w:r w:rsidRPr="00FF73E0">
              <w:rPr>
                <w:rFonts w:hint="eastAsia"/>
              </w:rPr>
              <w:t>Passcode byte</w:t>
            </w:r>
            <w:r w:rsidRPr="00FF73E0">
              <w:t xml:space="preserve"> </w:t>
            </w:r>
            <w:r w:rsidRPr="00FF73E0">
              <w:rPr>
                <w:rFonts w:hint="eastAsia"/>
              </w:rPr>
              <w:t>N</w:t>
            </w:r>
          </w:p>
        </w:tc>
      </w:tr>
    </w:tbl>
    <w:p w:rsidR="00A22913" w:rsidRDefault="00A22913" w:rsidP="00A22913"/>
    <w:p w:rsidR="00A22913" w:rsidRDefault="00A22913" w:rsidP="00A2291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22913" w:rsidRDefault="00A22913" w:rsidP="00A22913">
      <w:pPr>
        <w:pStyle w:val="a7"/>
        <w:ind w:left="840" w:firstLineChars="0" w:firstLine="0"/>
      </w:pPr>
      <w:r>
        <w:rPr>
          <w:rFonts w:hint="eastAsia"/>
        </w:rPr>
        <w:t>正常返回：泵端返回一个包含密码验证结果的自定义字段。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22913" w:rsidRPr="00513A48" w:rsidTr="00A22913"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17295A" w:rsidRDefault="00A22913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22913" w:rsidRPr="00513A48" w:rsidRDefault="00A22913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22913" w:rsidTr="00A22913">
        <w:tc>
          <w:tcPr>
            <w:tcW w:w="7792" w:type="dxa"/>
            <w:gridSpan w:val="17"/>
          </w:tcPr>
          <w:p w:rsidR="00A22913" w:rsidRDefault="00A22913" w:rsidP="00A22913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22913" w:rsidTr="00A22913">
        <w:tc>
          <w:tcPr>
            <w:tcW w:w="7792" w:type="dxa"/>
            <w:gridSpan w:val="17"/>
          </w:tcPr>
          <w:p w:rsidR="00A22913" w:rsidRDefault="00A22913" w:rsidP="00A229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02</w:t>
            </w:r>
          </w:p>
        </w:tc>
      </w:tr>
      <w:tr w:rsidR="00A22913" w:rsidTr="00A22913">
        <w:tc>
          <w:tcPr>
            <w:tcW w:w="3896" w:type="dxa"/>
            <w:gridSpan w:val="9"/>
          </w:tcPr>
          <w:p w:rsidR="00A22913" w:rsidRPr="00FF73E0" w:rsidRDefault="00A22913" w:rsidP="00A22913">
            <w:pPr>
              <w:jc w:val="center"/>
            </w:pPr>
            <w:r w:rsidRPr="00FF73E0">
              <w:rPr>
                <w:color w:val="0000FF"/>
                <w:u w:val="single"/>
              </w:rPr>
              <w:fldChar w:fldCharType="begin"/>
            </w:r>
            <w:r w:rsidRPr="00FF73E0">
              <w:rPr>
                <w:color w:val="0000FF"/>
                <w:u w:val="single"/>
              </w:rPr>
              <w:instrText xml:space="preserve"> REF _Ref12370523 \h  \* MERGEFORMAT </w:instrText>
            </w:r>
            <w:r w:rsidRPr="00FF73E0">
              <w:rPr>
                <w:color w:val="0000FF"/>
                <w:u w:val="single"/>
              </w:rPr>
            </w:r>
            <w:r w:rsidRPr="00FF73E0">
              <w:rPr>
                <w:color w:val="0000FF"/>
                <w:u w:val="single"/>
              </w:rPr>
              <w:fldChar w:fldCharType="separate"/>
            </w:r>
            <w:ins w:id="9375" w:author="Zhang, Carol (MSHA)" w:date="2019-12-11T16:14:00Z">
              <w:r w:rsidR="00B2321A" w:rsidRPr="00B2321A">
                <w:rPr>
                  <w:color w:val="0000FF"/>
                  <w:u w:val="single"/>
                  <w:rPrChange w:id="9376" w:author="Zhang, Carol (MSHA)" w:date="2019-12-11T16:14:00Z">
                    <w:rPr/>
                  </w:rPrChange>
                </w:rPr>
                <w:t>Screen Type</w:t>
              </w:r>
            </w:ins>
            <w:del w:id="937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Screen Type</w:delText>
              </w:r>
            </w:del>
            <w:r w:rsidRPr="00FF73E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A22913" w:rsidRPr="00FF73E0" w:rsidRDefault="00A22913" w:rsidP="00A22913">
            <w:pPr>
              <w:jc w:val="center"/>
            </w:pP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1/Fail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</w:p>
        </w:tc>
      </w:tr>
    </w:tbl>
    <w:p w:rsidR="00A22913" w:rsidRDefault="00A22913" w:rsidP="00A22913">
      <w:pPr>
        <w:pStyle w:val="a7"/>
        <w:ind w:left="840" w:firstLineChars="0" w:firstLine="0"/>
      </w:pPr>
    </w:p>
    <w:p w:rsidR="00A22913" w:rsidRDefault="00920300" w:rsidP="00461B88">
      <w:pPr>
        <w:pStyle w:val="2"/>
        <w:numPr>
          <w:ilvl w:val="1"/>
          <w:numId w:val="5"/>
        </w:numPr>
      </w:pPr>
      <w:bookmarkStart w:id="9378" w:name="_Ref16250286"/>
      <w:r>
        <w:t>GET_</w:t>
      </w:r>
      <w:r>
        <w:rPr>
          <w:rFonts w:hint="eastAsia"/>
        </w:rPr>
        <w:t>BASIC_MODE_</w:t>
      </w:r>
      <w:r>
        <w:t>RATE_UNIT</w:t>
      </w:r>
      <w:bookmarkEnd w:id="9378"/>
    </w:p>
    <w:p w:rsidR="00920300" w:rsidRDefault="00920300" w:rsidP="00920300">
      <w:pPr>
        <w:ind w:firstLine="420"/>
      </w:pPr>
      <w:r>
        <w:rPr>
          <w:rFonts w:hint="eastAsia"/>
        </w:rPr>
        <w:t>读取基本模式下的速率</w:t>
      </w:r>
      <w:r w:rsidRPr="001E5E43">
        <w:rPr>
          <w:rFonts w:hint="eastAsia"/>
        </w:rPr>
        <w:t>单位</w:t>
      </w:r>
    </w:p>
    <w:p w:rsidR="00920300" w:rsidRDefault="00920300" w:rsidP="0092030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20300" w:rsidRPr="001C7716" w:rsidRDefault="00920300" w:rsidP="00920300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920300" w:rsidRDefault="00920300" w:rsidP="0092030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20300" w:rsidRDefault="00920300" w:rsidP="00920300">
      <w:pPr>
        <w:pStyle w:val="a7"/>
        <w:ind w:left="840" w:firstLineChars="0" w:firstLine="0"/>
      </w:pPr>
      <w:r>
        <w:rPr>
          <w:rFonts w:hint="eastAsia"/>
        </w:rPr>
        <w:t>正常返回：自定义字段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920300" w:rsidRPr="00513A48" w:rsidTr="0092030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17295A" w:rsidRDefault="00920300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20300" w:rsidRPr="00513A48" w:rsidRDefault="00920300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20300" w:rsidTr="00920300">
        <w:trPr>
          <w:jc w:val="center"/>
        </w:trPr>
        <w:tc>
          <w:tcPr>
            <w:tcW w:w="7992" w:type="dxa"/>
            <w:gridSpan w:val="17"/>
          </w:tcPr>
          <w:p w:rsidR="00920300" w:rsidRDefault="00920300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920300" w:rsidTr="00920300">
        <w:trPr>
          <w:jc w:val="center"/>
        </w:trPr>
        <w:tc>
          <w:tcPr>
            <w:tcW w:w="7992" w:type="dxa"/>
            <w:gridSpan w:val="17"/>
          </w:tcPr>
          <w:p w:rsidR="00920300" w:rsidRDefault="00920300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920300" w:rsidTr="00920300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920300" w:rsidRPr="00E70E77" w:rsidRDefault="00920300" w:rsidP="00920300">
            <w:pPr>
              <w:jc w:val="center"/>
              <w:rPr>
                <w:rStyle w:val="a9"/>
              </w:rPr>
            </w:pPr>
            <w:r w:rsidRPr="00461B88">
              <w:rPr>
                <w:color w:val="0000FF"/>
              </w:rPr>
              <w:fldChar w:fldCharType="begin"/>
            </w:r>
            <w:r w:rsidRPr="00461B88">
              <w:rPr>
                <w:color w:val="0000FF"/>
              </w:rPr>
              <w:instrText xml:space="preserve"> REF _Ref16250204 \h </w:instrText>
            </w:r>
            <w:r>
              <w:rPr>
                <w:color w:val="0000FF"/>
              </w:rPr>
              <w:instrText xml:space="preserve"> \* MERGEFORMAT </w:instrText>
            </w:r>
            <w:r w:rsidRPr="00461B88">
              <w:rPr>
                <w:color w:val="0000FF"/>
              </w:rPr>
            </w:r>
            <w:r w:rsidRPr="00461B88">
              <w:rPr>
                <w:color w:val="0000FF"/>
              </w:rPr>
              <w:fldChar w:fldCharType="separate"/>
            </w:r>
            <w:ins w:id="9379" w:author="Zhang, Carol (MSHA)" w:date="2019-12-11T16:14:00Z">
              <w:r w:rsidR="00B2321A" w:rsidRPr="00B2321A">
                <w:rPr>
                  <w:color w:val="0000FF"/>
                  <w:u w:val="single"/>
                  <w:rPrChange w:id="9380" w:author="Zhang, Carol (MSHA)" w:date="2019-12-11T16:14:00Z">
                    <w:rPr/>
                  </w:rPrChange>
                </w:rPr>
                <w:t>Rate Unit</w:t>
              </w:r>
            </w:ins>
            <w:del w:id="93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Unit</w:delText>
              </w:r>
            </w:del>
            <w:r w:rsidRPr="00461B88">
              <w:rPr>
                <w:color w:val="0000FF"/>
              </w:rPr>
              <w:fldChar w:fldCharType="end"/>
            </w:r>
          </w:p>
        </w:tc>
      </w:tr>
    </w:tbl>
    <w:p w:rsidR="00920300" w:rsidRDefault="00920300" w:rsidP="00680B10"/>
    <w:p w:rsidR="00A22913" w:rsidRPr="005F18E2" w:rsidRDefault="005F18E2">
      <w:pPr>
        <w:pStyle w:val="2"/>
        <w:numPr>
          <w:ilvl w:val="1"/>
          <w:numId w:val="5"/>
        </w:numPr>
        <w:rPr>
          <w:ins w:id="9382" w:author="Zhang, Carol (MSHA)" w:date="2019-08-29T18:12:00Z"/>
          <w:rPrChange w:id="9383" w:author="Zhang, Carol (MSHA)" w:date="2019-08-29T18:12:00Z">
            <w:rPr>
              <w:ins w:id="9384" w:author="Zhang, Carol (MSHA)" w:date="2019-08-29T18:12:00Z"/>
            </w:rPr>
          </w:rPrChange>
        </w:rPr>
        <w:pPrChange w:id="9385" w:author="Zhang, Carol (MSHA)" w:date="2019-08-29T18:12:00Z">
          <w:pPr/>
        </w:pPrChange>
      </w:pPr>
      <w:bookmarkStart w:id="9386" w:name="_Ref17994830"/>
      <w:ins w:id="9387" w:author="Zhang, Carol (MSHA)" w:date="2019-08-29T18:08:00Z">
        <w:r w:rsidRPr="005F18E2">
          <w:rPr>
            <w:rPrChange w:id="9388" w:author="Zhang, Carol (MSHA)" w:date="2019-08-29T18:12:00Z">
              <w:rPr/>
            </w:rPrChange>
          </w:rPr>
          <w:t>GET_W</w:t>
        </w:r>
      </w:ins>
      <w:ins w:id="9389" w:author="Zhang, Carol (MSHA)" w:date="2019-08-29T18:09:00Z">
        <w:r w:rsidRPr="005F18E2">
          <w:rPr>
            <w:rPrChange w:id="9390" w:author="Zhang, Carol (MSHA)" w:date="2019-08-29T18:12:00Z">
              <w:rPr/>
            </w:rPrChange>
          </w:rPr>
          <w:t>E</w:t>
        </w:r>
      </w:ins>
      <w:ins w:id="9391" w:author="Zhang, Carol (MSHA)" w:date="2019-08-29T18:08:00Z">
        <w:r w:rsidRPr="005F18E2">
          <w:rPr>
            <w:rPrChange w:id="9392" w:author="Zhang, Carol (MSHA)" w:date="2019-08-29T18:12:00Z">
              <w:rPr/>
            </w:rPrChange>
          </w:rPr>
          <w:t>IGHT</w:t>
        </w:r>
      </w:ins>
      <w:ins w:id="9393" w:author="Zhang, Carol (MSHA)" w:date="2019-08-29T18:10:00Z">
        <w:r w:rsidRPr="005F18E2">
          <w:rPr>
            <w:rPrChange w:id="9394" w:author="Zhang, Carol (MSHA)" w:date="2019-08-29T18:12:00Z">
              <w:rPr/>
            </w:rPrChange>
          </w:rPr>
          <w:t>_UNIT</w:t>
        </w:r>
      </w:ins>
      <w:bookmarkEnd w:id="9386"/>
    </w:p>
    <w:p w:rsidR="005F18E2" w:rsidRDefault="005F18E2" w:rsidP="005F18E2">
      <w:pPr>
        <w:ind w:firstLine="420"/>
        <w:rPr>
          <w:ins w:id="9395" w:author="Zhang, Carol (MSHA)" w:date="2019-08-29T18:12:00Z"/>
        </w:rPr>
      </w:pPr>
      <w:ins w:id="9396" w:author="Zhang, Carol (MSHA)" w:date="2019-08-29T18:12:00Z">
        <w:r>
          <w:rPr>
            <w:rFonts w:hint="eastAsia"/>
          </w:rPr>
          <w:t>读取体重模式下的体重</w:t>
        </w:r>
        <w:r w:rsidRPr="001E5E43">
          <w:rPr>
            <w:rFonts w:hint="eastAsia"/>
          </w:rPr>
          <w:t>单位</w:t>
        </w:r>
      </w:ins>
    </w:p>
    <w:p w:rsidR="005F18E2" w:rsidRDefault="005F18E2" w:rsidP="005F18E2">
      <w:pPr>
        <w:pStyle w:val="a7"/>
        <w:numPr>
          <w:ilvl w:val="0"/>
          <w:numId w:val="1"/>
        </w:numPr>
        <w:ind w:firstLineChars="0"/>
        <w:rPr>
          <w:ins w:id="9397" w:author="Zhang, Carol (MSHA)" w:date="2019-08-29T18:12:00Z"/>
        </w:rPr>
      </w:pPr>
      <w:ins w:id="9398" w:author="Zhang, Carol (MSHA)" w:date="2019-08-29T18:12:00Z">
        <w:r>
          <w:t>Request</w:t>
        </w:r>
      </w:ins>
    </w:p>
    <w:p w:rsidR="005F18E2" w:rsidRPr="001C7716" w:rsidRDefault="005F18E2" w:rsidP="005F18E2">
      <w:pPr>
        <w:pStyle w:val="a7"/>
        <w:ind w:left="840" w:firstLineChars="0" w:firstLine="0"/>
        <w:rPr>
          <w:ins w:id="9399" w:author="Zhang, Carol (MSHA)" w:date="2019-08-29T18:12:00Z"/>
        </w:rPr>
      </w:pPr>
      <w:ins w:id="9400" w:author="Zhang, Carol (MSHA)" w:date="2019-08-29T18:12:00Z">
        <w:r>
          <w:rPr>
            <w:rFonts w:hint="eastAsia"/>
          </w:rPr>
          <w:t>向泵端发送一个</w:t>
        </w:r>
        <w:r>
          <w:t>P</w:t>
        </w:r>
        <w:r>
          <w:rPr>
            <w:rFonts w:hint="eastAsia"/>
          </w:rPr>
          <w:t xml:space="preserve">ayload </w:t>
        </w:r>
        <w:r w:rsidRPr="008B005E">
          <w:rPr>
            <w:rFonts w:hint="eastAsia"/>
          </w:rPr>
          <w:t>length</w:t>
        </w:r>
        <w:r>
          <w:rPr>
            <w:rFonts w:hint="eastAsia"/>
          </w:rPr>
          <w:t>为</w:t>
        </w:r>
        <w:r>
          <w:rPr>
            <w:rFonts w:hint="eastAsia"/>
          </w:rPr>
          <w:t>0</w:t>
        </w:r>
        <w:r>
          <w:rPr>
            <w:rFonts w:hint="eastAsia"/>
          </w:rPr>
          <w:t>的空数据。</w:t>
        </w:r>
      </w:ins>
    </w:p>
    <w:p w:rsidR="005F18E2" w:rsidRDefault="005F18E2" w:rsidP="005F18E2">
      <w:pPr>
        <w:pStyle w:val="a7"/>
        <w:numPr>
          <w:ilvl w:val="0"/>
          <w:numId w:val="1"/>
        </w:numPr>
        <w:ind w:firstLineChars="0"/>
        <w:rPr>
          <w:ins w:id="9401" w:author="Zhang, Carol (MSHA)" w:date="2019-08-29T18:12:00Z"/>
        </w:rPr>
      </w:pPr>
      <w:ins w:id="9402" w:author="Zhang, Carol (MSHA)" w:date="2019-08-29T18:12:00Z">
        <w:r>
          <w:t>Response</w:t>
        </w:r>
      </w:ins>
    </w:p>
    <w:p w:rsidR="005F18E2" w:rsidRDefault="005F18E2" w:rsidP="005F18E2">
      <w:pPr>
        <w:pStyle w:val="a7"/>
        <w:ind w:left="840" w:firstLineChars="0" w:firstLine="0"/>
        <w:rPr>
          <w:ins w:id="9403" w:author="Zhang, Carol (MSHA)" w:date="2019-08-29T18:12:00Z"/>
        </w:rPr>
      </w:pPr>
      <w:ins w:id="9404" w:author="Zhang, Carol (MSHA)" w:date="2019-08-29T18:12:00Z">
        <w:r>
          <w:rPr>
            <w:rFonts w:hint="eastAsia"/>
          </w:rPr>
          <w:t>正常返回：自定义字段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5F18E2" w:rsidRPr="00513A48" w:rsidTr="009B7484">
        <w:trPr>
          <w:jc w:val="center"/>
          <w:ins w:id="9405" w:author="Zhang, Carol (MSHA)" w:date="2019-08-29T18:12:00Z"/>
        </w:trPr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06" w:author="Zhang, Carol (MSHA)" w:date="2019-08-29T18:12:00Z"/>
                <w:sz w:val="18"/>
                <w:szCs w:val="18"/>
              </w:rPr>
            </w:pPr>
            <w:ins w:id="9407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08" w:author="Zhang, Carol (MSHA)" w:date="2019-08-29T18:12:00Z"/>
                <w:sz w:val="18"/>
                <w:szCs w:val="18"/>
              </w:rPr>
            </w:pPr>
            <w:ins w:id="9409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1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10" w:author="Zhang, Carol (MSHA)" w:date="2019-08-29T18:12:00Z"/>
                <w:sz w:val="18"/>
                <w:szCs w:val="18"/>
              </w:rPr>
            </w:pPr>
            <w:ins w:id="9411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2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12" w:author="Zhang, Carol (MSHA)" w:date="2019-08-29T18:12:00Z"/>
                <w:sz w:val="18"/>
                <w:szCs w:val="18"/>
              </w:rPr>
            </w:pPr>
            <w:ins w:id="9413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3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14" w:author="Zhang, Carol (MSHA)" w:date="2019-08-29T18:12:00Z"/>
                <w:sz w:val="18"/>
                <w:szCs w:val="18"/>
              </w:rPr>
            </w:pPr>
            <w:ins w:id="9415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4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16" w:author="Zhang, Carol (MSHA)" w:date="2019-08-29T18:12:00Z"/>
                <w:sz w:val="18"/>
                <w:szCs w:val="18"/>
              </w:rPr>
            </w:pPr>
            <w:ins w:id="9417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5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18" w:author="Zhang, Carol (MSHA)" w:date="2019-08-29T18:12:00Z"/>
                <w:sz w:val="18"/>
                <w:szCs w:val="18"/>
              </w:rPr>
            </w:pPr>
            <w:ins w:id="9419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6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17295A" w:rsidRDefault="005F18E2" w:rsidP="009B7484">
            <w:pPr>
              <w:jc w:val="center"/>
              <w:rPr>
                <w:ins w:id="9420" w:author="Zhang, Carol (MSHA)" w:date="2019-08-29T18:12:00Z"/>
                <w:sz w:val="18"/>
                <w:szCs w:val="18"/>
              </w:rPr>
            </w:pPr>
            <w:ins w:id="9421" w:author="Zhang, Carol (MSHA)" w:date="2019-08-29T18:12:00Z">
              <w:r w:rsidRPr="00513A48">
                <w:rPr>
                  <w:rFonts w:hint="eastAsia"/>
                  <w:sz w:val="18"/>
                  <w:szCs w:val="18"/>
                </w:rPr>
                <w:t>7</w:t>
              </w:r>
            </w:ins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22" w:author="Zhang, Carol (MSHA)" w:date="2019-08-29T18:12:00Z"/>
                <w:sz w:val="18"/>
                <w:szCs w:val="18"/>
              </w:rPr>
            </w:pPr>
            <w:ins w:id="9423" w:author="Zhang, Carol (MSHA)" w:date="2019-08-29T18:12:00Z">
              <w:r>
                <w:rPr>
                  <w:rFonts w:hint="eastAsia"/>
                  <w:sz w:val="18"/>
                  <w:szCs w:val="18"/>
                </w:rPr>
                <w:t>8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24" w:author="Zhang, Carol (MSHA)" w:date="2019-08-29T18:12:00Z"/>
                <w:sz w:val="18"/>
                <w:szCs w:val="18"/>
              </w:rPr>
            </w:pPr>
            <w:ins w:id="9425" w:author="Zhang, Carol (MSHA)" w:date="2019-08-29T18:12:00Z">
              <w:r>
                <w:rPr>
                  <w:rFonts w:hint="eastAsia"/>
                  <w:sz w:val="18"/>
                  <w:szCs w:val="18"/>
                </w:rPr>
                <w:t>9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26" w:author="Zhang, Carol (MSHA)" w:date="2019-08-29T18:12:00Z"/>
                <w:sz w:val="18"/>
                <w:szCs w:val="18"/>
              </w:rPr>
            </w:pPr>
            <w:ins w:id="9427" w:author="Zhang, Carol (MSHA)" w:date="2019-08-29T18:12:00Z">
              <w:r>
                <w:rPr>
                  <w:rFonts w:hint="eastAsia"/>
                  <w:sz w:val="18"/>
                  <w:szCs w:val="18"/>
                </w:rPr>
                <w:t>10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28" w:author="Zhang, Carol (MSHA)" w:date="2019-08-29T18:12:00Z"/>
                <w:sz w:val="18"/>
                <w:szCs w:val="18"/>
              </w:rPr>
            </w:pPr>
            <w:ins w:id="9429" w:author="Zhang, Carol (MSHA)" w:date="2019-08-29T18:12:00Z">
              <w:r>
                <w:rPr>
                  <w:rFonts w:hint="eastAsia"/>
                  <w:sz w:val="18"/>
                  <w:szCs w:val="18"/>
                </w:rPr>
                <w:t>11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30" w:author="Zhang, Carol (MSHA)" w:date="2019-08-29T18:12:00Z"/>
                <w:sz w:val="18"/>
                <w:szCs w:val="18"/>
              </w:rPr>
            </w:pPr>
            <w:ins w:id="9431" w:author="Zhang, Carol (MSHA)" w:date="2019-08-29T18:12:00Z">
              <w:r>
                <w:rPr>
                  <w:rFonts w:hint="eastAsia"/>
                  <w:sz w:val="18"/>
                  <w:szCs w:val="18"/>
                </w:rPr>
                <w:t>12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32" w:author="Zhang, Carol (MSHA)" w:date="2019-08-29T18:12:00Z"/>
                <w:sz w:val="18"/>
                <w:szCs w:val="18"/>
              </w:rPr>
            </w:pPr>
            <w:ins w:id="9433" w:author="Zhang, Carol (MSHA)" w:date="2019-08-29T18:12:00Z">
              <w:r>
                <w:rPr>
                  <w:rFonts w:hint="eastAsia"/>
                  <w:sz w:val="18"/>
                  <w:szCs w:val="18"/>
                </w:rPr>
                <w:t>13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34" w:author="Zhang, Carol (MSHA)" w:date="2019-08-29T18:12:00Z"/>
                <w:sz w:val="18"/>
                <w:szCs w:val="18"/>
              </w:rPr>
            </w:pPr>
            <w:ins w:id="9435" w:author="Zhang, Carol (MSHA)" w:date="2019-08-29T18:12:00Z">
              <w:r>
                <w:rPr>
                  <w:rFonts w:hint="eastAsia"/>
                  <w:sz w:val="18"/>
                  <w:szCs w:val="18"/>
                </w:rPr>
                <w:t>14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436" w:author="Zhang, Carol (MSHA)" w:date="2019-08-29T18:12:00Z"/>
                <w:sz w:val="18"/>
                <w:szCs w:val="18"/>
              </w:rPr>
            </w:pPr>
            <w:ins w:id="9437" w:author="Zhang, Carol (MSHA)" w:date="2019-08-29T18:12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</w:p>
        </w:tc>
      </w:tr>
      <w:tr w:rsidR="005F18E2" w:rsidTr="009B7484">
        <w:trPr>
          <w:jc w:val="center"/>
          <w:ins w:id="9438" w:author="Zhang, Carol (MSHA)" w:date="2019-08-29T18:12:00Z"/>
        </w:trPr>
        <w:tc>
          <w:tcPr>
            <w:tcW w:w="7992" w:type="dxa"/>
            <w:gridSpan w:val="17"/>
          </w:tcPr>
          <w:p w:rsidR="005F18E2" w:rsidRDefault="005F18E2" w:rsidP="009B7484">
            <w:pPr>
              <w:jc w:val="center"/>
              <w:rPr>
                <w:ins w:id="9439" w:author="Zhang, Carol (MSHA)" w:date="2019-08-29T18:12:00Z"/>
                <w:b/>
              </w:rPr>
            </w:pPr>
            <w:ins w:id="9440" w:author="Zhang, Carol (MSHA)" w:date="2019-08-29T18:12:00Z">
              <w:r>
                <w:rPr>
                  <w:rFonts w:hint="eastAsia"/>
                  <w:b/>
                </w:rPr>
                <w:t>0x00</w:t>
              </w:r>
              <w:r>
                <w:rPr>
                  <w:b/>
                </w:rPr>
                <w:t>01</w:t>
              </w:r>
            </w:ins>
          </w:p>
        </w:tc>
      </w:tr>
      <w:tr w:rsidR="005F18E2" w:rsidTr="009B7484">
        <w:trPr>
          <w:jc w:val="center"/>
          <w:ins w:id="9441" w:author="Zhang, Carol (MSHA)" w:date="2019-08-29T18:12:00Z"/>
        </w:trPr>
        <w:tc>
          <w:tcPr>
            <w:tcW w:w="7992" w:type="dxa"/>
            <w:gridSpan w:val="17"/>
          </w:tcPr>
          <w:p w:rsidR="005F18E2" w:rsidRDefault="005F18E2" w:rsidP="009B7484">
            <w:pPr>
              <w:jc w:val="center"/>
              <w:rPr>
                <w:ins w:id="9442" w:author="Zhang, Carol (MSHA)" w:date="2019-08-29T18:12:00Z"/>
                <w:b/>
              </w:rPr>
            </w:pPr>
            <w:ins w:id="9443" w:author="Zhang, Carol (MSHA)" w:date="2019-08-29T18:12:00Z">
              <w:r>
                <w:rPr>
                  <w:rFonts w:hint="eastAsia"/>
                  <w:b/>
                </w:rPr>
                <w:t>数据长度</w:t>
              </w:r>
              <w:r>
                <w:rPr>
                  <w:rFonts w:hint="eastAsia"/>
                  <w:b/>
                </w:rPr>
                <w:t>=0x00</w:t>
              </w:r>
              <w:r>
                <w:rPr>
                  <w:b/>
                </w:rPr>
                <w:t>01</w:t>
              </w:r>
            </w:ins>
          </w:p>
        </w:tc>
      </w:tr>
      <w:tr w:rsidR="005F18E2" w:rsidTr="009B7484">
        <w:trPr>
          <w:gridAfter w:val="8"/>
          <w:wAfter w:w="4164" w:type="dxa"/>
          <w:jc w:val="center"/>
          <w:ins w:id="9444" w:author="Zhang, Carol (MSHA)" w:date="2019-08-29T18:12:00Z"/>
        </w:trPr>
        <w:tc>
          <w:tcPr>
            <w:tcW w:w="3828" w:type="dxa"/>
            <w:gridSpan w:val="9"/>
          </w:tcPr>
          <w:p w:rsidR="005F18E2" w:rsidRPr="00E70E77" w:rsidRDefault="005F18E2" w:rsidP="009B7484">
            <w:pPr>
              <w:jc w:val="center"/>
              <w:rPr>
                <w:ins w:id="9445" w:author="Zhang, Carol (MSHA)" w:date="2019-08-29T18:12:00Z"/>
                <w:rStyle w:val="a9"/>
              </w:rPr>
            </w:pPr>
            <w:ins w:id="9446" w:author="Zhang, Carol (MSHA)" w:date="2019-08-29T18:13:00Z">
              <w:r w:rsidRPr="005F18E2">
                <w:rPr>
                  <w:color w:val="0000FF"/>
                  <w:rPrChange w:id="9447" w:author="Zhang, Carol (MSHA)" w:date="2019-08-29T18:13:00Z">
                    <w:rPr>
                      <w:rStyle w:val="a9"/>
                    </w:rPr>
                  </w:rPrChange>
                </w:rPr>
                <w:fldChar w:fldCharType="begin"/>
              </w:r>
              <w:r w:rsidRPr="005F18E2">
                <w:rPr>
                  <w:color w:val="0000FF"/>
                  <w:rPrChange w:id="9448" w:author="Zhang, Carol (MSHA)" w:date="2019-08-29T18:13:00Z">
                    <w:rPr>
                      <w:rStyle w:val="a9"/>
                    </w:rPr>
                  </w:rPrChange>
                </w:rPr>
                <w:instrText xml:space="preserve"> REF _Ref17994799 \h </w:instrText>
              </w:r>
            </w:ins>
            <w:r>
              <w:rPr>
                <w:color w:val="0000FF"/>
              </w:rPr>
              <w:instrText xml:space="preserve"> \* MERGEFORMAT </w:instrText>
            </w:r>
            <w:r w:rsidRPr="005F18E2">
              <w:rPr>
                <w:color w:val="0000FF"/>
                <w:rPrChange w:id="9449" w:author="Zhang, Carol (MSHA)" w:date="2019-08-29T18:13:00Z">
                  <w:rPr>
                    <w:color w:val="0000FF"/>
                  </w:rPr>
                </w:rPrChange>
              </w:rPr>
            </w:r>
            <w:r w:rsidRPr="005F18E2">
              <w:rPr>
                <w:color w:val="0000FF"/>
                <w:rPrChange w:id="9450" w:author="Zhang, Carol (MSHA)" w:date="2019-08-29T18:13:00Z">
                  <w:rPr>
                    <w:rStyle w:val="a9"/>
                  </w:rPr>
                </w:rPrChange>
              </w:rPr>
              <w:fldChar w:fldCharType="separate"/>
            </w:r>
            <w:ins w:id="9451" w:author="Zhang, Carol (MSHA)" w:date="2019-12-11T16:14:00Z">
              <w:r w:rsidR="00B2321A" w:rsidRPr="00B2321A">
                <w:rPr>
                  <w:color w:val="0000FF"/>
                  <w:u w:val="single"/>
                  <w:rPrChange w:id="9452" w:author="Zhang, Carol (MSHA)" w:date="2019-12-11T16:14:00Z">
                    <w:rPr/>
                  </w:rPrChange>
                </w:rPr>
                <w:t>Weight Unit</w:t>
              </w:r>
            </w:ins>
            <w:ins w:id="9453" w:author="Zhang, Carol (MSHA)" w:date="2019-08-29T18:13:00Z">
              <w:r w:rsidRPr="005F18E2">
                <w:rPr>
                  <w:color w:val="0000FF"/>
                  <w:rPrChange w:id="9454" w:author="Zhang, Carol (MSHA)" w:date="2019-08-29T18:13:00Z">
                    <w:rPr>
                      <w:rStyle w:val="a9"/>
                    </w:rPr>
                  </w:rPrChange>
                </w:rPr>
                <w:fldChar w:fldCharType="end"/>
              </w:r>
            </w:ins>
          </w:p>
        </w:tc>
      </w:tr>
    </w:tbl>
    <w:p w:rsidR="005F18E2" w:rsidRDefault="005F18E2" w:rsidP="00680B10"/>
    <w:p w:rsidR="00BF19AE" w:rsidRDefault="00BF19AE" w:rsidP="00BF19AE">
      <w:pPr>
        <w:pStyle w:val="2"/>
        <w:numPr>
          <w:ilvl w:val="1"/>
          <w:numId w:val="5"/>
        </w:numPr>
      </w:pPr>
      <w:bookmarkStart w:id="9455" w:name="_Ref485220066"/>
      <w:r>
        <w:t>S</w:t>
      </w:r>
      <w:r w:rsidRPr="00282172">
        <w:t>ET_OCCLUSION_LEVEL</w:t>
      </w:r>
      <w:bookmarkEnd w:id="9455"/>
    </w:p>
    <w:p w:rsidR="00BF19AE" w:rsidRDefault="00BF19AE" w:rsidP="00BF19AE">
      <w:pPr>
        <w:ind w:firstLine="420"/>
      </w:pPr>
      <w:r>
        <w:rPr>
          <w:rFonts w:ascii="宋体" w:hAnsi="宋体" w:hint="eastAsia"/>
        </w:rPr>
        <w:t>设置当前</w:t>
      </w:r>
      <w:r w:rsidR="00C71D45">
        <w:rPr>
          <w:rFonts w:ascii="宋体" w:hAnsi="宋体" w:hint="eastAsia"/>
        </w:rPr>
        <w:t>阻塞灵敏度</w:t>
      </w:r>
      <w:r>
        <w:rPr>
          <w:rFonts w:ascii="宋体" w:hAnsi="宋体" w:hint="eastAsia"/>
        </w:rPr>
        <w:t>等级</w:t>
      </w:r>
      <w:r>
        <w:rPr>
          <w:rFonts w:hint="eastAsia"/>
        </w:rPr>
        <w:t>：</w:t>
      </w:r>
    </w:p>
    <w:p w:rsidR="00BF19AE" w:rsidRDefault="00BF19AE" w:rsidP="00BF19AE">
      <w:pPr>
        <w:pStyle w:val="a7"/>
        <w:numPr>
          <w:ilvl w:val="0"/>
          <w:numId w:val="23"/>
        </w:numPr>
        <w:ind w:firstLineChars="0"/>
      </w:pPr>
      <w:r>
        <w:lastRenderedPageBreak/>
        <w:t>Request</w:t>
      </w:r>
    </w:p>
    <w:p w:rsidR="00181DBA" w:rsidRPr="00181DBA" w:rsidRDefault="00181DBA" w:rsidP="00181DBA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>
        <w:rPr>
          <w:rFonts w:hint="eastAsia"/>
        </w:rPr>
        <w:t>,</w:t>
      </w:r>
      <w:r>
        <w:rPr>
          <w:rFonts w:hint="eastAsia"/>
        </w:rPr>
        <w:t>包含压力等级</w:t>
      </w:r>
    </w:p>
    <w:p w:rsidR="00181DBA" w:rsidRDefault="00181DBA" w:rsidP="00181DBA">
      <w:pPr>
        <w:pStyle w:val="a7"/>
        <w:ind w:left="840" w:firstLineChars="0" w:firstLine="0"/>
      </w:pPr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181DBA" w:rsidRPr="00513A48" w:rsidTr="005A4922"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17295A" w:rsidRDefault="00181DBA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81DBA" w:rsidRPr="00513A48" w:rsidRDefault="00181DBA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81DBA" w:rsidTr="005A4922">
        <w:tc>
          <w:tcPr>
            <w:tcW w:w="7992" w:type="dxa"/>
            <w:gridSpan w:val="17"/>
          </w:tcPr>
          <w:p w:rsidR="00181DBA" w:rsidRDefault="00181DBA" w:rsidP="005A4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81DBA" w:rsidTr="005A4922">
        <w:tc>
          <w:tcPr>
            <w:tcW w:w="7992" w:type="dxa"/>
            <w:gridSpan w:val="17"/>
          </w:tcPr>
          <w:p w:rsidR="00181DBA" w:rsidRDefault="00C71D45" w:rsidP="005A4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181DBA">
              <w:rPr>
                <w:rFonts w:hint="eastAsia"/>
                <w:b/>
              </w:rPr>
              <w:t>0x00</w:t>
            </w:r>
            <w:r w:rsidR="00181DBA">
              <w:rPr>
                <w:b/>
              </w:rPr>
              <w:t>01</w:t>
            </w:r>
          </w:p>
        </w:tc>
      </w:tr>
      <w:tr w:rsidR="00181DBA" w:rsidTr="005A4922">
        <w:trPr>
          <w:gridAfter w:val="8"/>
          <w:wAfter w:w="4164" w:type="dxa"/>
        </w:trPr>
        <w:tc>
          <w:tcPr>
            <w:tcW w:w="3828" w:type="dxa"/>
            <w:gridSpan w:val="9"/>
          </w:tcPr>
          <w:p w:rsidR="00181DBA" w:rsidRPr="00E70E77" w:rsidRDefault="009D0EC3" w:rsidP="005A4922">
            <w:pPr>
              <w:jc w:val="center"/>
              <w:rPr>
                <w:rStyle w:val="a9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_Ref519865618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456" w:author="Zhang, Carol (MSHA)" w:date="2019-12-11T16:14:00Z">
              <w:r w:rsidR="00B2321A" w:rsidRPr="00B2321A">
                <w:rPr>
                  <w:color w:val="0000FF"/>
                  <w:u w:val="single"/>
                  <w:rPrChange w:id="9457" w:author="Zhang, Carol (MSHA)" w:date="2019-12-11T16:14:00Z">
                    <w:rPr/>
                  </w:rPrChange>
                </w:rPr>
                <w:t>Pressure Level</w:t>
              </w:r>
            </w:ins>
            <w:del w:id="945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Level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BF19AE" w:rsidRPr="00181DBA" w:rsidRDefault="00BF19AE" w:rsidP="00181DBA">
      <w:pPr>
        <w:rPr>
          <w:color w:val="0000FF"/>
          <w:u w:val="single"/>
        </w:rPr>
      </w:pPr>
    </w:p>
    <w:p w:rsidR="00BF19AE" w:rsidRDefault="00BF19AE" w:rsidP="00BF19A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F19AE" w:rsidRDefault="00BF19AE" w:rsidP="00BF19AE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31776" w:rsidRDefault="00831776" w:rsidP="002D56AA"/>
    <w:p w:rsidR="00D43729" w:rsidRDefault="00D43729" w:rsidP="00D43729">
      <w:pPr>
        <w:pStyle w:val="2"/>
        <w:numPr>
          <w:ilvl w:val="1"/>
          <w:numId w:val="5"/>
        </w:numPr>
      </w:pPr>
      <w:bookmarkStart w:id="9459" w:name="_Ref485220092"/>
      <w:r w:rsidRPr="00CF716F">
        <w:t>SET_INFUSION_</w:t>
      </w:r>
      <w:r>
        <w:t>MODE</w:t>
      </w:r>
      <w:bookmarkEnd w:id="9459"/>
    </w:p>
    <w:p w:rsidR="00D43729" w:rsidRDefault="00D43729" w:rsidP="00D43729">
      <w:pPr>
        <w:ind w:firstLine="420"/>
      </w:pPr>
      <w:r>
        <w:rPr>
          <w:rFonts w:ascii="宋体" w:hAnsi="宋体" w:hint="eastAsia"/>
        </w:rPr>
        <w:t>设置输注模式</w:t>
      </w:r>
      <w:r>
        <w:rPr>
          <w:rFonts w:hint="eastAsia"/>
        </w:rPr>
        <w:t>：</w:t>
      </w:r>
    </w:p>
    <w:p w:rsidR="00D43729" w:rsidRDefault="00D43729" w:rsidP="00D43729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D43729" w:rsidRDefault="002D0B43" w:rsidP="002D0B43">
      <w:pPr>
        <w:pStyle w:val="a7"/>
        <w:ind w:left="840" w:firstLineChars="0" w:firstLine="0"/>
        <w:rPr>
          <w:color w:val="0000FF"/>
          <w:u w:val="single"/>
        </w:rPr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2D0B43" w:rsidRPr="00513A48" w:rsidTr="005A492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17295A" w:rsidRDefault="002D0B43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D0B43" w:rsidRPr="00513A48" w:rsidRDefault="002D0B43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D0B43" w:rsidTr="005A4922">
        <w:trPr>
          <w:jc w:val="center"/>
        </w:trPr>
        <w:tc>
          <w:tcPr>
            <w:tcW w:w="7992" w:type="dxa"/>
            <w:gridSpan w:val="17"/>
          </w:tcPr>
          <w:p w:rsidR="002D0B43" w:rsidRDefault="002D0B43" w:rsidP="005A4922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D0B43" w:rsidTr="005A4922">
        <w:trPr>
          <w:jc w:val="center"/>
        </w:trPr>
        <w:tc>
          <w:tcPr>
            <w:tcW w:w="7992" w:type="dxa"/>
            <w:gridSpan w:val="17"/>
          </w:tcPr>
          <w:p w:rsidR="002D0B43" w:rsidRDefault="00C71D45" w:rsidP="005A4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2D0B43">
              <w:rPr>
                <w:rFonts w:hint="eastAsia"/>
                <w:b/>
              </w:rPr>
              <w:t>0x00</w:t>
            </w:r>
            <w:r w:rsidR="002D0B43">
              <w:rPr>
                <w:b/>
              </w:rPr>
              <w:t>01</w:t>
            </w:r>
          </w:p>
        </w:tc>
      </w:tr>
      <w:tr w:rsidR="002D0B43" w:rsidTr="005A4922">
        <w:trPr>
          <w:gridAfter w:val="8"/>
          <w:wAfter w:w="4164" w:type="dxa"/>
          <w:trHeight w:val="127"/>
          <w:jc w:val="center"/>
        </w:trPr>
        <w:tc>
          <w:tcPr>
            <w:tcW w:w="3828" w:type="dxa"/>
            <w:gridSpan w:val="9"/>
          </w:tcPr>
          <w:p w:rsidR="002D0B43" w:rsidRPr="0083720F" w:rsidRDefault="002D0B43" w:rsidP="005A4922">
            <w:pPr>
              <w:jc w:val="center"/>
              <w:rPr>
                <w:color w:val="0000FF"/>
              </w:rPr>
            </w:pPr>
            <w:r w:rsidRPr="0083720F">
              <w:rPr>
                <w:color w:val="0000FF"/>
                <w:u w:val="single"/>
              </w:rPr>
              <w:fldChar w:fldCharType="begin"/>
            </w:r>
            <w:r w:rsidRPr="0083720F">
              <w:rPr>
                <w:color w:val="0000FF"/>
              </w:rPr>
              <w:instrText xml:space="preserve"> REF _Ref485214698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83720F">
              <w:rPr>
                <w:color w:val="0000FF"/>
                <w:u w:val="single"/>
              </w:rPr>
            </w:r>
            <w:r w:rsidRPr="0083720F">
              <w:rPr>
                <w:color w:val="0000FF"/>
                <w:u w:val="single"/>
              </w:rPr>
              <w:fldChar w:fldCharType="separate"/>
            </w:r>
            <w:ins w:id="9460" w:author="Zhang, Carol (MSHA)" w:date="2019-12-11T16:14:00Z">
              <w:r w:rsidR="00B2321A" w:rsidRPr="00B2321A">
                <w:rPr>
                  <w:color w:val="0000FF"/>
                  <w:u w:val="single"/>
                  <w:rPrChange w:id="9461" w:author="Zhang, Carol (MSHA)" w:date="2019-12-11T16:14:00Z">
                    <w:rPr/>
                  </w:rPrChange>
                </w:rPr>
                <w:t>Infusion Mode</w:t>
              </w:r>
            </w:ins>
            <w:del w:id="94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Infusion Mode</w:delText>
              </w:r>
            </w:del>
            <w:r w:rsidRPr="0083720F">
              <w:rPr>
                <w:color w:val="0000FF"/>
                <w:u w:val="single"/>
              </w:rPr>
              <w:fldChar w:fldCharType="end"/>
            </w:r>
          </w:p>
        </w:tc>
      </w:tr>
    </w:tbl>
    <w:p w:rsidR="002D0B43" w:rsidRPr="002D0B43" w:rsidRDefault="002D0B43" w:rsidP="002D0B43">
      <w:pPr>
        <w:rPr>
          <w:color w:val="0000FF"/>
          <w:u w:val="single"/>
        </w:rPr>
      </w:pPr>
    </w:p>
    <w:p w:rsidR="00D43729" w:rsidRDefault="00D43729" w:rsidP="00D4372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D43729" w:rsidRDefault="00D43729" w:rsidP="00D43729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31776" w:rsidRDefault="00831776" w:rsidP="002D56AA"/>
    <w:p w:rsidR="00FF6507" w:rsidRDefault="00FF6507" w:rsidP="00FF6507">
      <w:pPr>
        <w:pStyle w:val="2"/>
        <w:numPr>
          <w:ilvl w:val="1"/>
          <w:numId w:val="5"/>
        </w:numPr>
      </w:pPr>
      <w:bookmarkStart w:id="9463" w:name="_Ref485220329"/>
      <w:r>
        <w:t>SET_DATE_TIME</w:t>
      </w:r>
      <w:bookmarkEnd w:id="9463"/>
    </w:p>
    <w:p w:rsidR="00FF6507" w:rsidRDefault="00FF6507" w:rsidP="00FF6507">
      <w:pPr>
        <w:ind w:firstLine="420"/>
      </w:pPr>
      <w:r>
        <w:rPr>
          <w:rFonts w:hint="eastAsia"/>
        </w:rPr>
        <w:t>设置</w:t>
      </w:r>
      <w:r w:rsidR="00C71D45">
        <w:rPr>
          <w:rFonts w:hint="eastAsia"/>
        </w:rPr>
        <w:t>泵端</w:t>
      </w:r>
      <w:r>
        <w:rPr>
          <w:rFonts w:hint="eastAsia"/>
        </w:rPr>
        <w:t>日期时间，命令包含字段如下：</w:t>
      </w:r>
    </w:p>
    <w:p w:rsidR="000765AF" w:rsidRDefault="00FF6507" w:rsidP="000765AF">
      <w:pPr>
        <w:pStyle w:val="a7"/>
        <w:numPr>
          <w:ilvl w:val="0"/>
          <w:numId w:val="1"/>
        </w:numPr>
        <w:ind w:firstLineChars="0"/>
      </w:pPr>
      <w:r>
        <w:t>Request</w:t>
      </w:r>
      <w:r w:rsidR="000765AF" w:rsidRPr="000765AF">
        <w:t xml:space="preserve"> </w:t>
      </w:r>
    </w:p>
    <w:p w:rsidR="00FF6507" w:rsidRDefault="000765AF" w:rsidP="000765AF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p w:rsidR="000765AF" w:rsidRDefault="000765AF" w:rsidP="000765AF">
      <w:pPr>
        <w:pStyle w:val="a7"/>
        <w:ind w:left="840" w:firstLineChars="0" w:firstLine="0"/>
      </w:pP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0765AF" w:rsidRPr="00513A48" w:rsidTr="005A4922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0765AF" w:rsidRPr="0017295A" w:rsidRDefault="000765AF" w:rsidP="005A492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0765AF" w:rsidRPr="00513A48" w:rsidRDefault="000765AF" w:rsidP="005A49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765AF" w:rsidTr="005A4922">
        <w:trPr>
          <w:jc w:val="center"/>
        </w:trPr>
        <w:tc>
          <w:tcPr>
            <w:tcW w:w="7939" w:type="dxa"/>
            <w:gridSpan w:val="17"/>
          </w:tcPr>
          <w:p w:rsidR="000765AF" w:rsidRDefault="000765AF" w:rsidP="005A4922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0765AF" w:rsidTr="005A4922">
        <w:trPr>
          <w:jc w:val="center"/>
        </w:trPr>
        <w:tc>
          <w:tcPr>
            <w:tcW w:w="7939" w:type="dxa"/>
            <w:gridSpan w:val="17"/>
          </w:tcPr>
          <w:p w:rsidR="000765AF" w:rsidRDefault="00C71D45" w:rsidP="005A4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0765AF">
              <w:rPr>
                <w:rFonts w:hint="eastAsia"/>
                <w:b/>
              </w:rPr>
              <w:t>0x00</w:t>
            </w:r>
            <w:r w:rsidR="000765AF">
              <w:rPr>
                <w:b/>
              </w:rPr>
              <w:t>07</w:t>
            </w:r>
          </w:p>
        </w:tc>
      </w:tr>
      <w:tr w:rsidR="000765AF" w:rsidTr="005A4922">
        <w:trPr>
          <w:jc w:val="center"/>
        </w:trPr>
        <w:tc>
          <w:tcPr>
            <w:tcW w:w="3970" w:type="dxa"/>
            <w:gridSpan w:val="8"/>
          </w:tcPr>
          <w:p w:rsidR="000765AF" w:rsidRDefault="000765AF" w:rsidP="005A4922">
            <w:pPr>
              <w:jc w:val="center"/>
              <w:rPr>
                <w:b/>
              </w:rPr>
            </w:pPr>
            <w:r>
              <w:rPr>
                <w:b/>
              </w:rPr>
              <w:t>Year Low</w:t>
            </w:r>
            <w:r w:rsidR="00C71D45">
              <w:rPr>
                <w:rFonts w:hint="eastAsia"/>
                <w:b/>
              </w:rPr>
              <w:t xml:space="preserve"> byte</w:t>
            </w:r>
          </w:p>
        </w:tc>
        <w:tc>
          <w:tcPr>
            <w:tcW w:w="3969" w:type="dxa"/>
            <w:gridSpan w:val="9"/>
          </w:tcPr>
          <w:p w:rsidR="000765AF" w:rsidRPr="00C85507" w:rsidRDefault="000765AF" w:rsidP="005A4922">
            <w:pPr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>
              <w:rPr>
                <w:rFonts w:hint="eastAsia"/>
                <w:b/>
              </w:rPr>
              <w:t>High</w:t>
            </w:r>
            <w:r w:rsidR="00C71D45">
              <w:rPr>
                <w:rFonts w:hint="eastAsia"/>
                <w:b/>
              </w:rPr>
              <w:t xml:space="preserve"> byte</w:t>
            </w:r>
          </w:p>
        </w:tc>
      </w:tr>
      <w:tr w:rsidR="000765AF" w:rsidTr="005A4922">
        <w:trPr>
          <w:jc w:val="center"/>
        </w:trPr>
        <w:tc>
          <w:tcPr>
            <w:tcW w:w="3970" w:type="dxa"/>
            <w:gridSpan w:val="8"/>
          </w:tcPr>
          <w:p w:rsidR="000765AF" w:rsidRPr="00C85507" w:rsidRDefault="000765AF" w:rsidP="005A4922">
            <w:pPr>
              <w:jc w:val="center"/>
            </w:pPr>
            <w:r w:rsidRPr="007B0A26">
              <w:rPr>
                <w:b/>
              </w:rPr>
              <w:t>Month</w:t>
            </w:r>
          </w:p>
        </w:tc>
        <w:tc>
          <w:tcPr>
            <w:tcW w:w="3969" w:type="dxa"/>
            <w:gridSpan w:val="9"/>
          </w:tcPr>
          <w:p w:rsidR="000765AF" w:rsidRDefault="000765AF" w:rsidP="005A4922">
            <w:pPr>
              <w:jc w:val="center"/>
            </w:pPr>
            <w:r w:rsidRPr="007B0A26">
              <w:rPr>
                <w:b/>
              </w:rPr>
              <w:t>Day</w:t>
            </w:r>
          </w:p>
        </w:tc>
      </w:tr>
      <w:tr w:rsidR="000765AF" w:rsidTr="005A4922">
        <w:trPr>
          <w:jc w:val="center"/>
        </w:trPr>
        <w:tc>
          <w:tcPr>
            <w:tcW w:w="3970" w:type="dxa"/>
            <w:gridSpan w:val="8"/>
          </w:tcPr>
          <w:p w:rsidR="000765AF" w:rsidRPr="007B0A26" w:rsidRDefault="000765AF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</w:p>
        </w:tc>
        <w:tc>
          <w:tcPr>
            <w:tcW w:w="3969" w:type="dxa"/>
            <w:gridSpan w:val="9"/>
          </w:tcPr>
          <w:p w:rsidR="000765AF" w:rsidRPr="007B0A26" w:rsidRDefault="000765AF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</w:p>
        </w:tc>
      </w:tr>
      <w:tr w:rsidR="000765AF" w:rsidTr="005A4922">
        <w:trPr>
          <w:gridAfter w:val="9"/>
          <w:wAfter w:w="3969" w:type="dxa"/>
          <w:jc w:val="center"/>
        </w:trPr>
        <w:tc>
          <w:tcPr>
            <w:tcW w:w="3970" w:type="dxa"/>
            <w:gridSpan w:val="8"/>
          </w:tcPr>
          <w:p w:rsidR="000765AF" w:rsidRPr="007B0A26" w:rsidRDefault="000765AF" w:rsidP="005A4922">
            <w:pPr>
              <w:jc w:val="center"/>
              <w:rPr>
                <w:b/>
              </w:rPr>
            </w:pPr>
            <w:r w:rsidRPr="007B0A26">
              <w:rPr>
                <w:b/>
              </w:rPr>
              <w:t>Second</w:t>
            </w:r>
          </w:p>
        </w:tc>
      </w:tr>
    </w:tbl>
    <w:p w:rsidR="000765AF" w:rsidRDefault="000765AF" w:rsidP="000765AF">
      <w:pPr>
        <w:pStyle w:val="a7"/>
        <w:ind w:left="840" w:firstLineChars="0" w:firstLine="0"/>
      </w:pPr>
    </w:p>
    <w:p w:rsidR="00FF6507" w:rsidRDefault="00FF6507" w:rsidP="00FF650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F6507" w:rsidRDefault="00FF6507" w:rsidP="00FF6507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575911" w:rsidRDefault="00575911" w:rsidP="002D56AA"/>
    <w:p w:rsidR="00575911" w:rsidRDefault="00575911" w:rsidP="002D56AA"/>
    <w:p w:rsidR="007B283D" w:rsidRDefault="007B283D" w:rsidP="007B283D">
      <w:pPr>
        <w:pStyle w:val="2"/>
        <w:numPr>
          <w:ilvl w:val="1"/>
          <w:numId w:val="5"/>
        </w:numPr>
      </w:pPr>
      <w:bookmarkStart w:id="9464" w:name="_Ref486322697"/>
      <w:r>
        <w:t>SET_</w:t>
      </w:r>
      <w:r>
        <w:rPr>
          <w:rFonts w:hint="eastAsia"/>
        </w:rPr>
        <w:t>ALARM</w:t>
      </w:r>
      <w:r>
        <w:t>_VOLUME</w:t>
      </w:r>
      <w:bookmarkEnd w:id="9464"/>
    </w:p>
    <w:p w:rsidR="007B283D" w:rsidRDefault="007B283D" w:rsidP="007B283D">
      <w:pPr>
        <w:ind w:firstLine="420"/>
      </w:pPr>
      <w:r>
        <w:rPr>
          <w:rFonts w:hint="eastAsia"/>
        </w:rPr>
        <w:t>设置报警音量</w:t>
      </w:r>
    </w:p>
    <w:p w:rsidR="007B283D" w:rsidRDefault="007B283D" w:rsidP="007B283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B283D" w:rsidRDefault="007B283D" w:rsidP="007B283D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155C5" w:rsidRPr="00513A48" w:rsidTr="00E32021"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17295A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71D45">
              <w:rPr>
                <w:rFonts w:hint="eastAsia"/>
                <w:b/>
              </w:rPr>
              <w:t>0x00</w:t>
            </w:r>
            <w:r w:rsidR="00C71D45">
              <w:rPr>
                <w:b/>
              </w:rPr>
              <w:t>0</w:t>
            </w:r>
            <w:r>
              <w:rPr>
                <w:rFonts w:hint="eastAsia"/>
                <w:b/>
              </w:rPr>
              <w:t>1</w:t>
            </w:r>
          </w:p>
        </w:tc>
      </w:tr>
      <w:tr w:rsidR="008155C5" w:rsidRPr="004B56EE" w:rsidTr="00E3202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155C5" w:rsidRDefault="008155C5" w:rsidP="00365BD0">
            <w:pPr>
              <w:jc w:val="center"/>
              <w:rPr>
                <w:b/>
              </w:rPr>
            </w:pPr>
            <w:r w:rsidRPr="002A2241">
              <w:rPr>
                <w:b/>
              </w:rPr>
              <w:t>volume</w:t>
            </w:r>
            <w:r>
              <w:rPr>
                <w:b/>
              </w:rPr>
              <w:t>(1~5)</w:t>
            </w:r>
          </w:p>
        </w:tc>
      </w:tr>
    </w:tbl>
    <w:p w:rsidR="008155C5" w:rsidRDefault="008155C5" w:rsidP="007B283D">
      <w:pPr>
        <w:pStyle w:val="a7"/>
        <w:ind w:left="840" w:firstLineChars="0" w:firstLine="0"/>
      </w:pPr>
    </w:p>
    <w:p w:rsidR="008155C5" w:rsidRDefault="008155C5" w:rsidP="007B283D">
      <w:pPr>
        <w:pStyle w:val="a7"/>
        <w:ind w:left="840" w:firstLineChars="0" w:firstLine="0"/>
      </w:pPr>
    </w:p>
    <w:p w:rsidR="007B283D" w:rsidRDefault="007B283D" w:rsidP="007B283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B283D" w:rsidRPr="00301BD7" w:rsidRDefault="007B283D" w:rsidP="007B283D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575911" w:rsidRDefault="00575911" w:rsidP="002D56AA"/>
    <w:p w:rsidR="00BD5BC1" w:rsidRDefault="00BD5BC1" w:rsidP="00BD5BC1">
      <w:pPr>
        <w:pStyle w:val="2"/>
        <w:numPr>
          <w:ilvl w:val="1"/>
          <w:numId w:val="5"/>
        </w:numPr>
      </w:pPr>
      <w:bookmarkStart w:id="9465" w:name="_Ref486322727"/>
      <w:r>
        <w:t>SET_</w:t>
      </w:r>
      <w:r>
        <w:rPr>
          <w:lang w:val="en"/>
        </w:rPr>
        <w:t>BRIGHTNESS</w:t>
      </w:r>
      <w:bookmarkEnd w:id="9465"/>
    </w:p>
    <w:p w:rsidR="00BD5BC1" w:rsidRDefault="00BD5BC1" w:rsidP="00BD5BC1">
      <w:pPr>
        <w:ind w:firstLine="420"/>
      </w:pPr>
      <w:r>
        <w:rPr>
          <w:rFonts w:hint="eastAsia"/>
        </w:rPr>
        <w:t>设置屏幕亮度</w:t>
      </w:r>
    </w:p>
    <w:p w:rsidR="00BD5BC1" w:rsidRDefault="00BD5BC1" w:rsidP="00BD5BC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D5BC1" w:rsidRDefault="00BD5BC1" w:rsidP="00BD5BC1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D5BC1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17295A" w:rsidRDefault="00BD5BC1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D5BC1" w:rsidRPr="00513A48" w:rsidRDefault="00BD5BC1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D5BC1" w:rsidTr="006A6C10">
        <w:tc>
          <w:tcPr>
            <w:tcW w:w="7792" w:type="dxa"/>
            <w:gridSpan w:val="17"/>
          </w:tcPr>
          <w:p w:rsidR="00BD5BC1" w:rsidRDefault="00BD5BC1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D5BC1" w:rsidTr="006A6C10">
        <w:tc>
          <w:tcPr>
            <w:tcW w:w="7792" w:type="dxa"/>
            <w:gridSpan w:val="17"/>
          </w:tcPr>
          <w:p w:rsidR="00BD5BC1" w:rsidRDefault="00BD5BC1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71D45" w:rsidRPr="00A32854">
              <w:rPr>
                <w:rFonts w:hint="eastAsia"/>
                <w:b/>
              </w:rPr>
              <w:t>0</w:t>
            </w:r>
            <w:r w:rsidR="00C71D45" w:rsidRPr="00A32854">
              <w:rPr>
                <w:b/>
              </w:rPr>
              <w:t>x0001</w:t>
            </w:r>
          </w:p>
        </w:tc>
      </w:tr>
      <w:tr w:rsidR="00BD5BC1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BD5BC1" w:rsidRDefault="00BD5BC1" w:rsidP="006A6C10">
            <w:pPr>
              <w:jc w:val="center"/>
              <w:rPr>
                <w:b/>
              </w:rPr>
            </w:pPr>
            <w:r w:rsidRPr="008E4774">
              <w:rPr>
                <w:b/>
              </w:rPr>
              <w:t>brightness</w:t>
            </w:r>
            <w:r>
              <w:rPr>
                <w:b/>
              </w:rPr>
              <w:t>(</w:t>
            </w:r>
            <w:r w:rsidR="008155C5">
              <w:rPr>
                <w:rFonts w:hint="eastAsia"/>
                <w:b/>
              </w:rPr>
              <w:t>1</w:t>
            </w:r>
            <w:r>
              <w:rPr>
                <w:b/>
              </w:rPr>
              <w:t>~</w:t>
            </w:r>
            <w:r w:rsidR="008155C5">
              <w:rPr>
                <w:rFonts w:hint="eastAsia"/>
                <w:b/>
              </w:rPr>
              <w:t>10</w:t>
            </w:r>
            <w:r>
              <w:rPr>
                <w:b/>
              </w:rPr>
              <w:t>)</w:t>
            </w:r>
          </w:p>
        </w:tc>
      </w:tr>
    </w:tbl>
    <w:p w:rsidR="00BD5BC1" w:rsidRDefault="00BD5BC1" w:rsidP="00BD5BC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D5BC1" w:rsidRDefault="00BD5BC1" w:rsidP="00BD5BC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575911" w:rsidRDefault="00575911" w:rsidP="002D56AA"/>
    <w:p w:rsidR="00831776" w:rsidRDefault="00831776" w:rsidP="002D56AA"/>
    <w:p w:rsidR="0051278F" w:rsidRDefault="0051278F" w:rsidP="0051278F">
      <w:pPr>
        <w:pStyle w:val="2"/>
        <w:numPr>
          <w:ilvl w:val="1"/>
          <w:numId w:val="5"/>
        </w:numPr>
      </w:pPr>
      <w:bookmarkStart w:id="9466" w:name="_Ref486322772"/>
      <w:r>
        <w:t>SET_NIGHTMODE_PERIOD</w:t>
      </w:r>
      <w:bookmarkEnd w:id="9466"/>
    </w:p>
    <w:p w:rsidR="0051278F" w:rsidRDefault="0051278F" w:rsidP="0051278F">
      <w:pPr>
        <w:ind w:firstLine="420"/>
      </w:pPr>
      <w:r>
        <w:rPr>
          <w:rFonts w:hint="eastAsia"/>
        </w:rPr>
        <w:t>设置夜间模式时间段</w:t>
      </w:r>
    </w:p>
    <w:p w:rsidR="0051278F" w:rsidRDefault="0051278F" w:rsidP="0051278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1278F" w:rsidRDefault="0051278F" w:rsidP="0051278F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51278F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17295A" w:rsidRDefault="0051278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51278F" w:rsidRPr="00513A48" w:rsidRDefault="0051278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1278F" w:rsidTr="006A6C10">
        <w:tc>
          <w:tcPr>
            <w:tcW w:w="7992" w:type="dxa"/>
            <w:gridSpan w:val="17"/>
          </w:tcPr>
          <w:p w:rsidR="0051278F" w:rsidRDefault="0051278F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1278F" w:rsidTr="006A6C10">
        <w:tc>
          <w:tcPr>
            <w:tcW w:w="7992" w:type="dxa"/>
            <w:gridSpan w:val="17"/>
          </w:tcPr>
          <w:p w:rsidR="0051278F" w:rsidRDefault="00C71D4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51278F">
              <w:rPr>
                <w:rFonts w:hint="eastAsia"/>
                <w:b/>
              </w:rPr>
              <w:t>0x00</w:t>
            </w:r>
            <w:r w:rsidR="0051278F">
              <w:rPr>
                <w:b/>
              </w:rPr>
              <w:t>04</w:t>
            </w:r>
          </w:p>
        </w:tc>
      </w:tr>
      <w:tr w:rsidR="0051278F" w:rsidTr="006A6C10">
        <w:tc>
          <w:tcPr>
            <w:tcW w:w="3996" w:type="dxa"/>
            <w:gridSpan w:val="9"/>
          </w:tcPr>
          <w:p w:rsidR="0051278F" w:rsidRDefault="0051278F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Begin </w:t>
            </w:r>
            <w:r>
              <w:rPr>
                <w:rFonts w:hint="eastAsia"/>
                <w:b/>
              </w:rPr>
              <w:t>hour</w:t>
            </w:r>
          </w:p>
        </w:tc>
        <w:tc>
          <w:tcPr>
            <w:tcW w:w="3996" w:type="dxa"/>
            <w:gridSpan w:val="8"/>
          </w:tcPr>
          <w:p w:rsidR="0051278F" w:rsidRDefault="0051278F">
            <w:pPr>
              <w:jc w:val="center"/>
              <w:rPr>
                <w:b/>
              </w:rPr>
            </w:pPr>
            <w:r>
              <w:rPr>
                <w:b/>
              </w:rPr>
              <w:t xml:space="preserve">Begin </w:t>
            </w:r>
            <w:r w:rsidR="00C71D45">
              <w:rPr>
                <w:b/>
              </w:rPr>
              <w:t>minute</w:t>
            </w:r>
          </w:p>
        </w:tc>
      </w:tr>
      <w:tr w:rsidR="0051278F" w:rsidTr="006A6C10">
        <w:tc>
          <w:tcPr>
            <w:tcW w:w="3996" w:type="dxa"/>
            <w:gridSpan w:val="9"/>
          </w:tcPr>
          <w:p w:rsidR="0051278F" w:rsidRDefault="0051278F" w:rsidP="006A6C1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End </w:t>
            </w:r>
            <w:r>
              <w:rPr>
                <w:rFonts w:hint="eastAsia"/>
                <w:b/>
              </w:rPr>
              <w:t>hour</w:t>
            </w:r>
          </w:p>
        </w:tc>
        <w:tc>
          <w:tcPr>
            <w:tcW w:w="3996" w:type="dxa"/>
            <w:gridSpan w:val="8"/>
          </w:tcPr>
          <w:p w:rsidR="0051278F" w:rsidRDefault="0051278F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End </w:t>
            </w:r>
            <w:r w:rsidR="00C71D45">
              <w:rPr>
                <w:b/>
              </w:rPr>
              <w:t>minute</w:t>
            </w:r>
          </w:p>
        </w:tc>
      </w:tr>
    </w:tbl>
    <w:p w:rsidR="0051278F" w:rsidRDefault="0051278F" w:rsidP="0051278F">
      <w:pPr>
        <w:pStyle w:val="a7"/>
        <w:ind w:left="840" w:firstLineChars="0" w:firstLine="0"/>
      </w:pPr>
    </w:p>
    <w:p w:rsidR="0051278F" w:rsidRDefault="0051278F" w:rsidP="0051278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1278F" w:rsidRDefault="0051278F" w:rsidP="0051278F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31776" w:rsidRDefault="00831776" w:rsidP="002D56AA"/>
    <w:p w:rsidR="002807D0" w:rsidRDefault="002807D0" w:rsidP="002807D0">
      <w:pPr>
        <w:pStyle w:val="2"/>
        <w:numPr>
          <w:ilvl w:val="1"/>
          <w:numId w:val="5"/>
        </w:numPr>
      </w:pPr>
      <w:bookmarkStart w:id="9467" w:name="_Ref487467193"/>
      <w:r>
        <w:t>SET_BRAND</w:t>
      </w:r>
      <w:bookmarkEnd w:id="9467"/>
    </w:p>
    <w:p w:rsidR="002807D0" w:rsidRDefault="002807D0" w:rsidP="002807D0">
      <w:pPr>
        <w:ind w:firstLine="420"/>
      </w:pPr>
      <w:r>
        <w:rPr>
          <w:rFonts w:hint="eastAsia"/>
        </w:rPr>
        <w:t>设置注射器</w:t>
      </w:r>
      <w:r w:rsidR="000667D0">
        <w:rPr>
          <w:rFonts w:hint="eastAsia"/>
        </w:rPr>
        <w:t>或输液管路</w:t>
      </w:r>
      <w:r>
        <w:rPr>
          <w:rFonts w:hint="eastAsia"/>
        </w:rPr>
        <w:t>品牌</w:t>
      </w:r>
    </w:p>
    <w:p w:rsidR="002807D0" w:rsidRDefault="002807D0" w:rsidP="002807D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807D0" w:rsidRDefault="002807D0" w:rsidP="002807D0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2807D0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17295A" w:rsidRDefault="002807D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2807D0" w:rsidRPr="00513A48" w:rsidRDefault="002807D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807D0" w:rsidTr="006A6C10">
        <w:trPr>
          <w:jc w:val="center"/>
        </w:trPr>
        <w:tc>
          <w:tcPr>
            <w:tcW w:w="7992" w:type="dxa"/>
            <w:gridSpan w:val="17"/>
          </w:tcPr>
          <w:p w:rsidR="002807D0" w:rsidRDefault="002807D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2807D0" w:rsidTr="006A6C10">
        <w:trPr>
          <w:jc w:val="center"/>
        </w:trPr>
        <w:tc>
          <w:tcPr>
            <w:tcW w:w="7992" w:type="dxa"/>
            <w:gridSpan w:val="17"/>
          </w:tcPr>
          <w:p w:rsidR="002807D0" w:rsidRDefault="00C71D4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2807D0">
              <w:rPr>
                <w:rFonts w:hint="eastAsia"/>
                <w:b/>
              </w:rPr>
              <w:t>0x00</w:t>
            </w:r>
            <w:r w:rsidR="002807D0">
              <w:rPr>
                <w:b/>
              </w:rPr>
              <w:t>01</w:t>
            </w:r>
          </w:p>
        </w:tc>
      </w:tr>
      <w:tr w:rsidR="002807D0" w:rsidRPr="00FC61D1" w:rsidTr="006A6C10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2807D0" w:rsidRPr="00CB643E" w:rsidRDefault="002807D0" w:rsidP="006A6C10">
            <w:pPr>
              <w:jc w:val="center"/>
              <w:rPr>
                <w:color w:val="0000FF"/>
                <w:u w:val="single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468" w:author="Zhang, Carol (MSHA)" w:date="2019-12-11T16:14:00Z">
              <w:r w:rsidR="00B2321A" w:rsidRPr="00B2321A">
                <w:rPr>
                  <w:color w:val="0000FF"/>
                  <w:u w:val="single"/>
                  <w:rPrChange w:id="9469" w:author="Zhang, Carol (MSHA)" w:date="2019-12-11T16:14:00Z">
                    <w:rPr/>
                  </w:rPrChange>
                </w:rPr>
                <w:t>Brand</w:t>
              </w:r>
            </w:ins>
            <w:del w:id="947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2807D0" w:rsidRPr="0057284E" w:rsidRDefault="002807D0" w:rsidP="002807D0">
      <w:pPr>
        <w:pStyle w:val="a7"/>
        <w:ind w:left="1260" w:firstLineChars="0" w:firstLine="0"/>
        <w:rPr>
          <w:color w:val="0000FF"/>
          <w:u w:val="single"/>
        </w:rPr>
      </w:pPr>
    </w:p>
    <w:p w:rsidR="002807D0" w:rsidRDefault="002807D0" w:rsidP="002807D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807D0" w:rsidRDefault="002807D0" w:rsidP="002807D0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C22B0" w:rsidRDefault="008C22B0" w:rsidP="002D56AA"/>
    <w:p w:rsidR="00341B58" w:rsidRDefault="00341B58" w:rsidP="00341B58">
      <w:pPr>
        <w:pStyle w:val="2"/>
        <w:numPr>
          <w:ilvl w:val="1"/>
          <w:numId w:val="5"/>
        </w:numPr>
      </w:pPr>
      <w:bookmarkStart w:id="9471" w:name="_Ref487467355"/>
      <w:r>
        <w:t>SET_DOSE_UINT</w:t>
      </w:r>
      <w:bookmarkEnd w:id="9471"/>
    </w:p>
    <w:p w:rsidR="00341B58" w:rsidRDefault="00341B58" w:rsidP="00341B58">
      <w:pPr>
        <w:ind w:firstLine="420"/>
      </w:pPr>
      <w:r>
        <w:rPr>
          <w:rFonts w:hint="eastAsia"/>
        </w:rPr>
        <w:t>设置</w:t>
      </w:r>
      <w:r w:rsidR="009072F7">
        <w:rPr>
          <w:rFonts w:hint="eastAsia"/>
        </w:rPr>
        <w:t>剂量单位</w:t>
      </w:r>
    </w:p>
    <w:p w:rsidR="00341B58" w:rsidRDefault="00341B58" w:rsidP="00341B5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41B58" w:rsidRDefault="00341B58" w:rsidP="00341B58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341B58" w:rsidRPr="00513A48" w:rsidTr="006A6C1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17295A" w:rsidRDefault="00341B5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41B58" w:rsidRPr="00513A48" w:rsidRDefault="00341B5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41B58" w:rsidTr="006A6C10">
        <w:trPr>
          <w:jc w:val="center"/>
        </w:trPr>
        <w:tc>
          <w:tcPr>
            <w:tcW w:w="7992" w:type="dxa"/>
            <w:gridSpan w:val="17"/>
          </w:tcPr>
          <w:p w:rsidR="00341B58" w:rsidRDefault="00341B58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341B58" w:rsidTr="006A6C10">
        <w:trPr>
          <w:jc w:val="center"/>
        </w:trPr>
        <w:tc>
          <w:tcPr>
            <w:tcW w:w="7992" w:type="dxa"/>
            <w:gridSpan w:val="17"/>
          </w:tcPr>
          <w:p w:rsidR="00341B58" w:rsidRDefault="00C71D4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41B58">
              <w:rPr>
                <w:rFonts w:hint="eastAsia"/>
                <w:b/>
              </w:rPr>
              <w:t>0x00</w:t>
            </w:r>
            <w:r w:rsidR="00341B58">
              <w:rPr>
                <w:b/>
              </w:rPr>
              <w:t>01</w:t>
            </w:r>
          </w:p>
        </w:tc>
      </w:tr>
      <w:tr w:rsidR="00341B58" w:rsidTr="006A6C10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341B58" w:rsidRPr="00E70E77" w:rsidRDefault="00341B58" w:rsidP="006A6C10">
            <w:pPr>
              <w:jc w:val="center"/>
              <w:rPr>
                <w:rStyle w:val="a9"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9472" w:author="Zhang, Carol (MSHA)" w:date="2019-12-11T16:14:00Z">
              <w:r w:rsidR="00B2321A" w:rsidRPr="00B2321A">
                <w:rPr>
                  <w:color w:val="0000FF"/>
                  <w:u w:val="single"/>
                  <w:rPrChange w:id="9473" w:author="Zhang, Carol (MSHA)" w:date="2019-12-11T16:14:00Z">
                    <w:rPr/>
                  </w:rPrChange>
                </w:rPr>
                <w:t>Dose Unit</w:t>
              </w:r>
            </w:ins>
            <w:del w:id="947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</w:tr>
    </w:tbl>
    <w:p w:rsidR="00341B58" w:rsidRPr="00E62940" w:rsidRDefault="00341B58" w:rsidP="00341B58">
      <w:pPr>
        <w:pStyle w:val="a7"/>
        <w:ind w:left="1260" w:firstLineChars="0" w:firstLine="0"/>
        <w:rPr>
          <w:color w:val="0000FF"/>
          <w:u w:val="single"/>
        </w:rPr>
      </w:pPr>
    </w:p>
    <w:p w:rsidR="00341B58" w:rsidRDefault="00341B58" w:rsidP="00341B5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41B58" w:rsidRDefault="00341B58" w:rsidP="00341B58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C22B0" w:rsidRDefault="008C22B0" w:rsidP="002D56AA"/>
    <w:p w:rsidR="008C22B0" w:rsidRDefault="008C22B0" w:rsidP="002D56AA"/>
    <w:p w:rsidR="009D6317" w:rsidRDefault="009D6317" w:rsidP="009D6317">
      <w:pPr>
        <w:pStyle w:val="2"/>
        <w:numPr>
          <w:ilvl w:val="1"/>
          <w:numId w:val="5"/>
        </w:numPr>
      </w:pPr>
      <w:bookmarkStart w:id="9475" w:name="_Ref487467376"/>
      <w:r>
        <w:t>S</w:t>
      </w:r>
      <w:r w:rsidRPr="00AD33B6">
        <w:t>ET_</w:t>
      </w:r>
      <w:r>
        <w:t>KVO</w:t>
      </w:r>
      <w:bookmarkEnd w:id="9475"/>
    </w:p>
    <w:p w:rsidR="009D6317" w:rsidRDefault="00C71D45" w:rsidP="009D6317">
      <w:pPr>
        <w:ind w:firstLine="420"/>
      </w:pPr>
      <w:r>
        <w:rPr>
          <w:rFonts w:hint="eastAsia"/>
        </w:rPr>
        <w:t>设置</w:t>
      </w:r>
      <w:r>
        <w:rPr>
          <w:rFonts w:hint="eastAsia"/>
        </w:rPr>
        <w:t>K</w:t>
      </w:r>
      <w:r>
        <w:t>VO</w:t>
      </w:r>
      <w:r>
        <w:rPr>
          <w:rFonts w:hint="eastAsia"/>
        </w:rPr>
        <w:t>速率，单位（</w:t>
      </w:r>
      <w:r>
        <w:rPr>
          <w:rFonts w:hint="eastAsia"/>
        </w:rPr>
        <w:t>mL/h</w:t>
      </w:r>
      <w:r>
        <w:rPr>
          <w:rFonts w:hint="eastAsia"/>
        </w:rPr>
        <w:t>），</w:t>
      </w:r>
      <w:r w:rsidR="009D6317">
        <w:rPr>
          <w:rFonts w:hint="eastAsia"/>
        </w:rPr>
        <w:t>，命令包含字段如下：</w:t>
      </w:r>
    </w:p>
    <w:p w:rsidR="009D6317" w:rsidRDefault="009D6317" w:rsidP="009D631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D6317" w:rsidRDefault="009D6317" w:rsidP="009D6317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9D6317" w:rsidRPr="00513A48" w:rsidTr="006A6C10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9D6317" w:rsidRPr="0017295A" w:rsidRDefault="009D631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9D6317" w:rsidRPr="00513A48" w:rsidRDefault="009D631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D6317" w:rsidTr="006A6C10">
        <w:trPr>
          <w:jc w:val="center"/>
        </w:trPr>
        <w:tc>
          <w:tcPr>
            <w:tcW w:w="7939" w:type="dxa"/>
            <w:gridSpan w:val="17"/>
          </w:tcPr>
          <w:p w:rsidR="009D6317" w:rsidRDefault="009D6317" w:rsidP="006A6C10">
            <w:pPr>
              <w:jc w:val="center"/>
              <w:rPr>
                <w:b/>
              </w:rPr>
            </w:pPr>
            <w:r w:rsidRPr="002A66E9">
              <w:rPr>
                <w:b/>
              </w:rPr>
              <w:t>0x0001</w:t>
            </w:r>
          </w:p>
        </w:tc>
      </w:tr>
      <w:tr w:rsidR="009D6317" w:rsidTr="006A6C10">
        <w:trPr>
          <w:jc w:val="center"/>
        </w:trPr>
        <w:tc>
          <w:tcPr>
            <w:tcW w:w="7939" w:type="dxa"/>
            <w:gridSpan w:val="17"/>
          </w:tcPr>
          <w:p w:rsidR="009D6317" w:rsidRDefault="00C71D45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数据长度</w:t>
            </w:r>
            <w:r>
              <w:rPr>
                <w:rFonts w:hint="eastAsia"/>
                <w:b/>
              </w:rPr>
              <w:t>=</w:t>
            </w:r>
            <w:r w:rsidR="009D6317">
              <w:rPr>
                <w:rFonts w:hint="eastAsia"/>
                <w:b/>
              </w:rPr>
              <w:t>0x00</w:t>
            </w:r>
            <w:r w:rsidR="009D6317">
              <w:rPr>
                <w:b/>
              </w:rPr>
              <w:t>0</w:t>
            </w:r>
            <w:r w:rsidR="009D6317">
              <w:rPr>
                <w:rFonts w:hint="eastAsia"/>
                <w:b/>
              </w:rPr>
              <w:t>5</w:t>
            </w:r>
          </w:p>
        </w:tc>
      </w:tr>
      <w:tr w:rsidR="00C71D45" w:rsidTr="006A6C10">
        <w:trPr>
          <w:jc w:val="center"/>
        </w:trPr>
        <w:tc>
          <w:tcPr>
            <w:tcW w:w="4302" w:type="dxa"/>
            <w:gridSpan w:val="9"/>
          </w:tcPr>
          <w:p w:rsidR="00C71D45" w:rsidRDefault="00C71D45" w:rsidP="00C71D45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76" w:author="Zhang, Carol (MSHA)" w:date="2019-12-11T16:14:00Z">
              <w:r w:rsidR="00B2321A" w:rsidRPr="00B2321A">
                <w:rPr>
                  <w:color w:val="0000FF"/>
                  <w:u w:val="single"/>
                  <w:rPrChange w:id="9477" w:author="Zhang, Carol (MSHA)" w:date="2019-12-11T16:14:00Z">
                    <w:rPr/>
                  </w:rPrChange>
                </w:rPr>
                <w:t>Scale Value</w:t>
              </w:r>
            </w:ins>
            <w:del w:id="94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637" w:type="dxa"/>
            <w:gridSpan w:val="8"/>
          </w:tcPr>
          <w:p w:rsidR="00C71D45" w:rsidRPr="00C85507" w:rsidRDefault="00C71D45" w:rsidP="00C71D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1)</w:t>
            </w:r>
          </w:p>
        </w:tc>
      </w:tr>
      <w:tr w:rsidR="00C71D45" w:rsidTr="006A6C10">
        <w:trPr>
          <w:jc w:val="center"/>
        </w:trPr>
        <w:tc>
          <w:tcPr>
            <w:tcW w:w="4302" w:type="dxa"/>
            <w:gridSpan w:val="9"/>
          </w:tcPr>
          <w:p w:rsidR="00C71D45" w:rsidRPr="00C85507" w:rsidRDefault="00C71D45" w:rsidP="00C71D45">
            <w:pPr>
              <w:jc w:val="center"/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 xml:space="preserve">(byte 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637" w:type="dxa"/>
            <w:gridSpan w:val="8"/>
          </w:tcPr>
          <w:p w:rsidR="00C71D45" w:rsidRDefault="00C71D45" w:rsidP="00C71D45">
            <w:pPr>
              <w:jc w:val="center"/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>(byte 3)</w:t>
            </w:r>
          </w:p>
        </w:tc>
      </w:tr>
      <w:tr w:rsidR="00C71D45" w:rsidTr="006A6C10">
        <w:trPr>
          <w:gridAfter w:val="8"/>
          <w:wAfter w:w="3637" w:type="dxa"/>
          <w:jc w:val="center"/>
        </w:trPr>
        <w:tc>
          <w:tcPr>
            <w:tcW w:w="4302" w:type="dxa"/>
            <w:gridSpan w:val="9"/>
          </w:tcPr>
          <w:p w:rsidR="00C71D45" w:rsidRDefault="00C71D45" w:rsidP="00C71D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KVO</w:t>
            </w:r>
            <w:r>
              <w:rPr>
                <w:b/>
              </w:rPr>
              <w:t xml:space="preserve">(byte 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</w:tr>
    </w:tbl>
    <w:p w:rsidR="009D6317" w:rsidRPr="00BD5DEC" w:rsidRDefault="009D6317" w:rsidP="009D6317">
      <w:pPr>
        <w:pStyle w:val="a7"/>
        <w:ind w:left="1260" w:firstLineChars="0" w:firstLine="0"/>
        <w:rPr>
          <w:color w:val="0000FF"/>
          <w:u w:val="single"/>
        </w:rPr>
      </w:pPr>
    </w:p>
    <w:p w:rsidR="009D6317" w:rsidRPr="00737AB2" w:rsidRDefault="009D6317" w:rsidP="009D631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D6317" w:rsidRDefault="009D6317" w:rsidP="009D6317">
      <w:pPr>
        <w:ind w:left="420" w:firstLine="420"/>
        <w:rPr>
          <w:color w:val="0000FF"/>
          <w:u w:val="single"/>
        </w:rPr>
      </w:pPr>
      <w:r>
        <w:rPr>
          <w:rFonts w:hint="eastAsia"/>
        </w:rPr>
        <w:t>正常返回：泵端返回一个空的数据包。</w:t>
      </w:r>
    </w:p>
    <w:p w:rsidR="008C22B0" w:rsidRDefault="008C22B0" w:rsidP="002D56AA"/>
    <w:p w:rsidR="008C22B0" w:rsidRDefault="008C22B0" w:rsidP="002D56AA"/>
    <w:p w:rsidR="005660AA" w:rsidRDefault="005660AA" w:rsidP="005660AA">
      <w:pPr>
        <w:pStyle w:val="2"/>
        <w:numPr>
          <w:ilvl w:val="1"/>
          <w:numId w:val="5"/>
        </w:numPr>
      </w:pPr>
      <w:bookmarkStart w:id="9479" w:name="_Ref488245025"/>
      <w:r>
        <w:t>S</w:t>
      </w:r>
      <w:r w:rsidRPr="00AD33B6">
        <w:t>ET_</w:t>
      </w:r>
      <w:r>
        <w:t>CURRENT_DRUG</w:t>
      </w:r>
      <w:bookmarkEnd w:id="9479"/>
    </w:p>
    <w:p w:rsidR="005660AA" w:rsidRDefault="005660AA" w:rsidP="005660AA">
      <w:pPr>
        <w:ind w:firstLine="420"/>
      </w:pPr>
      <w:r>
        <w:rPr>
          <w:rFonts w:hint="eastAsia"/>
        </w:rPr>
        <w:t>设置当前输注的药名，在药名开关打开的情况下，设置需要输注的药名</w:t>
      </w:r>
      <w:r w:rsidRPr="00D33CB0"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上位机会自动同步泵的药库</w:t>
      </w:r>
      <w:r w:rsidRPr="00D33CB0">
        <w:rPr>
          <w:color w:val="FF0000"/>
        </w:rPr>
        <w:t>）</w:t>
      </w:r>
      <w:r>
        <w:rPr>
          <w:rFonts w:hint="eastAsia"/>
        </w:rPr>
        <w:t>。命令包含字段如下：</w:t>
      </w:r>
    </w:p>
    <w:p w:rsidR="005660AA" w:rsidRDefault="005660AA" w:rsidP="005660A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660AA" w:rsidRDefault="005660AA" w:rsidP="005660AA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了药名在泵端的索引。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660AA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17295A" w:rsidRDefault="00566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660AA" w:rsidRPr="00513A48" w:rsidRDefault="00566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660AA" w:rsidTr="006A6C10">
        <w:tc>
          <w:tcPr>
            <w:tcW w:w="7792" w:type="dxa"/>
            <w:gridSpan w:val="17"/>
          </w:tcPr>
          <w:p w:rsidR="005660AA" w:rsidRDefault="005660AA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660AA" w:rsidTr="006A6C10">
        <w:tc>
          <w:tcPr>
            <w:tcW w:w="7792" w:type="dxa"/>
            <w:gridSpan w:val="17"/>
          </w:tcPr>
          <w:p w:rsidR="005660AA" w:rsidRDefault="005660AA" w:rsidP="00365B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71D45" w:rsidRPr="002A66E9">
              <w:rPr>
                <w:b/>
              </w:rPr>
              <w:t>0x000</w:t>
            </w:r>
            <w:r w:rsidR="00C71D45">
              <w:rPr>
                <w:rFonts w:hint="eastAsia"/>
                <w:b/>
              </w:rPr>
              <w:t>2</w:t>
            </w:r>
          </w:p>
        </w:tc>
      </w:tr>
      <w:tr w:rsidR="005660AA" w:rsidTr="006A6C10">
        <w:tc>
          <w:tcPr>
            <w:tcW w:w="3896" w:type="dxa"/>
            <w:gridSpan w:val="9"/>
          </w:tcPr>
          <w:p w:rsidR="005660AA" w:rsidRDefault="005660AA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5660AA" w:rsidRDefault="005660AA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</w:tbl>
    <w:p w:rsidR="005660AA" w:rsidRPr="007564EC" w:rsidRDefault="005660AA" w:rsidP="005660AA">
      <w:pPr>
        <w:pStyle w:val="a7"/>
        <w:ind w:left="840" w:firstLineChars="0" w:firstLine="0"/>
      </w:pPr>
    </w:p>
    <w:p w:rsidR="005660AA" w:rsidRPr="00737AB2" w:rsidRDefault="005660AA" w:rsidP="005660A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660AA" w:rsidRPr="009E713A" w:rsidRDefault="005660AA" w:rsidP="005660AA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C22B0" w:rsidRDefault="008C22B0" w:rsidP="002D56AA"/>
    <w:p w:rsidR="003C08E0" w:rsidRDefault="003C08E0" w:rsidP="003C08E0">
      <w:pPr>
        <w:pStyle w:val="2"/>
        <w:numPr>
          <w:ilvl w:val="1"/>
          <w:numId w:val="5"/>
        </w:numPr>
      </w:pPr>
      <w:bookmarkStart w:id="9480" w:name="_Ref491949869"/>
      <w:r>
        <w:t>S</w:t>
      </w:r>
      <w:r w:rsidRPr="00AD33B6">
        <w:t>ET_</w:t>
      </w:r>
      <w:r>
        <w:t>INFUSION_PARAMETER</w:t>
      </w:r>
      <w:bookmarkEnd w:id="9480"/>
    </w:p>
    <w:p w:rsidR="003C08E0" w:rsidRDefault="003C08E0" w:rsidP="003C08E0">
      <w:pPr>
        <w:pStyle w:val="a7"/>
        <w:ind w:left="425" w:firstLineChars="0" w:firstLine="0"/>
      </w:pPr>
      <w:r>
        <w:rPr>
          <w:rFonts w:hint="eastAsia"/>
        </w:rPr>
        <w:t>设置不同模式下的输注参数，不同的模式参数不同。</w:t>
      </w:r>
    </w:p>
    <w:p w:rsidR="003C08E0" w:rsidRPr="002762E0" w:rsidRDefault="003C08E0" w:rsidP="003C08E0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速率</w:t>
      </w:r>
      <w:r w:rsidRPr="002762E0">
        <w:rPr>
          <w:rFonts w:hint="eastAsia"/>
          <w:b/>
        </w:rPr>
        <w:t>模式</w:t>
      </w: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C08E0" w:rsidRDefault="003C08E0" w:rsidP="003C08E0">
      <w:pPr>
        <w:pStyle w:val="a7"/>
        <w:ind w:left="1260" w:firstLineChars="0" w:firstLine="0"/>
      </w:pPr>
      <w:r>
        <w:rPr>
          <w:rFonts w:hint="eastAsia"/>
        </w:rPr>
        <w:t>该模式下需要设置</w:t>
      </w:r>
      <w:r w:rsidR="00451DF1">
        <w:rPr>
          <w:rFonts w:hint="eastAsia"/>
        </w:rPr>
        <w:t>速率</w:t>
      </w:r>
      <w:r>
        <w:rPr>
          <w:rFonts w:hint="eastAsia"/>
        </w:rPr>
        <w:t>和</w:t>
      </w:r>
      <w:r>
        <w:rPr>
          <w:rFonts w:hint="eastAsia"/>
        </w:rPr>
        <w:t>VTBI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D408F" w:rsidRPr="00513A48" w:rsidTr="00DF544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17295A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0B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48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482" w:author="Zhang, Carol (MSHA)" w:date="2019-12-11T16:14:00Z">
                    <w:rPr/>
                  </w:rPrChange>
                </w:rPr>
                <w:t>Infusion Mode</w:t>
              </w:r>
            </w:ins>
            <w:del w:id="948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速率模式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84" w:author="Zhang, Carol (MSHA)" w:date="2019-12-11T16:14:00Z">
              <w:r w:rsidR="00B2321A" w:rsidRPr="00B2321A">
                <w:rPr>
                  <w:color w:val="0000FF"/>
                  <w:u w:val="single"/>
                  <w:rPrChange w:id="9485" w:author="Zhang, Carol (MSHA)" w:date="2019-12-11T16:14:00Z">
                    <w:rPr/>
                  </w:rPrChange>
                </w:rPr>
                <w:t>Scale Value</w:t>
              </w:r>
            </w:ins>
            <w:del w:id="948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87" w:author="Zhang, Carol (MSHA)" w:date="2019-12-11T16:14:00Z">
              <w:r w:rsidR="00B2321A" w:rsidRPr="00B2321A">
                <w:rPr>
                  <w:color w:val="0000FF"/>
                  <w:u w:val="single"/>
                  <w:rPrChange w:id="9488" w:author="Zhang, Carol (MSHA)" w:date="2019-12-11T16:14:00Z">
                    <w:rPr/>
                  </w:rPrChange>
                </w:rPr>
                <w:t>Scale Value</w:t>
              </w:r>
            </w:ins>
            <w:del w:id="94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D408F" w:rsidRPr="00C85507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D408F" w:rsidTr="00DF5440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1D408F" w:rsidRPr="00C85507" w:rsidRDefault="001D408F" w:rsidP="00DF544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1D408F" w:rsidRDefault="001D408F" w:rsidP="003C08E0">
      <w:pPr>
        <w:pStyle w:val="a7"/>
        <w:ind w:left="1260" w:firstLineChars="0" w:firstLine="0"/>
      </w:pPr>
    </w:p>
    <w:p w:rsidR="003C08E0" w:rsidRDefault="003C08E0" w:rsidP="003C08E0">
      <w:pPr>
        <w:pStyle w:val="a7"/>
        <w:ind w:left="425" w:firstLineChars="0" w:firstLine="0"/>
      </w:pP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3C08E0" w:rsidRPr="004F08A4" w:rsidRDefault="003C08E0" w:rsidP="003C08E0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C08E0" w:rsidRDefault="003C08E0" w:rsidP="003C08E0">
      <w:pPr>
        <w:pStyle w:val="a7"/>
        <w:ind w:left="425" w:firstLineChars="0" w:firstLine="0"/>
      </w:pPr>
    </w:p>
    <w:p w:rsidR="003C08E0" w:rsidRPr="002762E0" w:rsidRDefault="003C08E0" w:rsidP="003C08E0">
      <w:pPr>
        <w:pStyle w:val="a7"/>
        <w:numPr>
          <w:ilvl w:val="0"/>
          <w:numId w:val="58"/>
        </w:numPr>
        <w:ind w:firstLineChars="0"/>
        <w:rPr>
          <w:b/>
        </w:rPr>
      </w:pPr>
      <w:r w:rsidRPr="002762E0">
        <w:rPr>
          <w:rFonts w:hint="eastAsia"/>
          <w:b/>
        </w:rPr>
        <w:t>多速率模式</w:t>
      </w: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C08E0" w:rsidRDefault="003C08E0" w:rsidP="003C08E0">
      <w:pPr>
        <w:pStyle w:val="a7"/>
        <w:ind w:left="1260" w:firstLineChars="0" w:firstLine="0"/>
      </w:pPr>
      <w:r>
        <w:rPr>
          <w:rFonts w:hint="eastAsia"/>
        </w:rPr>
        <w:t>该模式下需要设置</w:t>
      </w:r>
      <w:r>
        <w:rPr>
          <w:rFonts w:hint="eastAsia"/>
        </w:rPr>
        <w:t>3</w:t>
      </w:r>
      <w:r>
        <w:rPr>
          <w:rFonts w:hint="eastAsia"/>
        </w:rPr>
        <w:t>种不同的速率，命令包含字段如下：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D408F" w:rsidRPr="00513A48" w:rsidTr="00DF544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17295A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16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490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491" w:author="Zhang, Carol (MSHA)" w:date="2019-12-11T16:14:00Z">
                    <w:rPr/>
                  </w:rPrChange>
                </w:rPr>
                <w:t>Infusion Mode</w:t>
              </w:r>
            </w:ins>
            <w:del w:id="9492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93" w:author="Zhang, Carol (MSHA)" w:date="2019-12-11T16:14:00Z">
              <w:r w:rsidR="00B2321A" w:rsidRPr="00B2321A">
                <w:rPr>
                  <w:color w:val="0000FF"/>
                  <w:u w:val="single"/>
                  <w:rPrChange w:id="9494" w:author="Zhang, Carol (MSHA)" w:date="2019-12-11T16:14:00Z">
                    <w:rPr/>
                  </w:rPrChange>
                </w:rPr>
                <w:t>Scale Value</w:t>
              </w:r>
            </w:ins>
            <w:del w:id="949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>
              <w:rPr>
                <w:b/>
              </w:rPr>
              <w:t>1</w:t>
            </w:r>
          </w:p>
        </w:tc>
        <w:tc>
          <w:tcPr>
            <w:tcW w:w="3996" w:type="dxa"/>
            <w:gridSpan w:val="8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>
              <w:rPr>
                <w:b/>
              </w:rPr>
              <w:t>1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96" w:author="Zhang, Carol (MSHA)" w:date="2019-12-11T16:14:00Z">
              <w:r w:rsidR="00B2321A" w:rsidRPr="00B2321A">
                <w:rPr>
                  <w:color w:val="0000FF"/>
                  <w:u w:val="single"/>
                  <w:rPrChange w:id="9497" w:author="Zhang, Carol (MSHA)" w:date="2019-12-11T16:14:00Z">
                    <w:rPr/>
                  </w:rPrChange>
                </w:rPr>
                <w:t>Scale Value</w:t>
              </w:r>
            </w:ins>
            <w:del w:id="949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D408F" w:rsidTr="00DF5440">
        <w:trPr>
          <w:trHeight w:val="341"/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3)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>
              <w:rPr>
                <w:b/>
              </w:rPr>
              <w:t>2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>
              <w:rPr>
                <w:b/>
              </w:rPr>
              <w:t>2</w:t>
            </w:r>
          </w:p>
        </w:tc>
        <w:tc>
          <w:tcPr>
            <w:tcW w:w="3996" w:type="dxa"/>
            <w:gridSpan w:val="8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499" w:author="Zhang, Carol (MSHA)" w:date="2019-12-11T16:14:00Z">
              <w:r w:rsidR="00B2321A" w:rsidRPr="00B2321A">
                <w:rPr>
                  <w:color w:val="0000FF"/>
                  <w:u w:val="single"/>
                  <w:rPrChange w:id="9500" w:author="Zhang, Carol (MSHA)" w:date="2019-12-11T16:14:00Z">
                    <w:rPr/>
                  </w:rPrChange>
                </w:rPr>
                <w:t>Scale Value</w:t>
              </w:r>
            </w:ins>
            <w:del w:id="950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  <w:r>
              <w:rPr>
                <w:b/>
              </w:rPr>
              <w:t>3</w:t>
            </w:r>
          </w:p>
        </w:tc>
        <w:tc>
          <w:tcPr>
            <w:tcW w:w="3996" w:type="dxa"/>
            <w:gridSpan w:val="8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  <w:r>
              <w:rPr>
                <w:b/>
              </w:rPr>
              <w:t>3</w:t>
            </w:r>
          </w:p>
        </w:tc>
      </w:tr>
    </w:tbl>
    <w:p w:rsidR="001D408F" w:rsidRDefault="001D408F" w:rsidP="003C08E0">
      <w:pPr>
        <w:pStyle w:val="a7"/>
        <w:ind w:left="1260" w:firstLineChars="0" w:firstLine="0"/>
      </w:pPr>
    </w:p>
    <w:p w:rsidR="003C08E0" w:rsidRPr="00F63557" w:rsidRDefault="003C08E0" w:rsidP="003C08E0">
      <w:pPr>
        <w:pStyle w:val="a7"/>
        <w:ind w:left="1260" w:firstLineChars="0" w:firstLine="0"/>
      </w:pP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C08E0" w:rsidRPr="004F08A4" w:rsidRDefault="003C08E0" w:rsidP="003C08E0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C08E0" w:rsidRDefault="003C08E0" w:rsidP="003C08E0">
      <w:pPr>
        <w:pStyle w:val="a7"/>
        <w:ind w:left="425" w:firstLineChars="0" w:firstLine="0"/>
      </w:pPr>
    </w:p>
    <w:p w:rsidR="003C08E0" w:rsidRPr="002762E0" w:rsidRDefault="003C08E0" w:rsidP="003C08E0">
      <w:pPr>
        <w:pStyle w:val="a7"/>
        <w:numPr>
          <w:ilvl w:val="0"/>
          <w:numId w:val="58"/>
        </w:numPr>
        <w:ind w:firstLineChars="0"/>
        <w:rPr>
          <w:b/>
        </w:rPr>
      </w:pPr>
      <w:r w:rsidRPr="002762E0">
        <w:rPr>
          <w:rFonts w:hint="eastAsia"/>
          <w:b/>
        </w:rPr>
        <w:t>时间模式</w:t>
      </w: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C08E0" w:rsidRDefault="003C08E0" w:rsidP="003C08E0">
      <w:pPr>
        <w:pStyle w:val="a7"/>
        <w:ind w:left="1260" w:firstLineChars="0" w:firstLine="0"/>
      </w:pPr>
      <w:r>
        <w:rPr>
          <w:rFonts w:hint="eastAsia"/>
        </w:rPr>
        <w:t>该模式下需要设置时间和</w:t>
      </w:r>
      <w:r>
        <w:rPr>
          <w:rFonts w:hint="eastAsia"/>
        </w:rPr>
        <w:t>VTBI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D408F" w:rsidRPr="00513A48" w:rsidTr="00DF544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17295A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08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02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03" w:author="Zhang, Carol (MSHA)" w:date="2019-12-11T16:14:00Z">
                    <w:rPr/>
                  </w:rPrChange>
                </w:rPr>
                <w:t>Infusion Mode</w:t>
              </w:r>
            </w:ins>
            <w:del w:id="9504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时间模式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</w:p>
        </w:tc>
        <w:tc>
          <w:tcPr>
            <w:tcW w:w="3996" w:type="dxa"/>
            <w:gridSpan w:val="8"/>
          </w:tcPr>
          <w:p w:rsidR="001D408F" w:rsidRPr="007B0A26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05" w:author="Zhang, Carol (MSHA)" w:date="2019-12-11T16:14:00Z">
              <w:r w:rsidR="00B2321A" w:rsidRPr="00B2321A">
                <w:rPr>
                  <w:color w:val="0000FF"/>
                  <w:u w:val="single"/>
                  <w:rPrChange w:id="9506" w:author="Zhang, Carol (MSHA)" w:date="2019-12-11T16:14:00Z">
                    <w:rPr/>
                  </w:rPrChange>
                </w:rPr>
                <w:t>Scale Value</w:t>
              </w:r>
            </w:ins>
            <w:del w:id="95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Pr="00C85507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C85507" w:rsidRDefault="001D408F" w:rsidP="00DF544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</w:tbl>
    <w:p w:rsidR="003C08E0" w:rsidRPr="00F63557" w:rsidRDefault="003C08E0" w:rsidP="003C08E0">
      <w:pPr>
        <w:pStyle w:val="a7"/>
        <w:ind w:left="1260" w:firstLineChars="0" w:firstLine="0"/>
      </w:pP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C08E0" w:rsidRPr="004F08A4" w:rsidRDefault="003C08E0" w:rsidP="003C08E0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C08E0" w:rsidRDefault="003C08E0" w:rsidP="003C08E0">
      <w:pPr>
        <w:pStyle w:val="a7"/>
        <w:ind w:left="425" w:firstLineChars="0" w:firstLine="0"/>
      </w:pPr>
    </w:p>
    <w:p w:rsidR="003C08E0" w:rsidRPr="002762E0" w:rsidRDefault="003C08E0" w:rsidP="003C08E0">
      <w:pPr>
        <w:pStyle w:val="a7"/>
        <w:numPr>
          <w:ilvl w:val="0"/>
          <w:numId w:val="58"/>
        </w:numPr>
        <w:ind w:firstLineChars="0"/>
        <w:rPr>
          <w:b/>
        </w:rPr>
      </w:pPr>
      <w:r w:rsidRPr="002762E0">
        <w:rPr>
          <w:rFonts w:hint="eastAsia"/>
          <w:b/>
        </w:rPr>
        <w:t>体重模式</w:t>
      </w: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C08E0" w:rsidRDefault="003C08E0" w:rsidP="003C08E0">
      <w:pPr>
        <w:pStyle w:val="a7"/>
        <w:ind w:left="709" w:firstLineChars="0" w:firstLine="551"/>
      </w:pPr>
      <w:r>
        <w:rPr>
          <w:rFonts w:hint="eastAsia"/>
        </w:rPr>
        <w:t>该模式下需要设置</w:t>
      </w:r>
      <w:r w:rsidRPr="00A41EB9">
        <w:rPr>
          <w:rFonts w:hint="eastAsia"/>
        </w:rPr>
        <w:t>剂量、体重、药量、容量、限制量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D408F" w:rsidRPr="00513A48" w:rsidTr="00DF5440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17295A" w:rsidRDefault="001D408F" w:rsidP="00DF544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D408F" w:rsidRPr="00513A48" w:rsidRDefault="001D408F" w:rsidP="00DF54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0x00</w:t>
            </w:r>
            <w:r>
              <w:rPr>
                <w:b/>
              </w:rPr>
              <w:t>01</w:t>
            </w:r>
          </w:p>
        </w:tc>
      </w:tr>
      <w:tr w:rsidR="001D408F" w:rsidTr="00DF5440">
        <w:trPr>
          <w:jc w:val="center"/>
        </w:trPr>
        <w:tc>
          <w:tcPr>
            <w:tcW w:w="7992" w:type="dxa"/>
            <w:gridSpan w:val="17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1B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08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09" w:author="Zhang, Carol (MSHA)" w:date="2019-12-11T16:14:00Z">
                    <w:rPr/>
                  </w:rPrChange>
                </w:rPr>
                <w:t>Infusion Mode</w:t>
              </w:r>
            </w:ins>
            <w:del w:id="9510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11" w:author="Zhang, Carol (MSHA)" w:date="2019-12-11T16:14:00Z">
              <w:r w:rsidR="00B2321A" w:rsidRPr="00B2321A">
                <w:rPr>
                  <w:color w:val="0000FF"/>
                  <w:u w:val="single"/>
                  <w:rPrChange w:id="9512" w:author="Zhang, Carol (MSHA)" w:date="2019-12-11T16:14:00Z">
                    <w:rPr/>
                  </w:rPrChange>
                </w:rPr>
                <w:t>Scale Value</w:t>
              </w:r>
            </w:ins>
            <w:del w:id="951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FE6C3E">
              <w:rPr>
                <w:color w:val="0000FF"/>
              </w:rPr>
              <w:fldChar w:fldCharType="begin"/>
            </w:r>
            <w:r w:rsidRPr="00FE6C3E">
              <w:rPr>
                <w:color w:val="0000FF"/>
              </w:rPr>
              <w:instrText xml:space="preserve"> REF _Ref476745888 \h </w:instrText>
            </w:r>
            <w:r>
              <w:rPr>
                <w:color w:val="0000FF"/>
              </w:rPr>
              <w:instrText xml:space="preserve"> \* MERGEFORMAT </w:instrText>
            </w:r>
            <w:r w:rsidRPr="00FE6C3E">
              <w:rPr>
                <w:color w:val="0000FF"/>
              </w:rPr>
            </w:r>
            <w:r w:rsidRPr="00FE6C3E">
              <w:rPr>
                <w:color w:val="0000FF"/>
              </w:rPr>
              <w:fldChar w:fldCharType="separate"/>
            </w:r>
            <w:ins w:id="9514" w:author="Zhang, Carol (MSHA)" w:date="2019-12-11T16:14:00Z">
              <w:r w:rsidR="00B2321A" w:rsidRPr="00B2321A">
                <w:rPr>
                  <w:color w:val="0000FF"/>
                  <w:u w:val="single"/>
                  <w:rPrChange w:id="9515" w:author="Zhang, Carol (MSHA)" w:date="2019-12-11T16:14:00Z">
                    <w:rPr/>
                  </w:rPrChange>
                </w:rPr>
                <w:t>Dose Unit</w:t>
              </w:r>
            </w:ins>
            <w:del w:id="951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Dose Unit</w:delText>
              </w:r>
            </w:del>
            <w:r w:rsidRPr="00FE6C3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17" w:author="Zhang, Carol (MSHA)" w:date="2019-12-11T16:14:00Z">
              <w:r w:rsidR="00B2321A" w:rsidRPr="00B2321A">
                <w:rPr>
                  <w:color w:val="0000FF"/>
                  <w:u w:val="single"/>
                  <w:rPrChange w:id="9518" w:author="Zhang, Carol (MSHA)" w:date="2019-12-11T16:14:00Z">
                    <w:rPr/>
                  </w:rPrChange>
                </w:rPr>
                <w:t>Scale Value</w:t>
              </w:r>
            </w:ins>
            <w:del w:id="95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Weight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20" w:author="Zhang, Carol (MSHA)" w:date="2019-12-11T16:14:00Z">
              <w:r w:rsidR="00B2321A" w:rsidRPr="00B2321A">
                <w:rPr>
                  <w:color w:val="0000FF"/>
                  <w:u w:val="single"/>
                  <w:rPrChange w:id="9521" w:author="Zhang, Carol (MSHA)" w:date="2019-12-11T16:14:00Z">
                    <w:rPr/>
                  </w:rPrChange>
                </w:rPr>
                <w:t>Scale Value</w:t>
              </w:r>
            </w:ins>
            <w:del w:id="95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 w:rsidR="002B5C64">
              <w:rPr>
                <w:rFonts w:hint="eastAsia"/>
                <w:b/>
              </w:rPr>
              <w:t>Mass</w:t>
            </w:r>
            <w:r w:rsidR="002B5C64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 w:rsidR="002B5C64">
              <w:rPr>
                <w:rFonts w:hint="eastAsia"/>
                <w:b/>
              </w:rPr>
              <w:t>Mass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 w:rsidR="002B5C64">
              <w:rPr>
                <w:rFonts w:hint="eastAsia"/>
                <w:b/>
              </w:rPr>
              <w:t>Mass</w:t>
            </w:r>
            <w:r w:rsidR="002B5C64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</w:t>
            </w:r>
            <w:r w:rsidR="002B5C64">
              <w:rPr>
                <w:rFonts w:hint="eastAsia"/>
                <w:b/>
              </w:rPr>
              <w:t>Mass</w:t>
            </w:r>
            <w:r w:rsidR="002B5C64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23" w:author="Zhang, Carol (MSHA)" w:date="2019-12-11T16:14:00Z">
              <w:r w:rsidR="00B2321A" w:rsidRPr="00B2321A">
                <w:rPr>
                  <w:color w:val="0000FF"/>
                  <w:u w:val="single"/>
                  <w:rPrChange w:id="9524" w:author="Zhang, Carol (MSHA)" w:date="2019-12-11T16:14:00Z">
                    <w:rPr/>
                  </w:rPrChange>
                </w:rPr>
                <w:t>Scale Value</w:t>
              </w:r>
            </w:ins>
            <w:del w:id="95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E70E77" w:rsidRDefault="001D408F" w:rsidP="00DF544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Volume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26" w:author="Zhang, Carol (MSHA)" w:date="2019-12-11T16:14:00Z">
              <w:r w:rsidR="00B2321A" w:rsidRPr="00B2321A">
                <w:rPr>
                  <w:color w:val="0000FF"/>
                  <w:u w:val="single"/>
                  <w:rPrChange w:id="9527" w:author="Zhang, Carol (MSHA)" w:date="2019-12-11T16:14:00Z">
                    <w:rPr/>
                  </w:rPrChange>
                </w:rPr>
                <w:t>Scale Value</w:t>
              </w:r>
            </w:ins>
            <w:del w:id="952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  <w:tc>
          <w:tcPr>
            <w:tcW w:w="3996" w:type="dxa"/>
            <w:gridSpan w:val="8"/>
          </w:tcPr>
          <w:p w:rsidR="001D408F" w:rsidRPr="00C85507" w:rsidRDefault="001D408F" w:rsidP="00DF5440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D408F" w:rsidTr="00DF5440">
        <w:trPr>
          <w:jc w:val="center"/>
        </w:trPr>
        <w:tc>
          <w:tcPr>
            <w:tcW w:w="3996" w:type="dxa"/>
            <w:gridSpan w:val="9"/>
          </w:tcPr>
          <w:p w:rsidR="001D408F" w:rsidRPr="00C85507" w:rsidRDefault="001D408F" w:rsidP="00DF5440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  <w:tc>
          <w:tcPr>
            <w:tcW w:w="3996" w:type="dxa"/>
            <w:gridSpan w:val="8"/>
          </w:tcPr>
          <w:p w:rsidR="001D408F" w:rsidRDefault="001D408F" w:rsidP="00DF5440">
            <w:pPr>
              <w:jc w:val="center"/>
            </w:pPr>
          </w:p>
        </w:tc>
      </w:tr>
    </w:tbl>
    <w:p w:rsidR="00782B70" w:rsidRDefault="00782B70" w:rsidP="003C08E0">
      <w:pPr>
        <w:pStyle w:val="a7"/>
        <w:ind w:left="709" w:firstLineChars="0" w:firstLine="551"/>
      </w:pPr>
    </w:p>
    <w:p w:rsidR="00782B70" w:rsidRPr="00153B83" w:rsidRDefault="00782B70" w:rsidP="00461B88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基本</w:t>
      </w:r>
      <w:r w:rsidRPr="002762E0">
        <w:rPr>
          <w:rFonts w:hint="eastAsia"/>
          <w:b/>
        </w:rPr>
        <w:t>模式</w:t>
      </w:r>
    </w:p>
    <w:p w:rsidR="0016122A" w:rsidRDefault="0016122A" w:rsidP="00461B88">
      <w:pPr>
        <w:pStyle w:val="a7"/>
        <w:ind w:left="709" w:firstLineChars="0" w:firstLine="551"/>
      </w:pPr>
      <w:r>
        <w:rPr>
          <w:rFonts w:hint="eastAsia"/>
        </w:rPr>
        <w:t>该模式下包含速率（</w:t>
      </w:r>
      <w:r>
        <w:rPr>
          <w:rFonts w:hint="eastAsia"/>
        </w:rPr>
        <w:t>float</w:t>
      </w:r>
      <w:r>
        <w:rPr>
          <w:rFonts w:hint="eastAsia"/>
        </w:rPr>
        <w:t>型数据，</w:t>
      </w:r>
      <w:r w:rsidR="00351A6F">
        <w:rPr>
          <w:rFonts w:hint="eastAsia"/>
        </w:rPr>
        <w:t>单位：</w:t>
      </w:r>
      <w:r w:rsidR="00351A6F">
        <w:rPr>
          <w:rFonts w:hint="eastAsia"/>
        </w:rPr>
        <w:t>m</w:t>
      </w:r>
      <w:r w:rsidR="00351A6F">
        <w:t>L</w:t>
      </w:r>
      <w:r w:rsidR="00351A6F">
        <w:rPr>
          <w:rFonts w:hint="eastAsia"/>
        </w:rPr>
        <w:t>/h</w:t>
      </w:r>
      <w:r>
        <w:rPr>
          <w:rFonts w:hint="eastAsia"/>
        </w:rPr>
        <w:t>）、</w:t>
      </w:r>
      <w:r w:rsidR="00925E01">
        <w:rPr>
          <w:rFonts w:hint="eastAsia"/>
        </w:rPr>
        <w:t>液体大小（无符号整型，单位：滴</w:t>
      </w:r>
      <w:r w:rsidR="00925E01">
        <w:rPr>
          <w:rFonts w:hint="eastAsia"/>
        </w:rPr>
        <w:t>/mL</w:t>
      </w:r>
      <w:r w:rsidR="00925E01">
        <w:rPr>
          <w:rFonts w:hint="eastAsia"/>
        </w:rPr>
        <w:t>）、</w:t>
      </w:r>
      <w:r w:rsidR="00351A6F" w:rsidRPr="00351A6F">
        <w:rPr>
          <w:rFonts w:hint="eastAsia"/>
        </w:rPr>
        <w:t>液体输注速率（</w:t>
      </w:r>
      <w:r w:rsidR="00351A6F" w:rsidRPr="00351A6F">
        <w:rPr>
          <w:rFonts w:hint="eastAsia"/>
        </w:rPr>
        <w:t>uint</w:t>
      </w:r>
      <w:r w:rsidR="00351A6F" w:rsidRPr="00351A6F">
        <w:rPr>
          <w:rFonts w:hint="eastAsia"/>
        </w:rPr>
        <w:t>型数据，单位为除</w:t>
      </w:r>
      <w:r w:rsidR="00351A6F" w:rsidRPr="00351A6F">
        <w:rPr>
          <w:rFonts w:hint="eastAsia"/>
        </w:rPr>
        <w:t>mL/h</w:t>
      </w:r>
      <w:r w:rsidR="00351A6F" w:rsidRPr="00351A6F">
        <w:rPr>
          <w:rFonts w:hint="eastAsia"/>
        </w:rPr>
        <w:t>外的速率单位）、</w:t>
      </w:r>
      <w:r>
        <w:rPr>
          <w:rFonts w:hint="eastAsia"/>
        </w:rPr>
        <w:t>输注时间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、限制量（</w:t>
      </w:r>
      <w:r>
        <w:rPr>
          <w:rFonts w:hint="eastAsia"/>
        </w:rPr>
        <w:t>float</w:t>
      </w:r>
      <w:r>
        <w:rPr>
          <w:rFonts w:hint="eastAsia"/>
        </w:rPr>
        <w:t>型数据，单位：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）</w:t>
      </w:r>
      <w:r w:rsidR="006568BA">
        <w:rPr>
          <w:rFonts w:hint="eastAsia"/>
        </w:rPr>
        <w:t>、</w:t>
      </w:r>
      <w:r>
        <w:rPr>
          <w:rFonts w:hint="eastAsia"/>
        </w:rPr>
        <w:t>延时输注时间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6568BA">
        <w:rPr>
          <w:rFonts w:hint="eastAsia"/>
        </w:rPr>
        <w:t>和药物</w:t>
      </w:r>
      <w:r w:rsidR="006568BA">
        <w:rPr>
          <w:rFonts w:hint="eastAsia"/>
        </w:rPr>
        <w:t>Index</w:t>
      </w:r>
      <w:r w:rsidR="006568BA">
        <w:rPr>
          <w:rFonts w:hint="eastAsia"/>
        </w:rPr>
        <w:t>（无符号整型，是否设置由泵端药物库开关是否打开决定）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6122A" w:rsidRPr="00513A48" w:rsidTr="00FA236E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17295A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 w:rsidR="006568BA">
              <w:rPr>
                <w:b/>
              </w:rPr>
              <w:t>1</w:t>
            </w:r>
            <w:r w:rsidR="00351A6F">
              <w:rPr>
                <w:rFonts w:hint="eastAsia"/>
                <w:b/>
              </w:rPr>
              <w:t>D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29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30" w:author="Zhang, Carol (MSHA)" w:date="2019-12-11T16:14:00Z">
                    <w:rPr/>
                  </w:rPrChange>
                </w:rPr>
                <w:t>Infusion Mode</w:t>
              </w:r>
            </w:ins>
            <w:del w:id="9531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基本模式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ED34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Drop </w:t>
            </w:r>
            <w:r>
              <w:rPr>
                <w:b/>
              </w:rPr>
              <w:t>size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F33ADD" w:rsidTr="00FA236E">
        <w:trPr>
          <w:jc w:val="center"/>
        </w:trPr>
        <w:tc>
          <w:tcPr>
            <w:tcW w:w="3996" w:type="dxa"/>
            <w:gridSpan w:val="9"/>
          </w:tcPr>
          <w:p w:rsidR="00F33ADD" w:rsidRDefault="00F33ADD">
            <w:pPr>
              <w:jc w:val="center"/>
              <w:rPr>
                <w:b/>
              </w:rPr>
            </w:pPr>
            <w:r w:rsidRPr="00103519">
              <w:rPr>
                <w:rFonts w:hint="eastAsia"/>
                <w:b/>
              </w:rPr>
              <w:t xml:space="preserve">Drop </w:t>
            </w:r>
            <w:r w:rsidRPr="00103519">
              <w:rPr>
                <w:b/>
              </w:rPr>
              <w:t>size (</w:t>
            </w:r>
            <w:r w:rsidRPr="00103519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103519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F33ADD" w:rsidRDefault="00F33ADD">
            <w:pPr>
              <w:jc w:val="center"/>
              <w:rPr>
                <w:b/>
              </w:rPr>
            </w:pPr>
            <w:r w:rsidRPr="00103519">
              <w:rPr>
                <w:rFonts w:hint="eastAsia"/>
                <w:b/>
              </w:rPr>
              <w:t xml:space="preserve">Drop </w:t>
            </w:r>
            <w:r w:rsidRPr="00103519">
              <w:rPr>
                <w:b/>
              </w:rPr>
              <w:t>size (</w:t>
            </w:r>
            <w:r w:rsidRPr="00103519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</w:t>
            </w:r>
            <w:r w:rsidRPr="00103519">
              <w:rPr>
                <w:b/>
              </w:rPr>
              <w:t>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Pr="00103519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Drop </w:t>
            </w:r>
            <w:r>
              <w:rPr>
                <w:b/>
              </w:rPr>
              <w:t>size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Pr="00103519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Drop rate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Pr="00103519" w:rsidRDefault="00351A6F" w:rsidP="00351A6F">
            <w:pPr>
              <w:jc w:val="center"/>
              <w:rPr>
                <w:b/>
              </w:rPr>
            </w:pPr>
            <w:r w:rsidRPr="00103519">
              <w:rPr>
                <w:rFonts w:hint="eastAsia"/>
                <w:b/>
              </w:rPr>
              <w:t xml:space="preserve">Drop </w:t>
            </w:r>
            <w:r>
              <w:rPr>
                <w:rFonts w:hint="eastAsia"/>
                <w:b/>
              </w:rPr>
              <w:t>rate</w:t>
            </w:r>
            <w:r w:rsidRPr="00103519">
              <w:rPr>
                <w:b/>
              </w:rPr>
              <w:t xml:space="preserve"> (</w:t>
            </w:r>
            <w:r w:rsidRPr="00103519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103519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51A6F" w:rsidRPr="00103519" w:rsidRDefault="00351A6F" w:rsidP="00351A6F">
            <w:pPr>
              <w:jc w:val="center"/>
              <w:rPr>
                <w:b/>
              </w:rPr>
            </w:pPr>
            <w:r w:rsidRPr="00103519">
              <w:rPr>
                <w:rFonts w:hint="eastAsia"/>
                <w:b/>
              </w:rPr>
              <w:t xml:space="preserve">Drop </w:t>
            </w:r>
            <w:r>
              <w:rPr>
                <w:rFonts w:hint="eastAsia"/>
                <w:b/>
              </w:rPr>
              <w:t>rate</w:t>
            </w:r>
            <w:r w:rsidRPr="00103519">
              <w:rPr>
                <w:b/>
              </w:rPr>
              <w:t xml:space="preserve"> (</w:t>
            </w:r>
            <w:r w:rsidRPr="00103519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</w:t>
            </w:r>
            <w:r w:rsidRPr="00103519">
              <w:rPr>
                <w:b/>
              </w:rPr>
              <w:t>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Drop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Pr="007B0A26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351A6F" w:rsidRPr="007B0A26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Default="00351A6F" w:rsidP="00351A6F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 w:rsidP="00351A6F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351A6F" w:rsidRPr="00C85507" w:rsidRDefault="00351A6F" w:rsidP="00351A6F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Pr="00C85507" w:rsidRDefault="00351A6F" w:rsidP="00351A6F">
            <w:pPr>
              <w:jc w:val="center"/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Pr="00064269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Pr="00064269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351A6F" w:rsidRPr="00064269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Delay Start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51A6F" w:rsidRDefault="00351A6F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351A6F" w:rsidTr="00FA236E">
        <w:trPr>
          <w:jc w:val="center"/>
        </w:trPr>
        <w:tc>
          <w:tcPr>
            <w:tcW w:w="3996" w:type="dxa"/>
            <w:gridSpan w:val="9"/>
          </w:tcPr>
          <w:p w:rsidR="00351A6F" w:rsidRDefault="00351A6F" w:rsidP="00351A6F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351A6F" w:rsidRDefault="00351A6F" w:rsidP="00351A6F">
            <w:pPr>
              <w:jc w:val="center"/>
              <w:rPr>
                <w:b/>
              </w:rPr>
            </w:pPr>
          </w:p>
        </w:tc>
      </w:tr>
    </w:tbl>
    <w:p w:rsidR="0016122A" w:rsidRDefault="0016122A" w:rsidP="00782B70">
      <w:pPr>
        <w:ind w:left="840"/>
      </w:pPr>
    </w:p>
    <w:p w:rsidR="00782B70" w:rsidRPr="00FC25C9" w:rsidRDefault="00782B70" w:rsidP="00461B88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体重模式</w:t>
      </w:r>
    </w:p>
    <w:p w:rsidR="0016122A" w:rsidRDefault="0016122A" w:rsidP="0016122A">
      <w:pPr>
        <w:ind w:left="840"/>
      </w:pPr>
      <w:r>
        <w:rPr>
          <w:rFonts w:hint="eastAsia"/>
        </w:rPr>
        <w:lastRenderedPageBreak/>
        <w:t>该模式下包含</w:t>
      </w:r>
      <w:r w:rsidRPr="00A41EB9">
        <w:rPr>
          <w:rFonts w:hint="eastAsia"/>
        </w:rPr>
        <w:t>剂量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、体重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、药量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、容量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、限制量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="006568BA">
        <w:rPr>
          <w:rFonts w:hint="eastAsia"/>
        </w:rPr>
        <w:t>、</w:t>
      </w:r>
      <w:r>
        <w:rPr>
          <w:rFonts w:hint="eastAsia"/>
        </w:rPr>
        <w:t>延时输注时间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6568BA" w:rsidRPr="006568BA">
        <w:rPr>
          <w:rFonts w:hint="eastAsia"/>
        </w:rPr>
        <w:t xml:space="preserve"> </w:t>
      </w:r>
      <w:r w:rsidR="006568BA">
        <w:rPr>
          <w:rFonts w:hint="eastAsia"/>
        </w:rPr>
        <w:t>和药物</w:t>
      </w:r>
      <w:r w:rsidR="006568BA">
        <w:rPr>
          <w:rFonts w:hint="eastAsia"/>
        </w:rPr>
        <w:t>Index</w:t>
      </w:r>
      <w:r w:rsidR="006568BA">
        <w:rPr>
          <w:rFonts w:hint="eastAsia"/>
        </w:rPr>
        <w:t>（无符号整型，是否设置由泵端药物库开关是否打开决定）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6122A" w:rsidRPr="00513A48" w:rsidTr="00FA236E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17295A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 w:rsidR="00B3503C">
              <w:rPr>
                <w:b/>
              </w:rPr>
              <w:t>1</w:t>
            </w:r>
            <w:r w:rsidR="00B3503C">
              <w:rPr>
                <w:rFonts w:hint="eastAsia"/>
                <w:b/>
              </w:rPr>
              <w:t>D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32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33" w:author="Zhang, Carol (MSHA)" w:date="2019-12-11T16:14:00Z">
                    <w:rPr/>
                  </w:rPrChange>
                </w:rPr>
                <w:t>Infusion Mode</w:t>
              </w:r>
            </w:ins>
            <w:del w:id="9534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Dose 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Weight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Mass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Mass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Mass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Drug</w:t>
            </w:r>
            <w:r>
              <w:rPr>
                <w:b/>
              </w:rPr>
              <w:t xml:space="preserve"> Mass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Volume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 w:rsidP="000973D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0973DE" w:rsidTr="00FA236E">
        <w:trPr>
          <w:jc w:val="center"/>
        </w:trPr>
        <w:tc>
          <w:tcPr>
            <w:tcW w:w="3996" w:type="dxa"/>
            <w:gridSpan w:val="9"/>
          </w:tcPr>
          <w:p w:rsidR="000973DE" w:rsidRPr="00E70E77" w:rsidRDefault="000973DE" w:rsidP="000973DE">
            <w:pPr>
              <w:jc w:val="center"/>
              <w:rPr>
                <w:rStyle w:val="a9"/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0973DE" w:rsidRDefault="000973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0973DE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 w:rsidR="000973DE">
              <w:rPr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Delay Start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C85507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B3503C" w:rsidRPr="00C85507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C85507" w:rsidRDefault="00B3503C" w:rsidP="00B3503C">
            <w:pPr>
              <w:jc w:val="center"/>
              <w:rPr>
                <w:b/>
              </w:rPr>
            </w:pPr>
          </w:p>
        </w:tc>
      </w:tr>
    </w:tbl>
    <w:p w:rsidR="0016122A" w:rsidRDefault="0016122A" w:rsidP="00782B70">
      <w:pPr>
        <w:ind w:left="840"/>
      </w:pPr>
    </w:p>
    <w:p w:rsidR="00782B70" w:rsidRPr="002762E0" w:rsidRDefault="00782B70" w:rsidP="00461B88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LVP</w:t>
      </w:r>
      <w:r w:rsidRPr="002762E0">
        <w:rPr>
          <w:rFonts w:hint="eastAsia"/>
          <w:b/>
        </w:rPr>
        <w:t>多速率模式</w:t>
      </w:r>
    </w:p>
    <w:p w:rsidR="0016122A" w:rsidRDefault="00782B70" w:rsidP="00782B70">
      <w:pPr>
        <w:ind w:left="840"/>
      </w:pPr>
      <w:r>
        <w:rPr>
          <w:rFonts w:hint="eastAsia"/>
        </w:rPr>
        <w:t>该模式下包含</w:t>
      </w:r>
      <w:r>
        <w:rPr>
          <w:rFonts w:hint="eastAsia"/>
        </w:rPr>
        <w:t>3</w:t>
      </w:r>
      <w:r>
        <w:rPr>
          <w:rFonts w:hint="eastAsia"/>
        </w:rPr>
        <w:t>种不同的</w:t>
      </w:r>
      <w:r w:rsidR="00491FC5">
        <w:rPr>
          <w:rFonts w:hint="eastAsia"/>
        </w:rPr>
        <w:t>速率（</w:t>
      </w:r>
      <w:r w:rsidR="00491FC5">
        <w:rPr>
          <w:rFonts w:hint="eastAsia"/>
        </w:rPr>
        <w:t>float</w:t>
      </w:r>
      <w:r w:rsidR="00491FC5">
        <w:rPr>
          <w:rFonts w:hint="eastAsia"/>
        </w:rPr>
        <w:t>型数据，单位：</w:t>
      </w:r>
      <w:r w:rsidR="00491FC5">
        <w:rPr>
          <w:rFonts w:hint="eastAsia"/>
        </w:rPr>
        <w:t>m</w:t>
      </w:r>
      <w:r w:rsidR="00491FC5">
        <w:t>L/h</w:t>
      </w:r>
      <w:r w:rsidR="00491FC5">
        <w:rPr>
          <w:rFonts w:hint="eastAsia"/>
        </w:rPr>
        <w:t>）和输注时间</w:t>
      </w:r>
      <w:r w:rsidR="00491FC5">
        <w:rPr>
          <w:rFonts w:hint="eastAsia"/>
        </w:rPr>
        <w:t>(</w:t>
      </w:r>
      <w:r w:rsidR="009F6FBA">
        <w:rPr>
          <w:rFonts w:hint="eastAsia"/>
        </w:rPr>
        <w:t>uint</w:t>
      </w:r>
      <w:r w:rsidR="00491FC5">
        <w:rPr>
          <w:rFonts w:hint="eastAsia"/>
        </w:rPr>
        <w:t>型数据，单位：秒</w:t>
      </w:r>
      <w:r w:rsidR="00491FC5">
        <w:rPr>
          <w:rFonts w:hint="eastAsia"/>
        </w:rPr>
        <w:t>)</w:t>
      </w:r>
      <w:r w:rsidR="00B3503C" w:rsidRPr="00B3503C">
        <w:rPr>
          <w:rFonts w:hint="eastAsia"/>
        </w:rPr>
        <w:t xml:space="preserve"> </w:t>
      </w:r>
      <w:r w:rsidR="00B3503C">
        <w:rPr>
          <w:rFonts w:hint="eastAsia"/>
        </w:rPr>
        <w:t>和药物</w:t>
      </w:r>
      <w:r w:rsidR="00B3503C">
        <w:rPr>
          <w:rFonts w:hint="eastAsia"/>
        </w:rPr>
        <w:t>Index</w:t>
      </w:r>
      <w:r w:rsidR="00B3503C">
        <w:rPr>
          <w:rFonts w:hint="eastAsia"/>
        </w:rPr>
        <w:t>（无符号整型，是否设置由泵端药物库开关是否打开决定）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6122A" w:rsidRPr="00513A48" w:rsidTr="00FA236E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17295A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 w:rsidR="00B3503C">
              <w:rPr>
                <w:b/>
              </w:rPr>
              <w:t>1D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35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36" w:author="Zhang, Carol (MSHA)" w:date="2019-12-11T16:14:00Z">
                    <w:rPr/>
                  </w:rPrChange>
                </w:rPr>
                <w:t>Infusion Mode</w:t>
              </w:r>
            </w:ins>
            <w:del w:id="9537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LVP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Rate1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Rate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Time1(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trHeight w:val="341"/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Rate2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Time2(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trHeight w:val="341"/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>
              <w:rPr>
                <w:b/>
              </w:rPr>
              <w:t>Rate3 (</w:t>
            </w:r>
            <w:r>
              <w:rPr>
                <w:rFonts w:hint="eastAsia"/>
                <w:b/>
              </w:rPr>
              <w:t>byte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Pr="007B0A26" w:rsidRDefault="00B3503C" w:rsidP="00B350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Time3(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7B0A26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B3503C" w:rsidRPr="007B0A26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7B0A26" w:rsidRDefault="00B3503C" w:rsidP="00B3503C">
            <w:pPr>
              <w:jc w:val="center"/>
              <w:rPr>
                <w:b/>
              </w:rPr>
            </w:pPr>
          </w:p>
        </w:tc>
      </w:tr>
    </w:tbl>
    <w:p w:rsidR="00782B70" w:rsidRPr="009E713A" w:rsidRDefault="00782B70" w:rsidP="00782B70">
      <w:pPr>
        <w:rPr>
          <w:b/>
        </w:rPr>
      </w:pPr>
    </w:p>
    <w:p w:rsidR="00782B70" w:rsidRPr="00153B83" w:rsidRDefault="00782B70" w:rsidP="00461B88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梯度</w:t>
      </w:r>
      <w:r w:rsidRPr="002762E0">
        <w:rPr>
          <w:rFonts w:hint="eastAsia"/>
          <w:b/>
        </w:rPr>
        <w:t>模式</w:t>
      </w:r>
    </w:p>
    <w:p w:rsidR="0016122A" w:rsidRDefault="0016122A" w:rsidP="0016122A">
      <w:pPr>
        <w:ind w:left="840"/>
      </w:pPr>
      <w:r>
        <w:rPr>
          <w:rFonts w:hint="eastAsia"/>
        </w:rPr>
        <w:t>该模式下包含限制量（</w:t>
      </w:r>
      <w:r>
        <w:rPr>
          <w:rFonts w:hint="eastAsia"/>
        </w:rPr>
        <w:t>float</w:t>
      </w:r>
      <w:r>
        <w:rPr>
          <w:rFonts w:hint="eastAsia"/>
        </w:rPr>
        <w:t>型数据）、输注时间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、上升时间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>
        <w:rPr>
          <w:rFonts w:hint="eastAsia"/>
        </w:rPr>
        <w:t>、下降时间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B3503C" w:rsidRPr="00B3503C">
        <w:rPr>
          <w:rFonts w:hint="eastAsia"/>
        </w:rPr>
        <w:t xml:space="preserve"> </w:t>
      </w:r>
      <w:r w:rsidR="00B3503C">
        <w:rPr>
          <w:rFonts w:hint="eastAsia"/>
        </w:rPr>
        <w:t>和药物</w:t>
      </w:r>
      <w:r w:rsidR="00B3503C">
        <w:rPr>
          <w:rFonts w:hint="eastAsia"/>
        </w:rPr>
        <w:t>Index</w:t>
      </w:r>
      <w:r w:rsidR="00B3503C">
        <w:rPr>
          <w:rFonts w:hint="eastAsia"/>
        </w:rPr>
        <w:t>（无符号整型，是否设置由泵端药物库开关是否打开决定）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6122A" w:rsidRPr="00513A48" w:rsidTr="00FA236E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17295A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 w:rsidR="00B3503C">
              <w:rPr>
                <w:b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38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39" w:author="Zhang, Carol (MSHA)" w:date="2019-12-11T16:14:00Z">
                    <w:rPr/>
                  </w:rPrChange>
                </w:rPr>
                <w:t>Infusion Mode</w:t>
              </w:r>
            </w:ins>
            <w:del w:id="9540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梯度模式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Infusion </w:t>
            </w:r>
            <w:r>
              <w:rPr>
                <w:b/>
              </w:rPr>
              <w:t>Duration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</w:t>
            </w:r>
            <w:r w:rsidRPr="008A13DD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Pr="007B0A26" w:rsidRDefault="0016122A" w:rsidP="00FA236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</w:t>
            </w:r>
            <w:r w:rsidRPr="008A13DD"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8A13DD">
              <w:rPr>
                <w:rFonts w:hint="eastAsia"/>
                <w:b/>
              </w:rPr>
              <w:t xml:space="preserve">Infusion </w:t>
            </w:r>
            <w:r w:rsidRPr="008A13DD">
              <w:rPr>
                <w:b/>
              </w:rPr>
              <w:t>Duration Time(</w:t>
            </w:r>
            <w:r w:rsidRPr="008A13DD"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</w:t>
            </w:r>
            <w:r w:rsidRPr="008A13DD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Pr="00C85507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C85507" w:rsidRDefault="0016122A" w:rsidP="00FA236E">
            <w:pPr>
              <w:jc w:val="center"/>
            </w:pPr>
            <w:r>
              <w:rPr>
                <w:rFonts w:hint="eastAsia"/>
                <w:b/>
              </w:rPr>
              <w:t xml:space="preserve">Taper Up </w:t>
            </w:r>
            <w:r>
              <w:rPr>
                <w:b/>
              </w:rPr>
              <w:t>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16122A" w:rsidRPr="00064269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>Down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064269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>Down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Pr="00064269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>Down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Taper </w:t>
            </w:r>
            <w:r>
              <w:rPr>
                <w:b/>
              </w:rPr>
              <w:t>Down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Default="00B3503C" w:rsidP="00B3503C">
            <w:pPr>
              <w:jc w:val="center"/>
              <w:rPr>
                <w:b/>
              </w:rPr>
            </w:pPr>
          </w:p>
        </w:tc>
      </w:tr>
    </w:tbl>
    <w:p w:rsidR="00782B70" w:rsidRDefault="00782B70" w:rsidP="00782B70"/>
    <w:p w:rsidR="00782B70" w:rsidRPr="00FC25C9" w:rsidRDefault="00782B70" w:rsidP="00461B88">
      <w:pPr>
        <w:pStyle w:val="a7"/>
        <w:numPr>
          <w:ilvl w:val="0"/>
          <w:numId w:val="58"/>
        </w:numPr>
        <w:ind w:firstLineChars="0"/>
        <w:rPr>
          <w:b/>
        </w:rPr>
      </w:pPr>
      <w:r>
        <w:rPr>
          <w:rFonts w:hint="eastAsia"/>
          <w:b/>
        </w:rPr>
        <w:t>步进</w:t>
      </w:r>
      <w:r w:rsidRPr="002762E0">
        <w:rPr>
          <w:rFonts w:hint="eastAsia"/>
          <w:b/>
        </w:rPr>
        <w:t>模式</w:t>
      </w:r>
    </w:p>
    <w:p w:rsidR="0016122A" w:rsidRDefault="0016122A" w:rsidP="0016122A">
      <w:pPr>
        <w:ind w:left="840"/>
      </w:pPr>
      <w:r>
        <w:rPr>
          <w:rFonts w:hint="eastAsia"/>
        </w:rPr>
        <w:t>该模式下包含稳定速率（</w:t>
      </w:r>
      <w:r>
        <w:rPr>
          <w:rFonts w:hint="eastAsia"/>
        </w:rPr>
        <w:t>float</w:t>
      </w:r>
      <w:r>
        <w:rPr>
          <w:rFonts w:hint="eastAsia"/>
        </w:rPr>
        <w:t>型数据）、</w:t>
      </w:r>
      <w:r w:rsidRPr="00A41EB9">
        <w:rPr>
          <w:rFonts w:hint="eastAsia"/>
        </w:rPr>
        <w:t>限制量</w:t>
      </w:r>
      <w:r>
        <w:rPr>
          <w:rFonts w:hint="eastAsia"/>
        </w:rPr>
        <w:t>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Pr="00A41EB9">
        <w:rPr>
          <w:rFonts w:hint="eastAsia"/>
        </w:rPr>
        <w:t>、</w:t>
      </w:r>
      <w:r>
        <w:rPr>
          <w:rFonts w:hint="eastAsia"/>
        </w:rPr>
        <w:t>初始速率（</w:t>
      </w:r>
      <w:r>
        <w:rPr>
          <w:rFonts w:hint="eastAsia"/>
        </w:rPr>
        <w:t>float</w:t>
      </w:r>
      <w:r>
        <w:rPr>
          <w:rFonts w:hint="eastAsia"/>
        </w:rPr>
        <w:t>型数据）、速率增量（</w:t>
      </w:r>
      <w:r>
        <w:rPr>
          <w:rFonts w:hint="eastAsia"/>
        </w:rPr>
        <w:t>float</w:t>
      </w:r>
      <w:r>
        <w:rPr>
          <w:rFonts w:hint="eastAsia"/>
        </w:rPr>
        <w:t>型数据）</w:t>
      </w:r>
      <w:r w:rsidR="00B3503C">
        <w:rPr>
          <w:rFonts w:hint="eastAsia"/>
        </w:rPr>
        <w:t>、</w:t>
      </w:r>
      <w:r>
        <w:rPr>
          <w:rFonts w:hint="eastAsia"/>
        </w:rPr>
        <w:t>步进时间</w:t>
      </w:r>
      <w:r>
        <w:rPr>
          <w:rFonts w:hint="eastAsia"/>
        </w:rPr>
        <w:t>(</w:t>
      </w:r>
      <w:r w:rsidR="009F6FBA">
        <w:rPr>
          <w:rFonts w:hint="eastAsia"/>
        </w:rPr>
        <w:t>uint</w:t>
      </w:r>
      <w:r>
        <w:rPr>
          <w:rFonts w:hint="eastAsia"/>
        </w:rPr>
        <w:t>型数据，单位：秒</w:t>
      </w:r>
      <w:r>
        <w:rPr>
          <w:rFonts w:hint="eastAsia"/>
        </w:rPr>
        <w:t>)</w:t>
      </w:r>
      <w:r w:rsidR="00B3503C" w:rsidRPr="00B3503C">
        <w:rPr>
          <w:rFonts w:hint="eastAsia"/>
        </w:rPr>
        <w:t xml:space="preserve"> </w:t>
      </w:r>
      <w:r w:rsidR="00B3503C">
        <w:rPr>
          <w:rFonts w:hint="eastAsia"/>
        </w:rPr>
        <w:t>和药物</w:t>
      </w:r>
      <w:r w:rsidR="00B3503C">
        <w:rPr>
          <w:rFonts w:hint="eastAsia"/>
        </w:rPr>
        <w:t>Index</w:t>
      </w:r>
      <w:r w:rsidR="00B3503C">
        <w:rPr>
          <w:rFonts w:hint="eastAsia"/>
        </w:rPr>
        <w:t>（</w:t>
      </w:r>
      <w:r w:rsidR="009F6FBA">
        <w:rPr>
          <w:rFonts w:hint="eastAsia"/>
        </w:rPr>
        <w:t>uint</w:t>
      </w:r>
      <w:r w:rsidR="009F6FBA">
        <w:rPr>
          <w:rFonts w:hint="eastAsia"/>
        </w:rPr>
        <w:t>型数据</w:t>
      </w:r>
      <w:r w:rsidR="00B3503C">
        <w:rPr>
          <w:rFonts w:hint="eastAsia"/>
        </w:rPr>
        <w:t>，是否设置由泵端药物库开关是否打开决定）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16122A" w:rsidRPr="00513A48" w:rsidTr="00FA236E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17295A" w:rsidRDefault="0016122A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6122A" w:rsidRPr="00513A48" w:rsidRDefault="0016122A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16122A" w:rsidTr="00FA236E">
        <w:trPr>
          <w:jc w:val="center"/>
        </w:trPr>
        <w:tc>
          <w:tcPr>
            <w:tcW w:w="7992" w:type="dxa"/>
            <w:gridSpan w:val="17"/>
          </w:tcPr>
          <w:p w:rsidR="0016122A" w:rsidRDefault="0016122A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1</w:t>
            </w:r>
            <w:r w:rsidR="00B3503C">
              <w:rPr>
                <w:rFonts w:hint="eastAsia"/>
                <w:b/>
              </w:rPr>
              <w:t>9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4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42" w:author="Zhang, Carol (MSHA)" w:date="2019-12-11T16:14:00Z">
                    <w:rPr/>
                  </w:rPrChange>
                </w:rPr>
                <w:t>Infusion Mode</w:t>
              </w:r>
            </w:ins>
            <w:del w:id="954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步进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模式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C577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 xml:space="preserve">Plateau </w:t>
            </w:r>
            <w:r>
              <w:rPr>
                <w:rFonts w:hint="eastAsia"/>
                <w:b/>
              </w:rPr>
              <w:t>Rate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C577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720EA4">
              <w:rPr>
                <w:b/>
              </w:rPr>
              <w:t>Initial Rate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C577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1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  <w:b/>
              </w:rPr>
            </w:pPr>
            <w:r w:rsidRPr="00720EA4">
              <w:rPr>
                <w:b/>
              </w:rPr>
              <w:t>Step Increment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byte 4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C577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1)</w:t>
            </w:r>
          </w:p>
        </w:tc>
      </w:tr>
      <w:tr w:rsidR="0016122A" w:rsidTr="00FA236E">
        <w:trPr>
          <w:jc w:val="center"/>
        </w:trPr>
        <w:tc>
          <w:tcPr>
            <w:tcW w:w="3996" w:type="dxa"/>
            <w:gridSpan w:val="9"/>
          </w:tcPr>
          <w:p w:rsidR="0016122A" w:rsidRPr="00E70E77" w:rsidRDefault="0016122A" w:rsidP="00FA236E">
            <w:pPr>
              <w:jc w:val="center"/>
              <w:rPr>
                <w:rStyle w:val="a9"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2)</w:t>
            </w:r>
          </w:p>
        </w:tc>
        <w:tc>
          <w:tcPr>
            <w:tcW w:w="3996" w:type="dxa"/>
            <w:gridSpan w:val="8"/>
          </w:tcPr>
          <w:p w:rsidR="0016122A" w:rsidRDefault="0016122A" w:rsidP="00FA236E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3)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  <w:r w:rsidRPr="00720EA4">
              <w:rPr>
                <w:b/>
              </w:rPr>
              <w:t>Step Duration</w:t>
            </w:r>
            <w:r>
              <w:rPr>
                <w:b/>
              </w:rPr>
              <w:t xml:space="preserve"> Time(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2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>byte 3</w:t>
            </w:r>
            <w:r>
              <w:rPr>
                <w:b/>
              </w:rPr>
              <w:t>)</w:t>
            </w:r>
          </w:p>
        </w:tc>
      </w:tr>
      <w:tr w:rsidR="00B3503C" w:rsidTr="00FA236E">
        <w:trPr>
          <w:jc w:val="center"/>
        </w:trPr>
        <w:tc>
          <w:tcPr>
            <w:tcW w:w="3996" w:type="dxa"/>
            <w:gridSpan w:val="9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  <w:r>
              <w:rPr>
                <w:b/>
              </w:rPr>
              <w:t>Drug index (</w:t>
            </w:r>
            <w:r>
              <w:rPr>
                <w:rFonts w:hint="eastAsia"/>
                <w:b/>
              </w:rPr>
              <w:t xml:space="preserve">byte </w:t>
            </w:r>
            <w:r>
              <w:rPr>
                <w:b/>
              </w:rPr>
              <w:t>4)</w:t>
            </w:r>
          </w:p>
        </w:tc>
        <w:tc>
          <w:tcPr>
            <w:tcW w:w="3996" w:type="dxa"/>
            <w:gridSpan w:val="8"/>
          </w:tcPr>
          <w:p w:rsidR="00B3503C" w:rsidRPr="00720EA4" w:rsidRDefault="00B3503C" w:rsidP="00B3503C">
            <w:pPr>
              <w:jc w:val="center"/>
              <w:rPr>
                <w:b/>
              </w:rPr>
            </w:pPr>
          </w:p>
        </w:tc>
      </w:tr>
    </w:tbl>
    <w:p w:rsidR="003C08E0" w:rsidRPr="00F63557" w:rsidRDefault="003C08E0" w:rsidP="003C08E0">
      <w:pPr>
        <w:pStyle w:val="a7"/>
        <w:ind w:left="1260" w:firstLineChars="0" w:firstLine="0"/>
      </w:pPr>
    </w:p>
    <w:p w:rsidR="003C08E0" w:rsidRDefault="003C08E0" w:rsidP="003C08E0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3C08E0" w:rsidRPr="004F08A4" w:rsidRDefault="003C08E0" w:rsidP="003C08E0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C22B0" w:rsidRDefault="008C22B0" w:rsidP="002D56AA"/>
    <w:p w:rsidR="001E2640" w:rsidRDefault="001E2640" w:rsidP="001E2640">
      <w:pPr>
        <w:pStyle w:val="2"/>
        <w:numPr>
          <w:ilvl w:val="1"/>
          <w:numId w:val="5"/>
        </w:numPr>
      </w:pPr>
      <w:bookmarkStart w:id="9544" w:name="_Ref489965211"/>
      <w:r>
        <w:t>S</w:t>
      </w:r>
      <w:r w:rsidRPr="00AD33B6">
        <w:t>ET_</w:t>
      </w:r>
      <w:r w:rsidRPr="007D3608">
        <w:t>LOCK</w:t>
      </w:r>
      <w:r>
        <w:t>_</w:t>
      </w:r>
      <w:r w:rsidRPr="007D3608">
        <w:t>PASSWORD</w:t>
      </w:r>
      <w:bookmarkEnd w:id="9544"/>
    </w:p>
    <w:p w:rsidR="001E2640" w:rsidRPr="003945BF" w:rsidRDefault="001E2640" w:rsidP="001E2640">
      <w:pPr>
        <w:ind w:firstLine="420"/>
      </w:pPr>
      <w:r>
        <w:rPr>
          <w:rFonts w:hint="eastAsia"/>
        </w:rPr>
        <w:t>设置锁定密码，命令包含字段如下</w:t>
      </w:r>
      <w:r w:rsidRPr="003945BF">
        <w:rPr>
          <w:rFonts w:hint="eastAsia"/>
        </w:rPr>
        <w:t>：</w:t>
      </w:r>
    </w:p>
    <w:p w:rsidR="001E2640" w:rsidRDefault="001E2640" w:rsidP="001E264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E2640" w:rsidRDefault="001E2640" w:rsidP="001E2640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1E2640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17295A" w:rsidRDefault="001E26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E2640" w:rsidRPr="00513A48" w:rsidRDefault="001E26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E2640" w:rsidTr="006A6C10">
        <w:tc>
          <w:tcPr>
            <w:tcW w:w="7992" w:type="dxa"/>
            <w:gridSpan w:val="16"/>
          </w:tcPr>
          <w:p w:rsidR="001E2640" w:rsidRDefault="001E2640" w:rsidP="006A6C10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</w:p>
        </w:tc>
      </w:tr>
      <w:tr w:rsidR="001E2640" w:rsidTr="006A6C10">
        <w:tc>
          <w:tcPr>
            <w:tcW w:w="7992" w:type="dxa"/>
            <w:gridSpan w:val="16"/>
          </w:tcPr>
          <w:p w:rsidR="001E2640" w:rsidRDefault="00DF544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1E2640">
              <w:rPr>
                <w:rFonts w:hint="eastAsia"/>
                <w:b/>
              </w:rPr>
              <w:t>0x00</w:t>
            </w:r>
            <w:r w:rsidR="001E2640">
              <w:rPr>
                <w:b/>
              </w:rPr>
              <w:t>04</w:t>
            </w:r>
          </w:p>
        </w:tc>
      </w:tr>
      <w:tr w:rsidR="001E2640" w:rsidTr="006A6C10">
        <w:tc>
          <w:tcPr>
            <w:tcW w:w="7992" w:type="dxa"/>
            <w:gridSpan w:val="16"/>
          </w:tcPr>
          <w:p w:rsidR="001E2640" w:rsidRDefault="001E2640" w:rsidP="006A6C10">
            <w:pPr>
              <w:jc w:val="center"/>
              <w:rPr>
                <w:b/>
              </w:rPr>
            </w:pPr>
            <w:r>
              <w:rPr>
                <w:b/>
              </w:rPr>
              <w:t>Password(4 bytes)</w:t>
            </w:r>
          </w:p>
        </w:tc>
      </w:tr>
    </w:tbl>
    <w:p w:rsidR="001E2640" w:rsidRDefault="001E2640" w:rsidP="001E2640">
      <w:pPr>
        <w:pStyle w:val="a7"/>
        <w:ind w:left="840" w:firstLineChars="0" w:firstLine="0"/>
      </w:pPr>
    </w:p>
    <w:p w:rsidR="001E2640" w:rsidRDefault="001E2640" w:rsidP="001E264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E2640" w:rsidRPr="00A16D0F" w:rsidRDefault="001E2640" w:rsidP="001E2640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8C22B0" w:rsidRDefault="008C22B0" w:rsidP="002D56AA"/>
    <w:p w:rsidR="005E492C" w:rsidRDefault="005E492C" w:rsidP="005E492C">
      <w:pPr>
        <w:pStyle w:val="2"/>
        <w:numPr>
          <w:ilvl w:val="1"/>
          <w:numId w:val="5"/>
        </w:numPr>
      </w:pPr>
      <w:bookmarkStart w:id="9545" w:name="_Ref489965230"/>
      <w:bookmarkStart w:id="9546" w:name="_Ref4164691"/>
      <w:r>
        <w:t>S</w:t>
      </w:r>
      <w:r w:rsidRPr="00AD33B6">
        <w:t>ET</w:t>
      </w:r>
      <w:r>
        <w:t>_SWITCH</w:t>
      </w:r>
      <w:bookmarkEnd w:id="9545"/>
      <w:r w:rsidR="006715BD">
        <w:t>_STATUS</w:t>
      </w:r>
      <w:bookmarkEnd w:id="9546"/>
    </w:p>
    <w:p w:rsidR="005E492C" w:rsidRPr="003945BF" w:rsidRDefault="005E492C" w:rsidP="005E492C">
      <w:pPr>
        <w:ind w:firstLine="420"/>
      </w:pPr>
      <w:r>
        <w:rPr>
          <w:rFonts w:hint="eastAsia"/>
        </w:rPr>
        <w:t>设置</w:t>
      </w:r>
      <w:r w:rsidR="00EA5376">
        <w:rPr>
          <w:rFonts w:hint="eastAsia"/>
        </w:rPr>
        <w:t>一个或多个</w:t>
      </w:r>
      <w:r w:rsidRPr="00E85CE3">
        <w:rPr>
          <w:rFonts w:hint="eastAsia"/>
        </w:rPr>
        <w:t>开关</w:t>
      </w:r>
      <w:r w:rsidR="008A4BA9">
        <w:rPr>
          <w:rFonts w:hint="eastAsia"/>
        </w:rPr>
        <w:t>状态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5E492C" w:rsidRDefault="005E492C" w:rsidP="005E492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E492C" w:rsidRDefault="005E492C" w:rsidP="005E492C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>
        <w:rPr>
          <w:rFonts w:hint="eastAsia"/>
        </w:rPr>
        <w:t>,</w:t>
      </w:r>
      <w:r w:rsidRPr="00BF102E">
        <w:rPr>
          <w:rFonts w:hint="eastAsia"/>
        </w:rPr>
        <w:t xml:space="preserve"> </w:t>
      </w:r>
      <w:r>
        <w:rPr>
          <w:rFonts w:hint="eastAsia"/>
        </w:rPr>
        <w:t>, Switch</w:t>
      </w:r>
      <w:r>
        <w:t xml:space="preserve"> Mask</w:t>
      </w:r>
      <w:r>
        <w:rPr>
          <w:rFonts w:hint="eastAsia"/>
        </w:rPr>
        <w:t>包含一个或多个开关，</w:t>
      </w:r>
      <w:r>
        <w:rPr>
          <w:rFonts w:hint="eastAsia"/>
        </w:rPr>
        <w:t>Switch Status</w:t>
      </w:r>
      <w:r>
        <w:rPr>
          <w:rFonts w:hint="eastAsia"/>
        </w:rPr>
        <w:t>为</w:t>
      </w:r>
      <w:r>
        <w:rPr>
          <w:rFonts w:hint="eastAsia"/>
        </w:rPr>
        <w:t>Switch</w:t>
      </w:r>
      <w:r>
        <w:t xml:space="preserve"> Mask</w:t>
      </w:r>
      <w:r>
        <w:rPr>
          <w:rFonts w:hint="eastAsia"/>
        </w:rPr>
        <w:t>对应开关的状态：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5E492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17295A" w:rsidRDefault="005E492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E492C" w:rsidRPr="00513A48" w:rsidRDefault="005E492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E492C" w:rsidTr="006A6C10">
        <w:tc>
          <w:tcPr>
            <w:tcW w:w="7792" w:type="dxa"/>
            <w:gridSpan w:val="16"/>
          </w:tcPr>
          <w:p w:rsidR="005E492C" w:rsidRDefault="005E492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E492C" w:rsidTr="006A6C10">
        <w:trPr>
          <w:trHeight w:val="191"/>
        </w:trPr>
        <w:tc>
          <w:tcPr>
            <w:tcW w:w="7792" w:type="dxa"/>
            <w:gridSpan w:val="16"/>
          </w:tcPr>
          <w:p w:rsidR="005E492C" w:rsidRDefault="005E492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0x0008</w:t>
            </w:r>
          </w:p>
        </w:tc>
      </w:tr>
      <w:tr w:rsidR="005E492C" w:rsidTr="006A6C10">
        <w:tc>
          <w:tcPr>
            <w:tcW w:w="7792" w:type="dxa"/>
            <w:gridSpan w:val="16"/>
          </w:tcPr>
          <w:p w:rsidR="005E492C" w:rsidRDefault="005E492C" w:rsidP="006A6C10">
            <w:pPr>
              <w:jc w:val="center"/>
              <w:rPr>
                <w:b/>
              </w:rPr>
            </w:pPr>
            <w:r w:rsidRPr="00B5270D">
              <w:rPr>
                <w:color w:val="0000FF"/>
                <w:u w:val="single"/>
              </w:rPr>
              <w:fldChar w:fldCharType="begin"/>
            </w:r>
            <w:r w:rsidRPr="00B5270D">
              <w:rPr>
                <w:color w:val="0000FF"/>
                <w:u w:val="single"/>
              </w:rPr>
              <w:instrText xml:space="preserve"> REF _Ref490748290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B5270D">
              <w:rPr>
                <w:color w:val="0000FF"/>
                <w:u w:val="single"/>
              </w:rPr>
            </w:r>
            <w:r w:rsidRPr="00B5270D">
              <w:rPr>
                <w:color w:val="0000FF"/>
                <w:u w:val="single"/>
              </w:rPr>
              <w:fldChar w:fldCharType="separate"/>
            </w:r>
            <w:ins w:id="9547" w:author="Zhang, Carol (MSHA)" w:date="2019-12-11T16:14:00Z">
              <w:r w:rsidR="00B2321A" w:rsidRPr="00B2321A">
                <w:rPr>
                  <w:color w:val="0000FF"/>
                  <w:u w:val="single"/>
                  <w:rPrChange w:id="9548" w:author="Zhang, Carol (MSHA)" w:date="2019-12-11T16:14:00Z">
                    <w:rPr/>
                  </w:rPrChange>
                </w:rPr>
                <w:t>Switch Mask</w:t>
              </w:r>
            </w:ins>
            <w:del w:id="954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Mask</w:delText>
              </w:r>
            </w:del>
            <w:r w:rsidRPr="00B5270D">
              <w:rPr>
                <w:color w:val="0000FF"/>
                <w:u w:val="single"/>
              </w:rPr>
              <w:fldChar w:fldCharType="end"/>
            </w:r>
            <w:r w:rsidRPr="007343E2">
              <w:rPr>
                <w:b/>
              </w:rPr>
              <w:t xml:space="preserve"> (4byte)</w:t>
            </w:r>
          </w:p>
        </w:tc>
      </w:tr>
      <w:tr w:rsidR="005E492C" w:rsidTr="006A6C10">
        <w:tc>
          <w:tcPr>
            <w:tcW w:w="7792" w:type="dxa"/>
            <w:gridSpan w:val="16"/>
          </w:tcPr>
          <w:p w:rsidR="005E492C" w:rsidRDefault="005E492C" w:rsidP="006A6C1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_Ref490664065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550" w:author="Zhang, Carol (MSHA)" w:date="2019-12-11T16:14:00Z">
              <w:r w:rsidR="00B2321A" w:rsidRPr="00B2321A">
                <w:rPr>
                  <w:color w:val="0000FF"/>
                  <w:u w:val="single"/>
                  <w:rPrChange w:id="9551" w:author="Zhang, Carol (MSHA)" w:date="2019-12-11T16:14:00Z">
                    <w:rPr/>
                  </w:rPrChange>
                </w:rPr>
                <w:t>Switch Status</w:t>
              </w:r>
            </w:ins>
            <w:del w:id="95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Switch Status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>
              <w:rPr>
                <w:rFonts w:hint="eastAsia"/>
                <w:b/>
              </w:rPr>
              <w:t xml:space="preserve"> </w:t>
            </w:r>
            <w:r w:rsidRPr="007343E2">
              <w:rPr>
                <w:b/>
              </w:rPr>
              <w:t>(4byte)</w:t>
            </w:r>
          </w:p>
        </w:tc>
      </w:tr>
    </w:tbl>
    <w:p w:rsidR="005E492C" w:rsidRDefault="005E492C" w:rsidP="005E492C">
      <w:pPr>
        <w:pStyle w:val="a7"/>
        <w:ind w:left="840" w:firstLineChars="0" w:firstLine="0"/>
      </w:pPr>
    </w:p>
    <w:p w:rsidR="005E492C" w:rsidRDefault="005E492C" w:rsidP="005E492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E492C" w:rsidRDefault="005E492C" w:rsidP="005E492C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1E2640" w:rsidRDefault="001E2640" w:rsidP="002D56AA"/>
    <w:p w:rsidR="008431D2" w:rsidRDefault="008431D2" w:rsidP="008431D2">
      <w:pPr>
        <w:pStyle w:val="2"/>
        <w:numPr>
          <w:ilvl w:val="1"/>
          <w:numId w:val="5"/>
        </w:numPr>
      </w:pPr>
      <w:bookmarkStart w:id="9553" w:name="_Ref489965272"/>
      <w:r>
        <w:t>S</w:t>
      </w:r>
      <w:r w:rsidRPr="00AD33B6">
        <w:t>ET_</w:t>
      </w:r>
      <w:r w:rsidRPr="00653CE9">
        <w:t>COMPLETE</w:t>
      </w:r>
      <w:r>
        <w:t>_</w:t>
      </w:r>
      <w:r w:rsidRPr="00653CE9">
        <w:t>INFUSION</w:t>
      </w:r>
      <w:r>
        <w:t>_</w:t>
      </w:r>
      <w:r w:rsidRPr="00653CE9">
        <w:t>ALARM</w:t>
      </w:r>
      <w:r>
        <w:t>_</w:t>
      </w:r>
      <w:r w:rsidRPr="00653CE9">
        <w:t>TIME</w:t>
      </w:r>
      <w:bookmarkEnd w:id="9553"/>
    </w:p>
    <w:p w:rsidR="008431D2" w:rsidRPr="003945BF" w:rsidRDefault="008431D2" w:rsidP="008431D2">
      <w:pPr>
        <w:ind w:firstLine="420"/>
      </w:pPr>
      <w:r>
        <w:rPr>
          <w:rFonts w:hint="eastAsia"/>
        </w:rPr>
        <w:t>设置</w:t>
      </w:r>
      <w:r w:rsidRPr="00403921">
        <w:rPr>
          <w:rFonts w:hint="eastAsia"/>
        </w:rPr>
        <w:t>即将输注完毕时间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8431D2" w:rsidRDefault="008431D2" w:rsidP="008431D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431D2" w:rsidRDefault="008431D2" w:rsidP="008431D2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一</w:t>
      </w:r>
      <w:r>
        <w:rPr>
          <w:rFonts w:hint="eastAsia"/>
        </w:rPr>
        <w:t>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431D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17295A" w:rsidRDefault="008431D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431D2" w:rsidRPr="00513A48" w:rsidRDefault="008431D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431D2" w:rsidTr="006A6C10">
        <w:tc>
          <w:tcPr>
            <w:tcW w:w="7792" w:type="dxa"/>
            <w:gridSpan w:val="17"/>
          </w:tcPr>
          <w:p w:rsidR="008431D2" w:rsidRDefault="008431D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431D2" w:rsidTr="006A6C10">
        <w:tc>
          <w:tcPr>
            <w:tcW w:w="7792" w:type="dxa"/>
            <w:gridSpan w:val="17"/>
          </w:tcPr>
          <w:p w:rsidR="008431D2" w:rsidRDefault="008431D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数据长度</w:t>
            </w:r>
            <w:r>
              <w:rPr>
                <w:rFonts w:hint="eastAsia"/>
                <w:b/>
              </w:rPr>
              <w:t>=</w:t>
            </w:r>
            <w:r w:rsidR="00DF5440" w:rsidRPr="00A32854">
              <w:rPr>
                <w:rFonts w:hint="eastAsia"/>
                <w:b/>
              </w:rPr>
              <w:t>0</w:t>
            </w:r>
            <w:r w:rsidR="00DF5440" w:rsidRPr="00A32854">
              <w:rPr>
                <w:b/>
              </w:rPr>
              <w:t>x0001</w:t>
            </w:r>
          </w:p>
        </w:tc>
      </w:tr>
      <w:tr w:rsidR="008431D2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431D2" w:rsidRDefault="008431D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或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~10</w:t>
            </w:r>
            <w:r>
              <w:rPr>
                <w:rFonts w:hint="eastAsia"/>
                <w:b/>
              </w:rPr>
              <w:t>分钟</w:t>
            </w:r>
          </w:p>
        </w:tc>
      </w:tr>
    </w:tbl>
    <w:p w:rsidR="008431D2" w:rsidRDefault="008431D2" w:rsidP="008431D2">
      <w:pPr>
        <w:pStyle w:val="a7"/>
        <w:ind w:left="840" w:firstLineChars="0" w:firstLine="0"/>
      </w:pPr>
    </w:p>
    <w:p w:rsidR="008431D2" w:rsidRDefault="008431D2" w:rsidP="008431D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431D2" w:rsidRDefault="008431D2" w:rsidP="008431D2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1E2640" w:rsidRDefault="001E2640" w:rsidP="002D56AA"/>
    <w:p w:rsidR="001E2640" w:rsidRDefault="001E2640" w:rsidP="002D56AA"/>
    <w:p w:rsidR="00E3054D" w:rsidRDefault="00E3054D" w:rsidP="00E3054D">
      <w:pPr>
        <w:pStyle w:val="2"/>
        <w:numPr>
          <w:ilvl w:val="1"/>
          <w:numId w:val="5"/>
        </w:numPr>
      </w:pPr>
      <w:bookmarkStart w:id="9554" w:name="_Ref489965302"/>
      <w:bookmarkStart w:id="9555" w:name="_Ref494206296"/>
      <w:r>
        <w:t>S</w:t>
      </w:r>
      <w:r w:rsidRPr="00AD33B6">
        <w:t>ET_</w:t>
      </w:r>
      <w:r>
        <w:rPr>
          <w:rFonts w:hint="eastAsia"/>
        </w:rPr>
        <w:t>ALARM_</w:t>
      </w:r>
      <w:r>
        <w:t>SOUND</w:t>
      </w:r>
      <w:bookmarkEnd w:id="9554"/>
      <w:r>
        <w:t>_TYPE</w:t>
      </w:r>
      <w:bookmarkEnd w:id="9555"/>
    </w:p>
    <w:p w:rsidR="00E3054D" w:rsidRPr="003945BF" w:rsidRDefault="00E3054D" w:rsidP="00E3054D">
      <w:pPr>
        <w:ind w:firstLine="420"/>
      </w:pPr>
      <w:r>
        <w:rPr>
          <w:rFonts w:hint="eastAsia"/>
        </w:rPr>
        <w:t>设置报警音类型，命令包含字段如下</w:t>
      </w:r>
      <w:r w:rsidRPr="003945BF">
        <w:rPr>
          <w:rFonts w:hint="eastAsia"/>
        </w:rPr>
        <w:t>：</w:t>
      </w:r>
    </w:p>
    <w:p w:rsidR="00E3054D" w:rsidRDefault="00E3054D" w:rsidP="00E3054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3054D" w:rsidRDefault="00E3054D" w:rsidP="00E3054D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一</w:t>
      </w:r>
      <w:r>
        <w:rPr>
          <w:rFonts w:hint="eastAsia"/>
        </w:rPr>
        <w:t>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E3054D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17295A" w:rsidRDefault="00E3054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E3054D" w:rsidRPr="00513A48" w:rsidRDefault="00E3054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3054D" w:rsidTr="006A6C10">
        <w:tc>
          <w:tcPr>
            <w:tcW w:w="7792" w:type="dxa"/>
            <w:gridSpan w:val="17"/>
          </w:tcPr>
          <w:p w:rsidR="00E3054D" w:rsidRDefault="00E3054D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3054D" w:rsidTr="006A6C10">
        <w:tc>
          <w:tcPr>
            <w:tcW w:w="7792" w:type="dxa"/>
            <w:gridSpan w:val="17"/>
          </w:tcPr>
          <w:p w:rsidR="00E3054D" w:rsidRDefault="00E3054D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DF5440" w:rsidRPr="00A32854">
              <w:rPr>
                <w:rFonts w:hint="eastAsia"/>
                <w:b/>
              </w:rPr>
              <w:t>0</w:t>
            </w:r>
            <w:r w:rsidR="00DF5440" w:rsidRPr="00A32854">
              <w:rPr>
                <w:b/>
              </w:rPr>
              <w:t>x0001</w:t>
            </w:r>
          </w:p>
        </w:tc>
      </w:tr>
      <w:tr w:rsidR="00E3054D" w:rsidRPr="004B56EE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E3054D" w:rsidRDefault="00E3054D" w:rsidP="006A6C10">
            <w:pPr>
              <w:jc w:val="center"/>
              <w:rPr>
                <w:b/>
              </w:rPr>
            </w:pPr>
            <w:r>
              <w:rPr>
                <w:b/>
              </w:rPr>
              <w:t>type(</w:t>
            </w:r>
            <w:r w:rsidR="00DF5440">
              <w:rPr>
                <w:rFonts w:hint="eastAsia"/>
                <w:b/>
              </w:rPr>
              <w:t>1</w:t>
            </w:r>
            <w:r>
              <w:rPr>
                <w:b/>
              </w:rPr>
              <w:t>~</w:t>
            </w:r>
            <w:r w:rsidR="00DF5440">
              <w:rPr>
                <w:rFonts w:hint="eastAsia"/>
                <w:b/>
              </w:rPr>
              <w:t>3</w:t>
            </w:r>
            <w:r>
              <w:rPr>
                <w:b/>
              </w:rPr>
              <w:t>)</w:t>
            </w:r>
          </w:p>
        </w:tc>
      </w:tr>
    </w:tbl>
    <w:p w:rsidR="00E3054D" w:rsidRDefault="00E3054D" w:rsidP="00E3054D">
      <w:pPr>
        <w:pStyle w:val="a7"/>
        <w:ind w:left="840" w:firstLineChars="0" w:firstLine="0"/>
      </w:pPr>
    </w:p>
    <w:p w:rsidR="00E3054D" w:rsidRDefault="00E3054D" w:rsidP="00E3054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3054D" w:rsidRDefault="00E3054D" w:rsidP="00E3054D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1E2640" w:rsidRDefault="001E2640" w:rsidP="002D56AA"/>
    <w:p w:rsidR="007F13B3" w:rsidRDefault="007F13B3" w:rsidP="007F13B3">
      <w:pPr>
        <w:pStyle w:val="2"/>
        <w:numPr>
          <w:ilvl w:val="1"/>
          <w:numId w:val="5"/>
        </w:numPr>
      </w:pPr>
      <w:bookmarkStart w:id="9556" w:name="_Ref489965319"/>
      <w:r>
        <w:t>S</w:t>
      </w:r>
      <w:r w:rsidRPr="00AD33B6">
        <w:t>ET_</w:t>
      </w:r>
      <w:r>
        <w:t>CUSTOMBRAND</w:t>
      </w:r>
      <w:r>
        <w:rPr>
          <w:rFonts w:hint="eastAsia"/>
        </w:rPr>
        <w:t>_</w:t>
      </w:r>
      <w:r>
        <w:t>CALIPARA</w:t>
      </w:r>
      <w:bookmarkEnd w:id="9556"/>
    </w:p>
    <w:p w:rsidR="007F13B3" w:rsidRPr="003945BF" w:rsidRDefault="007F13B3" w:rsidP="007F13B3">
      <w:pPr>
        <w:ind w:firstLine="420"/>
      </w:pPr>
      <w:r>
        <w:rPr>
          <w:rFonts w:hint="eastAsia"/>
        </w:rPr>
        <w:t>设置</w:t>
      </w:r>
      <w:r w:rsidRPr="00394ACC">
        <w:rPr>
          <w:rFonts w:hint="eastAsia"/>
        </w:rPr>
        <w:t>自定义品牌自校准数据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7F13B3" w:rsidRDefault="007F13B3" w:rsidP="007F13B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F13B3" w:rsidRDefault="007F13B3" w:rsidP="007F13B3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Pr="00E35244">
        <w:rPr>
          <w:rFonts w:hint="eastAsia"/>
        </w:rPr>
        <w:t>标称刻度长度</w:t>
      </w:r>
      <w:r>
        <w:rPr>
          <w:rFonts w:hint="eastAsia"/>
        </w:rPr>
        <w:t>、</w:t>
      </w:r>
      <w:r w:rsidRPr="00E35244">
        <w:rPr>
          <w:rFonts w:hint="eastAsia"/>
        </w:rPr>
        <w:t>标称尾部长度</w:t>
      </w:r>
      <w:r>
        <w:rPr>
          <w:rFonts w:hint="eastAsia"/>
        </w:rPr>
        <w:t>,</w:t>
      </w:r>
      <w:r>
        <w:rPr>
          <w:rFonts w:hint="eastAsia"/>
        </w:rPr>
        <w:t>测量外径</w:t>
      </w:r>
      <w:r>
        <w:rPr>
          <w:rFonts w:hint="eastAsia"/>
        </w:rPr>
        <w:t>,</w:t>
      </w:r>
      <w:r>
        <w:rPr>
          <w:rFonts w:hint="eastAsia"/>
        </w:rPr>
        <w:t>单位</w:t>
      </w:r>
      <w:r>
        <w:rPr>
          <w:rFonts w:hint="eastAsia"/>
        </w:rPr>
        <w:t>mm.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7F13B3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17295A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7F13B3" w:rsidTr="006A6C10">
        <w:tc>
          <w:tcPr>
            <w:tcW w:w="7792" w:type="dxa"/>
            <w:gridSpan w:val="17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F13B3" w:rsidTr="006A6C10">
        <w:tc>
          <w:tcPr>
            <w:tcW w:w="7792" w:type="dxa"/>
            <w:gridSpan w:val="17"/>
          </w:tcPr>
          <w:p w:rsidR="007F13B3" w:rsidRDefault="007F13B3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=11</w:t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57" w:author="Zhang, Carol (MSHA)" w:date="2019-12-11T16:14:00Z">
              <w:r w:rsidR="00B2321A" w:rsidRPr="00B2321A">
                <w:rPr>
                  <w:color w:val="0000FF"/>
                  <w:u w:val="single"/>
                  <w:rPrChange w:id="9558" w:author="Zhang, Carol (MSHA)" w:date="2019-12-11T16:14:00Z">
                    <w:rPr/>
                  </w:rPrChange>
                </w:rPr>
                <w:t>Brand</w:t>
              </w:r>
            </w:ins>
            <w:del w:id="955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7F13B3" w:rsidRDefault="007F13B3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60" w:author="Zhang, Carol (MSHA)" w:date="2019-12-11T16:14:00Z">
              <w:r w:rsidR="00B2321A" w:rsidRPr="00B2321A">
                <w:rPr>
                  <w:color w:val="0000FF"/>
                  <w:u w:val="single"/>
                  <w:rPrChange w:id="9561" w:author="Zhang, Carol (MSHA)" w:date="2019-12-11T16:14:00Z">
                    <w:rPr/>
                  </w:rPrChange>
                </w:rPr>
                <w:t>Scale Value</w:t>
              </w:r>
            </w:ins>
            <w:del w:id="95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7F13B3" w:rsidRPr="00E35244" w:rsidRDefault="007F13B3" w:rsidP="006A6C10">
            <w:pPr>
              <w:jc w:val="center"/>
            </w:pPr>
            <w:r w:rsidRPr="00E35244">
              <w:rPr>
                <w:rFonts w:hint="eastAsia"/>
              </w:rPr>
              <w:t>标称刻度长度</w:t>
            </w:r>
            <w:r w:rsidRPr="00E35244">
              <w:rPr>
                <w:rFonts w:hint="eastAsia"/>
              </w:rPr>
              <w:t>(low byte)</w:t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Pr="00E35244" w:rsidRDefault="007F13B3" w:rsidP="006A6C10">
            <w:pPr>
              <w:jc w:val="center"/>
            </w:pPr>
            <w:r w:rsidRPr="00E35244">
              <w:rPr>
                <w:rFonts w:hint="eastAsia"/>
              </w:rPr>
              <w:t>标称刻度长度</w:t>
            </w:r>
            <w:r w:rsidRPr="00E35244">
              <w:rPr>
                <w:rFonts w:hint="eastAsia"/>
              </w:rPr>
              <w:t>(</w:t>
            </w:r>
            <w:r w:rsidRPr="00E35244">
              <w:t>high</w:t>
            </w:r>
            <w:r w:rsidRPr="00E35244">
              <w:rPr>
                <w:rFonts w:hint="eastAsia"/>
              </w:rPr>
              <w:t xml:space="preserve"> byte)</w:t>
            </w:r>
          </w:p>
        </w:tc>
        <w:tc>
          <w:tcPr>
            <w:tcW w:w="3896" w:type="dxa"/>
            <w:gridSpan w:val="8"/>
          </w:tcPr>
          <w:p w:rsidR="007F13B3" w:rsidRPr="00E35244" w:rsidRDefault="007F13B3" w:rsidP="006A6C10">
            <w:pPr>
              <w:jc w:val="center"/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63" w:author="Zhang, Carol (MSHA)" w:date="2019-12-11T16:14:00Z">
              <w:r w:rsidR="00B2321A" w:rsidRPr="00B2321A">
                <w:rPr>
                  <w:color w:val="0000FF"/>
                  <w:u w:val="single"/>
                  <w:rPrChange w:id="9564" w:author="Zhang, Carol (MSHA)" w:date="2019-12-11T16:14:00Z">
                    <w:rPr/>
                  </w:rPrChange>
                </w:rPr>
                <w:t>Scale Value</w:t>
              </w:r>
            </w:ins>
            <w:del w:id="956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E35244">
              <w:rPr>
                <w:rFonts w:hint="eastAsia"/>
              </w:rPr>
              <w:t>标称尾部长度</w:t>
            </w:r>
            <w:r w:rsidRPr="00E35244">
              <w:rPr>
                <w:rFonts w:hint="eastAsia"/>
              </w:rPr>
              <w:t>(low byte)</w:t>
            </w:r>
          </w:p>
        </w:tc>
        <w:tc>
          <w:tcPr>
            <w:tcW w:w="3896" w:type="dxa"/>
            <w:gridSpan w:val="8"/>
          </w:tcPr>
          <w:p w:rsidR="007F13B3" w:rsidRPr="00E35244" w:rsidRDefault="007F13B3" w:rsidP="006A6C10">
            <w:pPr>
              <w:jc w:val="center"/>
            </w:pPr>
            <w:r w:rsidRPr="00E35244">
              <w:rPr>
                <w:rFonts w:hint="eastAsia"/>
              </w:rPr>
              <w:t>标称尾部长度</w:t>
            </w:r>
            <w:r w:rsidRPr="00E35244">
              <w:rPr>
                <w:rFonts w:hint="eastAsia"/>
              </w:rPr>
              <w:t>(</w:t>
            </w:r>
            <w:r w:rsidRPr="00E35244">
              <w:t>high</w:t>
            </w:r>
            <w:r w:rsidRPr="00E35244">
              <w:rPr>
                <w:rFonts w:hint="eastAsia"/>
              </w:rPr>
              <w:t xml:space="preserve"> byte)</w:t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66" w:author="Zhang, Carol (MSHA)" w:date="2019-12-11T16:14:00Z">
              <w:r w:rsidR="00B2321A" w:rsidRPr="00B2321A">
                <w:rPr>
                  <w:color w:val="0000FF"/>
                  <w:u w:val="single"/>
                  <w:rPrChange w:id="9567" w:author="Zhang, Carol (MSHA)" w:date="2019-12-11T16:14:00Z">
                    <w:rPr/>
                  </w:rPrChange>
                </w:rPr>
                <w:t>Scale Value</w:t>
              </w:r>
            </w:ins>
            <w:del w:id="956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7F13B3" w:rsidRPr="00E35244" w:rsidRDefault="007F13B3" w:rsidP="006A6C10">
            <w:pPr>
              <w:jc w:val="center"/>
            </w:pPr>
            <w:r>
              <w:rPr>
                <w:rFonts w:hint="eastAsia"/>
              </w:rPr>
              <w:t>测量外径</w:t>
            </w:r>
            <w:r w:rsidRPr="00E35244">
              <w:rPr>
                <w:rFonts w:hint="eastAsia"/>
              </w:rPr>
              <w:t>(low byte)</w:t>
            </w:r>
          </w:p>
        </w:tc>
      </w:tr>
      <w:tr w:rsidR="007F13B3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7F13B3" w:rsidRPr="00E35244" w:rsidRDefault="007F13B3" w:rsidP="006A6C10">
            <w:pPr>
              <w:jc w:val="center"/>
            </w:pPr>
            <w:r>
              <w:rPr>
                <w:rFonts w:hint="eastAsia"/>
              </w:rPr>
              <w:t>测量外径</w:t>
            </w:r>
            <w:r w:rsidRPr="00E35244">
              <w:rPr>
                <w:rFonts w:hint="eastAsia"/>
              </w:rPr>
              <w:t>(</w:t>
            </w:r>
            <w:r w:rsidRPr="00E35244">
              <w:t xml:space="preserve"> high</w:t>
            </w:r>
            <w:r w:rsidRPr="00E35244">
              <w:rPr>
                <w:rFonts w:hint="eastAsia"/>
              </w:rPr>
              <w:t xml:space="preserve"> byte)</w:t>
            </w:r>
          </w:p>
        </w:tc>
      </w:tr>
    </w:tbl>
    <w:p w:rsidR="007F13B3" w:rsidRDefault="007F13B3" w:rsidP="007F13B3">
      <w:pPr>
        <w:pStyle w:val="a7"/>
        <w:ind w:left="840" w:firstLineChars="0" w:firstLine="0"/>
      </w:pPr>
    </w:p>
    <w:p w:rsidR="007F13B3" w:rsidRDefault="007F13B3" w:rsidP="007F13B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F13B3" w:rsidRDefault="007F13B3" w:rsidP="007F13B3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一</w:t>
      </w:r>
      <w:r>
        <w:rPr>
          <w:rFonts w:hint="eastAsia"/>
        </w:rPr>
        <w:t>个自定义字段</w:t>
      </w:r>
      <w:r>
        <w:rPr>
          <w:rFonts w:hint="eastAsia"/>
        </w:rPr>
        <w:t>,</w:t>
      </w:r>
      <w:r>
        <w:rPr>
          <w:rFonts w:hint="eastAsia"/>
        </w:rPr>
        <w:t>包含校准状态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7F13B3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17295A" w:rsidRDefault="007F13B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7F13B3" w:rsidRPr="00513A48" w:rsidRDefault="007F13B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7F13B3" w:rsidTr="006A6C10">
        <w:tc>
          <w:tcPr>
            <w:tcW w:w="7792" w:type="dxa"/>
            <w:gridSpan w:val="17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F13B3" w:rsidTr="006A6C10">
        <w:tc>
          <w:tcPr>
            <w:tcW w:w="7792" w:type="dxa"/>
            <w:gridSpan w:val="17"/>
          </w:tcPr>
          <w:p w:rsidR="007F13B3" w:rsidRDefault="007F13B3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数据长度</w:t>
            </w:r>
            <w:r>
              <w:rPr>
                <w:rFonts w:hint="eastAsia"/>
                <w:b/>
              </w:rPr>
              <w:t>=3</w:t>
            </w:r>
          </w:p>
        </w:tc>
      </w:tr>
      <w:tr w:rsidR="007F13B3" w:rsidTr="006A6C10">
        <w:tc>
          <w:tcPr>
            <w:tcW w:w="3896" w:type="dxa"/>
            <w:gridSpan w:val="9"/>
          </w:tcPr>
          <w:p w:rsidR="007F13B3" w:rsidRDefault="007F13B3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69" w:author="Zhang, Carol (MSHA)" w:date="2019-12-11T16:14:00Z">
              <w:r w:rsidR="00B2321A" w:rsidRPr="00B2321A">
                <w:rPr>
                  <w:color w:val="0000FF"/>
                  <w:u w:val="single"/>
                  <w:rPrChange w:id="9570" w:author="Zhang, Carol (MSHA)" w:date="2019-12-11T16:14:00Z">
                    <w:rPr/>
                  </w:rPrChange>
                </w:rPr>
                <w:t>Brand</w:t>
              </w:r>
            </w:ins>
            <w:del w:id="95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7F13B3" w:rsidRDefault="007F13B3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7F13B3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7F13B3" w:rsidRPr="00CB643E" w:rsidRDefault="007F13B3" w:rsidP="006A6C10">
            <w:pPr>
              <w:jc w:val="center"/>
              <w:rPr>
                <w:color w:val="0000FF"/>
                <w:u w:val="single"/>
              </w:rPr>
            </w:pPr>
            <w:r w:rsidRPr="00E35244">
              <w:rPr>
                <w:rFonts w:hint="eastAsia"/>
              </w:rPr>
              <w:t>校准状态</w:t>
            </w:r>
            <w:r>
              <w:rPr>
                <w:rFonts w:hint="eastAsia"/>
              </w:rPr>
              <w:t>(</w:t>
            </w: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未校准</w:t>
            </w:r>
            <w:r>
              <w:t>/1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已校准</w:t>
            </w:r>
            <w:r>
              <w:rPr>
                <w:rFonts w:hint="eastAsia"/>
              </w:rPr>
              <w:t>)</w:t>
            </w:r>
          </w:p>
        </w:tc>
      </w:tr>
    </w:tbl>
    <w:p w:rsidR="007F13B3" w:rsidRDefault="007F13B3" w:rsidP="007F13B3">
      <w:pPr>
        <w:pStyle w:val="a7"/>
        <w:ind w:left="840" w:firstLineChars="0" w:firstLine="0"/>
      </w:pPr>
    </w:p>
    <w:p w:rsidR="001E2640" w:rsidRDefault="001E2640" w:rsidP="002D56AA"/>
    <w:p w:rsidR="0009289E" w:rsidRDefault="0009289E" w:rsidP="0009289E">
      <w:pPr>
        <w:pStyle w:val="2"/>
        <w:numPr>
          <w:ilvl w:val="1"/>
          <w:numId w:val="5"/>
        </w:numPr>
      </w:pPr>
      <w:bookmarkStart w:id="9572" w:name="_Ref489965327"/>
      <w:r>
        <w:t>CLEAR</w:t>
      </w:r>
      <w:r w:rsidRPr="00AD33B6">
        <w:t>_</w:t>
      </w:r>
      <w:r>
        <w:t>ALL_CUSTOMBRAND</w:t>
      </w:r>
      <w:r>
        <w:rPr>
          <w:rFonts w:hint="eastAsia"/>
        </w:rPr>
        <w:t>_</w:t>
      </w:r>
      <w:r>
        <w:t>CALIPARA</w:t>
      </w:r>
      <w:bookmarkEnd w:id="9572"/>
    </w:p>
    <w:p w:rsidR="0009289E" w:rsidRPr="003945BF" w:rsidRDefault="0009289E" w:rsidP="0009289E">
      <w:pPr>
        <w:ind w:firstLine="420"/>
      </w:pPr>
      <w:r w:rsidRPr="00BD5CDC">
        <w:rPr>
          <w:rFonts w:hint="eastAsia"/>
        </w:rPr>
        <w:t>清除所有自校准数据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09289E" w:rsidRDefault="0009289E" w:rsidP="0009289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9289E" w:rsidRDefault="0009289E" w:rsidP="0009289E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9289E" w:rsidRDefault="0009289E" w:rsidP="0009289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9289E" w:rsidRDefault="0009289E" w:rsidP="0009289E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09289E" w:rsidRDefault="0009289E" w:rsidP="0009289E">
      <w:pPr>
        <w:pStyle w:val="a7"/>
        <w:ind w:left="840" w:firstLineChars="0" w:firstLine="0"/>
      </w:pPr>
    </w:p>
    <w:p w:rsidR="001E2640" w:rsidRDefault="001E2640" w:rsidP="002D56AA"/>
    <w:p w:rsidR="00B07897" w:rsidRDefault="00B07897" w:rsidP="00B07897">
      <w:pPr>
        <w:pStyle w:val="2"/>
        <w:numPr>
          <w:ilvl w:val="1"/>
          <w:numId w:val="5"/>
        </w:numPr>
      </w:pPr>
      <w:bookmarkStart w:id="9573" w:name="_Ref490138173"/>
      <w:r>
        <w:t>S</w:t>
      </w:r>
      <w:r w:rsidRPr="00AD33B6">
        <w:t>ET_</w:t>
      </w:r>
      <w:r>
        <w:t>PRESELECTON</w:t>
      </w:r>
      <w:r>
        <w:rPr>
          <w:rFonts w:hint="eastAsia"/>
        </w:rPr>
        <w:t>_</w:t>
      </w:r>
      <w:r>
        <w:t>BRAND</w:t>
      </w:r>
      <w:bookmarkEnd w:id="9573"/>
    </w:p>
    <w:p w:rsidR="00B07897" w:rsidRPr="003945BF" w:rsidRDefault="00792CAC" w:rsidP="00B07897">
      <w:pPr>
        <w:ind w:firstLine="420"/>
      </w:pPr>
      <w:r>
        <w:rPr>
          <w:rFonts w:hint="eastAsia"/>
        </w:rPr>
        <w:t>设置</w:t>
      </w:r>
      <w:r w:rsidR="00B07897">
        <w:rPr>
          <w:rFonts w:hint="eastAsia"/>
        </w:rPr>
        <w:t>预选品牌，</w:t>
      </w:r>
      <w:r w:rsidR="00DF5440">
        <w:rPr>
          <w:rFonts w:hint="eastAsia"/>
        </w:rPr>
        <w:t>预选品牌必须从预设品牌和已校准的自定义品牌中选择，</w:t>
      </w:r>
      <w:r w:rsidR="00B07897">
        <w:rPr>
          <w:rFonts w:hint="eastAsia"/>
        </w:rPr>
        <w:t>命令包含字段如下</w:t>
      </w:r>
      <w:r w:rsidR="00B07897" w:rsidRPr="003945BF">
        <w:rPr>
          <w:rFonts w:hint="eastAsia"/>
        </w:rPr>
        <w:t>：</w:t>
      </w:r>
    </w:p>
    <w:p w:rsidR="00B07897" w:rsidRDefault="00B07897" w:rsidP="00B0789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07897" w:rsidRDefault="00B07897" w:rsidP="00B07897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>
        <w:rPr>
          <w:rFonts w:hint="eastAsia"/>
        </w:rPr>
        <w:t>,</w:t>
      </w:r>
      <w:r>
        <w:rPr>
          <w:rFonts w:hint="eastAsia"/>
        </w:rPr>
        <w:t>包含所选定的多个品牌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07897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17295A" w:rsidRDefault="00B078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07897" w:rsidRPr="00513A48" w:rsidRDefault="00B078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07897" w:rsidTr="006A6C10">
        <w:tc>
          <w:tcPr>
            <w:tcW w:w="7792" w:type="dxa"/>
            <w:gridSpan w:val="17"/>
          </w:tcPr>
          <w:p w:rsidR="00B07897" w:rsidRDefault="00B07897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07897" w:rsidTr="006A6C10">
        <w:tc>
          <w:tcPr>
            <w:tcW w:w="7792" w:type="dxa"/>
            <w:gridSpan w:val="17"/>
          </w:tcPr>
          <w:p w:rsidR="00B07897" w:rsidRDefault="00B07897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=?</w:t>
            </w:r>
          </w:p>
        </w:tc>
      </w:tr>
      <w:tr w:rsidR="00B07897" w:rsidTr="006A6C10">
        <w:tc>
          <w:tcPr>
            <w:tcW w:w="3896" w:type="dxa"/>
            <w:gridSpan w:val="9"/>
          </w:tcPr>
          <w:p w:rsidR="00B07897" w:rsidRDefault="00B07897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74" w:author="Zhang, Carol (MSHA)" w:date="2019-12-11T16:14:00Z">
              <w:r w:rsidR="00B2321A" w:rsidRPr="00B2321A">
                <w:rPr>
                  <w:color w:val="0000FF"/>
                  <w:u w:val="single"/>
                  <w:rPrChange w:id="9575" w:author="Zhang, Carol (MSHA)" w:date="2019-12-11T16:14:00Z">
                    <w:rPr/>
                  </w:rPrChange>
                </w:rPr>
                <w:t>Brand</w:t>
              </w:r>
            </w:ins>
            <w:del w:id="95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07897" w:rsidRDefault="00B07897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77" w:author="Zhang, Carol (MSHA)" w:date="2019-12-11T16:14:00Z">
              <w:r w:rsidR="00B2321A" w:rsidRPr="00B2321A">
                <w:rPr>
                  <w:color w:val="0000FF"/>
                  <w:u w:val="single"/>
                  <w:rPrChange w:id="9578" w:author="Zhang, Carol (MSHA)" w:date="2019-12-11T16:14:00Z">
                    <w:rPr/>
                  </w:rPrChange>
                </w:rPr>
                <w:t>Brand</w:t>
              </w:r>
            </w:ins>
            <w:del w:id="957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  <w:tr w:rsidR="00B07897" w:rsidTr="006A6C10">
        <w:tc>
          <w:tcPr>
            <w:tcW w:w="3896" w:type="dxa"/>
            <w:gridSpan w:val="9"/>
          </w:tcPr>
          <w:p w:rsidR="00B07897" w:rsidRPr="00E35244" w:rsidRDefault="00B07897" w:rsidP="006A6C10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80" w:author="Zhang, Carol (MSHA)" w:date="2019-12-11T16:14:00Z">
              <w:r w:rsidR="00B2321A" w:rsidRPr="00B2321A">
                <w:rPr>
                  <w:color w:val="0000FF"/>
                  <w:u w:val="single"/>
                  <w:rPrChange w:id="9581" w:author="Zhang, Carol (MSHA)" w:date="2019-12-11T16:14:00Z">
                    <w:rPr/>
                  </w:rPrChange>
                </w:rPr>
                <w:t>Brand</w:t>
              </w:r>
            </w:ins>
            <w:del w:id="958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07897" w:rsidRPr="00E35244" w:rsidRDefault="00B07897" w:rsidP="006A6C10">
            <w:pPr>
              <w:jc w:val="center"/>
            </w:pPr>
            <w:r>
              <w:t>……</w:t>
            </w:r>
          </w:p>
        </w:tc>
      </w:tr>
    </w:tbl>
    <w:p w:rsidR="00B07897" w:rsidRDefault="00B07897" w:rsidP="00B07897">
      <w:pPr>
        <w:pStyle w:val="a7"/>
        <w:ind w:left="840" w:firstLineChars="0" w:firstLine="0"/>
      </w:pPr>
    </w:p>
    <w:p w:rsidR="00B07897" w:rsidRDefault="00B07897" w:rsidP="00B0789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07897" w:rsidRDefault="00B07897" w:rsidP="00B07897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B07897" w:rsidRPr="00A16D0F" w:rsidRDefault="00B07897" w:rsidP="00B07897"/>
    <w:p w:rsidR="001434A7" w:rsidRDefault="001434A7" w:rsidP="001434A7">
      <w:pPr>
        <w:pStyle w:val="2"/>
        <w:numPr>
          <w:ilvl w:val="1"/>
          <w:numId w:val="5"/>
        </w:numPr>
      </w:pPr>
      <w:bookmarkStart w:id="9583" w:name="_Ref490212388"/>
      <w:r>
        <w:t>S</w:t>
      </w:r>
      <w:r w:rsidRPr="00AD33B6">
        <w:t>ET_</w:t>
      </w:r>
      <w:r>
        <w:t>ALARMTYPE_</w:t>
      </w:r>
      <w:r w:rsidRPr="007D3608">
        <w:t>PASSWORD</w:t>
      </w:r>
      <w:bookmarkEnd w:id="9583"/>
    </w:p>
    <w:p w:rsidR="001434A7" w:rsidRPr="003945BF" w:rsidRDefault="001434A7" w:rsidP="001434A7">
      <w:pPr>
        <w:ind w:firstLine="420"/>
      </w:pPr>
      <w:r>
        <w:rPr>
          <w:rFonts w:hint="eastAsia"/>
        </w:rPr>
        <w:t>设置报警音类型界面密码，命令包含字段如下</w:t>
      </w:r>
      <w:r w:rsidRPr="003945BF">
        <w:rPr>
          <w:rFonts w:hint="eastAsia"/>
        </w:rPr>
        <w:t>：</w:t>
      </w:r>
    </w:p>
    <w:p w:rsidR="001434A7" w:rsidRDefault="001434A7" w:rsidP="001434A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434A7" w:rsidRDefault="001434A7" w:rsidP="001434A7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tblInd w:w="420" w:type="dxa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547"/>
        <w:gridCol w:w="547"/>
        <w:gridCol w:w="547"/>
        <w:gridCol w:w="547"/>
        <w:gridCol w:w="547"/>
        <w:gridCol w:w="547"/>
      </w:tblGrid>
      <w:tr w:rsidR="001434A7" w:rsidRPr="00513A48" w:rsidTr="006A6C10"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17295A" w:rsidRDefault="001434A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1434A7" w:rsidRPr="00513A48" w:rsidRDefault="001434A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434A7" w:rsidTr="006A6C10">
        <w:tc>
          <w:tcPr>
            <w:tcW w:w="7992" w:type="dxa"/>
            <w:gridSpan w:val="16"/>
          </w:tcPr>
          <w:p w:rsidR="001434A7" w:rsidRDefault="001434A7" w:rsidP="006A6C10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</w:p>
        </w:tc>
      </w:tr>
      <w:tr w:rsidR="001434A7" w:rsidTr="006A6C10">
        <w:tc>
          <w:tcPr>
            <w:tcW w:w="7992" w:type="dxa"/>
            <w:gridSpan w:val="16"/>
          </w:tcPr>
          <w:p w:rsidR="001434A7" w:rsidRDefault="001434A7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04</w:t>
            </w:r>
          </w:p>
        </w:tc>
      </w:tr>
      <w:tr w:rsidR="001434A7" w:rsidTr="006A6C10">
        <w:tc>
          <w:tcPr>
            <w:tcW w:w="7992" w:type="dxa"/>
            <w:gridSpan w:val="16"/>
          </w:tcPr>
          <w:p w:rsidR="001434A7" w:rsidRDefault="001434A7" w:rsidP="006A6C10">
            <w:pPr>
              <w:jc w:val="center"/>
              <w:rPr>
                <w:b/>
              </w:rPr>
            </w:pPr>
            <w:r>
              <w:rPr>
                <w:b/>
              </w:rPr>
              <w:t>Password(4 bytes)</w:t>
            </w:r>
          </w:p>
        </w:tc>
      </w:tr>
    </w:tbl>
    <w:p w:rsidR="001434A7" w:rsidRDefault="001434A7" w:rsidP="001434A7">
      <w:pPr>
        <w:pStyle w:val="a7"/>
        <w:ind w:left="840" w:firstLineChars="0" w:firstLine="0"/>
      </w:pPr>
    </w:p>
    <w:p w:rsidR="001434A7" w:rsidRDefault="001434A7" w:rsidP="001434A7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1434A7" w:rsidRDefault="001434A7" w:rsidP="001434A7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DF5440">
        <w:rPr>
          <w:rFonts w:hint="eastAsia"/>
        </w:rPr>
        <w:t>泵端返回一个空的数据包</w:t>
      </w:r>
    </w:p>
    <w:p w:rsidR="001E2640" w:rsidRDefault="001E2640" w:rsidP="002D56AA"/>
    <w:p w:rsidR="001E2640" w:rsidRDefault="00585B53" w:rsidP="00585B53">
      <w:pPr>
        <w:pStyle w:val="2"/>
        <w:numPr>
          <w:ilvl w:val="1"/>
          <w:numId w:val="5"/>
        </w:numPr>
      </w:pPr>
      <w:bookmarkStart w:id="9584" w:name="_Ref496187823"/>
      <w:r w:rsidRPr="00585B53">
        <w:t>CLEAR_CUSTOMBRAND_CALIPARA</w:t>
      </w:r>
      <w:bookmarkEnd w:id="9584"/>
    </w:p>
    <w:p w:rsidR="00585B53" w:rsidRDefault="00585B53" w:rsidP="00585B53">
      <w:pPr>
        <w:ind w:firstLine="420"/>
      </w:pPr>
      <w:r w:rsidRPr="00585B53">
        <w:rPr>
          <w:rFonts w:hint="eastAsia"/>
        </w:rPr>
        <w:t>清除自定义品牌数据</w:t>
      </w:r>
      <w:r>
        <w:rPr>
          <w:rFonts w:hint="eastAsia"/>
        </w:rPr>
        <w:t>，命令包含字段如下：</w:t>
      </w:r>
    </w:p>
    <w:p w:rsidR="00585B53" w:rsidRDefault="00585B53" w:rsidP="00585B5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85B53" w:rsidRDefault="00585B53" w:rsidP="00585B53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85B53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17295A" w:rsidRDefault="00585B53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85B53" w:rsidRPr="00513A48" w:rsidRDefault="00585B53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85B53" w:rsidTr="00D12BA8">
        <w:tc>
          <w:tcPr>
            <w:tcW w:w="7792" w:type="dxa"/>
            <w:gridSpan w:val="17"/>
          </w:tcPr>
          <w:p w:rsidR="00585B53" w:rsidRDefault="00585B53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85B53" w:rsidTr="00D12BA8">
        <w:tc>
          <w:tcPr>
            <w:tcW w:w="7792" w:type="dxa"/>
            <w:gridSpan w:val="17"/>
          </w:tcPr>
          <w:p w:rsidR="00585B53" w:rsidRDefault="00585B53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=1</w:t>
            </w:r>
          </w:p>
        </w:tc>
      </w:tr>
      <w:tr w:rsidR="00585B53" w:rsidTr="00D12BA8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585B53" w:rsidRDefault="00585B53" w:rsidP="00D12BA8">
            <w:pPr>
              <w:jc w:val="center"/>
              <w:rPr>
                <w:b/>
              </w:rPr>
            </w:pPr>
            <w:r w:rsidRPr="00585B53">
              <w:rPr>
                <w:rFonts w:hint="eastAsia"/>
                <w:b/>
              </w:rPr>
              <w:t xml:space="preserve">Custom </w:t>
            </w: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585" w:author="Zhang, Carol (MSHA)" w:date="2019-12-11T16:14:00Z">
              <w:r w:rsidR="00B2321A" w:rsidRPr="00B2321A">
                <w:rPr>
                  <w:color w:val="0000FF"/>
                  <w:u w:val="single"/>
                  <w:rPrChange w:id="9586" w:author="Zhang, Carol (MSHA)" w:date="2019-12-11T16:14:00Z">
                    <w:rPr/>
                  </w:rPrChange>
                </w:rPr>
                <w:t>Brand</w:t>
              </w:r>
            </w:ins>
            <w:del w:id="95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585B53" w:rsidRDefault="00585B53" w:rsidP="00585B5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85B53" w:rsidRDefault="00585B53" w:rsidP="00585B53">
      <w:pPr>
        <w:pStyle w:val="a7"/>
        <w:ind w:left="840" w:firstLineChars="0" w:firstLine="0"/>
      </w:pPr>
      <w:r>
        <w:rPr>
          <w:rFonts w:hint="eastAsia"/>
        </w:rPr>
        <w:t>正常返回：泵端返回一个空的数据包</w:t>
      </w:r>
    </w:p>
    <w:p w:rsidR="00451DF1" w:rsidRDefault="00451DF1" w:rsidP="00585B53">
      <w:pPr>
        <w:pStyle w:val="a7"/>
        <w:ind w:left="840" w:firstLineChars="0" w:firstLine="0"/>
      </w:pPr>
    </w:p>
    <w:p w:rsidR="006B2921" w:rsidRDefault="00451DF1" w:rsidP="00461B88">
      <w:pPr>
        <w:pStyle w:val="2"/>
        <w:numPr>
          <w:ilvl w:val="1"/>
          <w:numId w:val="5"/>
        </w:numPr>
      </w:pPr>
      <w:r>
        <w:t>S</w:t>
      </w:r>
      <w:bookmarkStart w:id="9588" w:name="_Ref517964106"/>
      <w:r w:rsidRPr="00451DF1">
        <w:t>ET_INFUSING_PARAMETER_OF_MODE</w:t>
      </w:r>
      <w:bookmarkEnd w:id="9588"/>
    </w:p>
    <w:p w:rsidR="00451DF1" w:rsidRDefault="00451DF1" w:rsidP="00451DF1">
      <w:pPr>
        <w:pStyle w:val="a7"/>
        <w:ind w:left="425" w:firstLineChars="0" w:firstLine="0"/>
      </w:pPr>
      <w:r>
        <w:rPr>
          <w:rFonts w:hint="eastAsia"/>
        </w:rPr>
        <w:t>设置输注过程中不同模式下的输注参数，不同的模式参数不同。</w:t>
      </w:r>
    </w:p>
    <w:p w:rsidR="00451DF1" w:rsidRPr="002762E0" w:rsidRDefault="00451DF1" w:rsidP="00461B88">
      <w:pPr>
        <w:pStyle w:val="a7"/>
        <w:numPr>
          <w:ilvl w:val="0"/>
          <w:numId w:val="64"/>
        </w:numPr>
        <w:ind w:firstLineChars="0"/>
        <w:rPr>
          <w:b/>
        </w:rPr>
      </w:pPr>
      <w:r>
        <w:rPr>
          <w:rFonts w:hint="eastAsia"/>
          <w:b/>
        </w:rPr>
        <w:t>速率</w:t>
      </w:r>
      <w:r w:rsidRPr="002762E0">
        <w:rPr>
          <w:rFonts w:hint="eastAsia"/>
          <w:b/>
        </w:rPr>
        <w:t>模式</w:t>
      </w: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51DF1" w:rsidRDefault="00451DF1" w:rsidP="00451DF1">
      <w:pPr>
        <w:pStyle w:val="a7"/>
        <w:ind w:left="1260" w:firstLineChars="0" w:firstLine="0"/>
      </w:pPr>
      <w:r>
        <w:rPr>
          <w:rFonts w:hint="eastAsia"/>
        </w:rPr>
        <w:t>该模式下</w:t>
      </w:r>
      <w:r w:rsidR="003274F2">
        <w:rPr>
          <w:rFonts w:hint="eastAsia"/>
        </w:rPr>
        <w:t>设置新速率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451DF1" w:rsidRPr="00513A48" w:rsidTr="00A23F8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17295A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DF5440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451DF1">
              <w:rPr>
                <w:rFonts w:hint="eastAsia"/>
                <w:b/>
              </w:rPr>
              <w:t>0x00</w:t>
            </w:r>
            <w:r w:rsidR="00451DF1">
              <w:rPr>
                <w:b/>
              </w:rPr>
              <w:t>0</w:t>
            </w:r>
            <w:r w:rsidR="00451DF1">
              <w:rPr>
                <w:rFonts w:hint="eastAsia"/>
                <w:b/>
              </w:rPr>
              <w:t>6</w:t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89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90" w:author="Zhang, Carol (MSHA)" w:date="2019-12-11T16:14:00Z">
                    <w:rPr/>
                  </w:rPrChange>
                </w:rPr>
                <w:t>Infusion Mode</w:t>
              </w:r>
            </w:ins>
            <w:del w:id="9591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速率模式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92" w:author="Zhang, Carol (MSHA)" w:date="2019-12-11T16:14:00Z">
              <w:r w:rsidR="00B2321A" w:rsidRPr="00B2321A">
                <w:rPr>
                  <w:color w:val="0000FF"/>
                  <w:u w:val="single"/>
                  <w:rPrChange w:id="9593" w:author="Zhang, Carol (MSHA)" w:date="2019-12-11T16:14:00Z">
                    <w:rPr/>
                  </w:rPrChange>
                </w:rPr>
                <w:t>Scale Value</w:t>
              </w:r>
            </w:ins>
            <w:del w:id="95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DF5440" w:rsidTr="00A23F82">
        <w:trPr>
          <w:jc w:val="center"/>
        </w:trPr>
        <w:tc>
          <w:tcPr>
            <w:tcW w:w="3996" w:type="dxa"/>
            <w:gridSpan w:val="9"/>
          </w:tcPr>
          <w:p w:rsidR="00DF5440" w:rsidRPr="00E70E77" w:rsidRDefault="003274F2" w:rsidP="00DF5440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New </w:t>
            </w:r>
            <w:r w:rsidR="00DF5440">
              <w:rPr>
                <w:b/>
              </w:rPr>
              <w:t>Rate (byte</w:t>
            </w:r>
            <w:r w:rsidR="00DF5440">
              <w:rPr>
                <w:rFonts w:hint="eastAsia"/>
                <w:b/>
              </w:rPr>
              <w:t xml:space="preserve"> 1</w:t>
            </w:r>
            <w:r w:rsidR="00DF5440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F5440" w:rsidRDefault="003274F2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 w:rsidR="00DF5440">
              <w:rPr>
                <w:b/>
              </w:rPr>
              <w:t>Rate (byte</w:t>
            </w:r>
            <w:r w:rsidR="00DF5440">
              <w:rPr>
                <w:rFonts w:hint="eastAsia"/>
                <w:b/>
              </w:rPr>
              <w:t xml:space="preserve"> 2</w:t>
            </w:r>
            <w:r w:rsidR="00DF5440">
              <w:rPr>
                <w:b/>
              </w:rPr>
              <w:t>)</w:t>
            </w:r>
          </w:p>
        </w:tc>
      </w:tr>
      <w:tr w:rsidR="00DF5440" w:rsidTr="00A23F82">
        <w:trPr>
          <w:jc w:val="center"/>
        </w:trPr>
        <w:tc>
          <w:tcPr>
            <w:tcW w:w="3996" w:type="dxa"/>
            <w:gridSpan w:val="9"/>
          </w:tcPr>
          <w:p w:rsidR="00DF5440" w:rsidRPr="00E70E77" w:rsidRDefault="003274F2" w:rsidP="00DF5440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 w:rsidR="00DF5440">
              <w:rPr>
                <w:b/>
              </w:rPr>
              <w:t>Rate (byte</w:t>
            </w:r>
            <w:r w:rsidR="00DF5440">
              <w:rPr>
                <w:rFonts w:hint="eastAsia"/>
                <w:b/>
              </w:rPr>
              <w:t xml:space="preserve"> 3</w:t>
            </w:r>
            <w:r w:rsidR="00DF5440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DF5440" w:rsidRDefault="003274F2" w:rsidP="00DF54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 w:rsidR="00DF5440">
              <w:rPr>
                <w:b/>
              </w:rPr>
              <w:t>Rate (byte</w:t>
            </w:r>
            <w:r w:rsidR="00DF5440">
              <w:rPr>
                <w:rFonts w:hint="eastAsia"/>
                <w:b/>
              </w:rPr>
              <w:t xml:space="preserve"> 4</w:t>
            </w:r>
            <w:r w:rsidR="00DF5440">
              <w:rPr>
                <w:b/>
              </w:rPr>
              <w:t>)</w:t>
            </w:r>
          </w:p>
        </w:tc>
      </w:tr>
    </w:tbl>
    <w:p w:rsidR="00451DF1" w:rsidRDefault="00451DF1" w:rsidP="00451DF1">
      <w:pPr>
        <w:pStyle w:val="a7"/>
        <w:ind w:left="425" w:firstLineChars="0" w:firstLine="0"/>
      </w:pP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51DF1" w:rsidRPr="004F08A4" w:rsidRDefault="00451DF1" w:rsidP="00451DF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451DF1" w:rsidRDefault="00451DF1" w:rsidP="00451DF1">
      <w:pPr>
        <w:pStyle w:val="a7"/>
        <w:ind w:left="425" w:firstLineChars="0" w:firstLine="0"/>
      </w:pPr>
    </w:p>
    <w:p w:rsidR="00451DF1" w:rsidRPr="002762E0" w:rsidRDefault="00451DF1" w:rsidP="00461B88">
      <w:pPr>
        <w:pStyle w:val="a7"/>
        <w:numPr>
          <w:ilvl w:val="0"/>
          <w:numId w:val="64"/>
        </w:numPr>
        <w:ind w:firstLineChars="0"/>
        <w:rPr>
          <w:b/>
        </w:rPr>
      </w:pPr>
      <w:r w:rsidRPr="002762E0">
        <w:rPr>
          <w:rFonts w:hint="eastAsia"/>
          <w:b/>
        </w:rPr>
        <w:t>多速率模式</w:t>
      </w: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51DF1" w:rsidRDefault="00451DF1" w:rsidP="00451DF1">
      <w:pPr>
        <w:pStyle w:val="a7"/>
        <w:ind w:left="1260" w:firstLineChars="0" w:firstLine="0"/>
      </w:pPr>
      <w:r>
        <w:rPr>
          <w:rFonts w:hint="eastAsia"/>
        </w:rPr>
        <w:t>该模式下需要设置</w:t>
      </w:r>
      <w:r w:rsidR="003274F2">
        <w:rPr>
          <w:rFonts w:hint="eastAsia"/>
        </w:rPr>
        <w:t>设置新速率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451DF1" w:rsidRPr="00513A48" w:rsidTr="00A23F8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17295A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DF5440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451DF1">
              <w:rPr>
                <w:rFonts w:hint="eastAsia"/>
                <w:b/>
              </w:rPr>
              <w:t>0x00</w:t>
            </w:r>
            <w:r w:rsidR="00F11F4B">
              <w:rPr>
                <w:rFonts w:hint="eastAsia"/>
                <w:b/>
              </w:rPr>
              <w:t>06</w:t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595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596" w:author="Zhang, Carol (MSHA)" w:date="2019-12-11T16:14:00Z">
                    <w:rPr/>
                  </w:rPrChange>
                </w:rPr>
                <w:t>Infusion Mode</w:t>
              </w:r>
            </w:ins>
            <w:del w:id="9597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多速率模式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598" w:author="Zhang, Carol (MSHA)" w:date="2019-12-11T16:14:00Z">
              <w:r w:rsidR="00B2321A" w:rsidRPr="00B2321A">
                <w:rPr>
                  <w:color w:val="0000FF"/>
                  <w:u w:val="single"/>
                  <w:rPrChange w:id="9599" w:author="Zhang, Carol (MSHA)" w:date="2019-12-11T16:14:00Z">
                    <w:rPr/>
                  </w:rPrChange>
                </w:rPr>
                <w:t>Scale Value</w:t>
              </w:r>
            </w:ins>
            <w:del w:id="960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3274F2" w:rsidTr="00A23F82">
        <w:trPr>
          <w:jc w:val="center"/>
        </w:trPr>
        <w:tc>
          <w:tcPr>
            <w:tcW w:w="3996" w:type="dxa"/>
            <w:gridSpan w:val="9"/>
          </w:tcPr>
          <w:p w:rsidR="003274F2" w:rsidRPr="00E70E77" w:rsidRDefault="003274F2" w:rsidP="003274F2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 xml:space="preserve">New </w:t>
            </w:r>
            <w:r>
              <w:rPr>
                <w:b/>
              </w:rPr>
              <w:t>Rate (byte</w:t>
            </w:r>
            <w:r>
              <w:rPr>
                <w:rFonts w:hint="eastAsia"/>
                <w:b/>
              </w:rPr>
              <w:t xml:space="preserve">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74F2" w:rsidRDefault="003274F2" w:rsidP="003274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>
              <w:rPr>
                <w:b/>
              </w:rPr>
              <w:t>Rate (byte</w:t>
            </w:r>
            <w:r>
              <w:rPr>
                <w:rFonts w:hint="eastAsia"/>
                <w:b/>
              </w:rPr>
              <w:t xml:space="preserve"> 2</w:t>
            </w:r>
            <w:r>
              <w:rPr>
                <w:b/>
              </w:rPr>
              <w:t>)</w:t>
            </w:r>
          </w:p>
        </w:tc>
      </w:tr>
      <w:tr w:rsidR="003274F2" w:rsidTr="00A23F82">
        <w:trPr>
          <w:jc w:val="center"/>
        </w:trPr>
        <w:tc>
          <w:tcPr>
            <w:tcW w:w="3996" w:type="dxa"/>
            <w:gridSpan w:val="9"/>
          </w:tcPr>
          <w:p w:rsidR="003274F2" w:rsidRPr="00E70E77" w:rsidRDefault="003274F2" w:rsidP="003274F2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>
              <w:rPr>
                <w:b/>
              </w:rPr>
              <w:t>Rate (byte</w:t>
            </w:r>
            <w:r>
              <w:rPr>
                <w:rFonts w:hint="eastAsia"/>
                <w:b/>
              </w:rPr>
              <w:t xml:space="preserve"> 3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3274F2" w:rsidRDefault="003274F2" w:rsidP="003274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New </w:t>
            </w:r>
            <w:r>
              <w:rPr>
                <w:b/>
              </w:rPr>
              <w:t>Rate (byte</w:t>
            </w:r>
            <w:r>
              <w:rPr>
                <w:rFonts w:hint="eastAsia"/>
                <w:b/>
              </w:rPr>
              <w:t xml:space="preserve"> 4</w:t>
            </w:r>
            <w:r>
              <w:rPr>
                <w:b/>
              </w:rPr>
              <w:t>)</w:t>
            </w:r>
          </w:p>
        </w:tc>
      </w:tr>
    </w:tbl>
    <w:p w:rsidR="00451DF1" w:rsidRPr="00F63557" w:rsidRDefault="00451DF1" w:rsidP="00451DF1">
      <w:pPr>
        <w:pStyle w:val="a7"/>
        <w:ind w:left="1260" w:firstLineChars="0" w:firstLine="0"/>
      </w:pP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51DF1" w:rsidRPr="004F08A4" w:rsidRDefault="00451DF1" w:rsidP="00451DF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451DF1" w:rsidRDefault="00451DF1" w:rsidP="00451DF1">
      <w:pPr>
        <w:pStyle w:val="a7"/>
        <w:ind w:left="425" w:firstLineChars="0" w:firstLine="0"/>
      </w:pPr>
    </w:p>
    <w:p w:rsidR="00451DF1" w:rsidRPr="002762E0" w:rsidRDefault="00451DF1" w:rsidP="00461B88">
      <w:pPr>
        <w:pStyle w:val="a7"/>
        <w:numPr>
          <w:ilvl w:val="0"/>
          <w:numId w:val="64"/>
        </w:numPr>
        <w:ind w:firstLineChars="0"/>
        <w:rPr>
          <w:b/>
        </w:rPr>
      </w:pPr>
      <w:r w:rsidRPr="002762E0">
        <w:rPr>
          <w:rFonts w:hint="eastAsia"/>
          <w:b/>
        </w:rPr>
        <w:t>时间模式</w:t>
      </w: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51DF1" w:rsidRDefault="00451DF1" w:rsidP="00451DF1">
      <w:pPr>
        <w:pStyle w:val="a7"/>
        <w:ind w:left="1260" w:firstLineChars="0" w:firstLine="0"/>
      </w:pPr>
      <w:r>
        <w:rPr>
          <w:rFonts w:hint="eastAsia"/>
        </w:rPr>
        <w:t>该模式下需要设置</w:t>
      </w:r>
      <w:r w:rsidR="003274F2">
        <w:rPr>
          <w:rFonts w:hint="eastAsia"/>
        </w:rPr>
        <w:t>新</w:t>
      </w:r>
      <w:r>
        <w:rPr>
          <w:rFonts w:hint="eastAsia"/>
        </w:rPr>
        <w:t>时间，命令包含字段如下：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451DF1" w:rsidRPr="00513A48" w:rsidTr="00A23F8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17295A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DF5440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451DF1">
              <w:rPr>
                <w:rFonts w:hint="eastAsia"/>
                <w:b/>
              </w:rPr>
              <w:t>0x00</w:t>
            </w:r>
            <w:r w:rsidR="00A23F82">
              <w:rPr>
                <w:b/>
              </w:rPr>
              <w:t>0</w:t>
            </w:r>
            <w:r w:rsidR="00A23F82">
              <w:rPr>
                <w:rFonts w:hint="eastAsia"/>
                <w:b/>
              </w:rPr>
              <w:t>3</w:t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601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602" w:author="Zhang, Carol (MSHA)" w:date="2019-12-11T16:14:00Z">
                    <w:rPr/>
                  </w:rPrChange>
                </w:rPr>
                <w:t>Infusion Mode</w:t>
              </w:r>
            </w:ins>
            <w:del w:id="9603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>
              <w:rPr>
                <w:rFonts w:hint="eastAsia"/>
                <w:b/>
                <w:bCs/>
                <w:color w:val="0000FF"/>
                <w:u w:val="single"/>
              </w:rPr>
              <w:t>时间模式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7B0A26">
              <w:rPr>
                <w:b/>
              </w:rPr>
              <w:t>Hour</w:t>
            </w:r>
          </w:p>
        </w:tc>
      </w:tr>
      <w:tr w:rsidR="00A23F82" w:rsidTr="00A23F82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A23F82" w:rsidRPr="007B0A26" w:rsidRDefault="00A23F82" w:rsidP="00A23F82">
            <w:pPr>
              <w:jc w:val="center"/>
              <w:rPr>
                <w:b/>
              </w:rPr>
            </w:pPr>
            <w:r w:rsidRPr="007B0A26">
              <w:rPr>
                <w:b/>
              </w:rPr>
              <w:t>Minute</w:t>
            </w:r>
          </w:p>
        </w:tc>
      </w:tr>
    </w:tbl>
    <w:p w:rsidR="00451DF1" w:rsidRPr="00F63557" w:rsidRDefault="00451DF1" w:rsidP="00451DF1">
      <w:pPr>
        <w:pStyle w:val="a7"/>
        <w:ind w:left="1260" w:firstLineChars="0" w:firstLine="0"/>
      </w:pP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51DF1" w:rsidRPr="004F08A4" w:rsidRDefault="00451DF1" w:rsidP="00451DF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451DF1" w:rsidRDefault="00451DF1" w:rsidP="00451DF1">
      <w:pPr>
        <w:pStyle w:val="a7"/>
        <w:ind w:left="425" w:firstLineChars="0" w:firstLine="0"/>
      </w:pPr>
    </w:p>
    <w:p w:rsidR="00451DF1" w:rsidRPr="002762E0" w:rsidRDefault="00451DF1" w:rsidP="00461B88">
      <w:pPr>
        <w:pStyle w:val="a7"/>
        <w:numPr>
          <w:ilvl w:val="0"/>
          <w:numId w:val="64"/>
        </w:numPr>
        <w:ind w:firstLineChars="0"/>
        <w:rPr>
          <w:b/>
        </w:rPr>
      </w:pPr>
      <w:r w:rsidRPr="002762E0">
        <w:rPr>
          <w:rFonts w:hint="eastAsia"/>
          <w:b/>
        </w:rPr>
        <w:t>体重模式</w:t>
      </w: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51DF1" w:rsidRDefault="00451DF1" w:rsidP="00451DF1">
      <w:pPr>
        <w:pStyle w:val="a7"/>
        <w:ind w:left="709" w:firstLineChars="0" w:firstLine="551"/>
      </w:pPr>
      <w:r>
        <w:rPr>
          <w:rFonts w:hint="eastAsia"/>
        </w:rPr>
        <w:t>该模式下需要设置</w:t>
      </w:r>
      <w:r w:rsidR="003274F2">
        <w:rPr>
          <w:rFonts w:hint="eastAsia"/>
        </w:rPr>
        <w:t>新</w:t>
      </w:r>
      <w:r w:rsidRPr="00A41EB9">
        <w:rPr>
          <w:rFonts w:hint="eastAsia"/>
        </w:rPr>
        <w:t>剂量</w:t>
      </w:r>
      <w:r>
        <w:rPr>
          <w:rFonts w:hint="eastAsia"/>
        </w:rPr>
        <w:t>，命令包含字段如下：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451DF1" w:rsidRPr="00513A48" w:rsidTr="00A23F82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17295A" w:rsidRDefault="00451DF1" w:rsidP="00A23F82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451DF1" w:rsidRPr="00513A48" w:rsidRDefault="00451DF1" w:rsidP="00A23F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451DF1" w:rsidTr="00A23F82">
        <w:trPr>
          <w:jc w:val="center"/>
        </w:trPr>
        <w:tc>
          <w:tcPr>
            <w:tcW w:w="7992" w:type="dxa"/>
            <w:gridSpan w:val="17"/>
          </w:tcPr>
          <w:p w:rsidR="00451DF1" w:rsidRDefault="00DF5440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451DF1">
              <w:rPr>
                <w:rFonts w:hint="eastAsia"/>
                <w:b/>
              </w:rPr>
              <w:t>0x00</w:t>
            </w:r>
            <w:r w:rsidR="000A46B5">
              <w:rPr>
                <w:rFonts w:hint="eastAsia"/>
                <w:b/>
              </w:rPr>
              <w:t>06</w:t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D44A93">
              <w:rPr>
                <w:b/>
                <w:bCs/>
                <w:color w:val="0000FF"/>
                <w:u w:val="single"/>
              </w:rPr>
              <w:fldChar w:fldCharType="begin"/>
            </w:r>
            <w:r w:rsidRPr="00D44A93">
              <w:rPr>
                <w:b/>
                <w:bCs/>
                <w:color w:val="0000FF"/>
                <w:u w:val="single"/>
              </w:rPr>
              <w:instrText xml:space="preserve"> REF _Ref485214698 \h </w:instrText>
            </w:r>
            <w:r>
              <w:rPr>
                <w:b/>
                <w:bCs/>
                <w:color w:val="0000FF"/>
                <w:u w:val="single"/>
              </w:rPr>
              <w:instrText xml:space="preserve"> \* MERGEFORMAT </w:instrText>
            </w:r>
            <w:r w:rsidRPr="00D44A93">
              <w:rPr>
                <w:b/>
                <w:bCs/>
                <w:color w:val="0000FF"/>
                <w:u w:val="single"/>
              </w:rPr>
            </w:r>
            <w:r w:rsidRPr="00D44A93">
              <w:rPr>
                <w:b/>
                <w:bCs/>
                <w:color w:val="0000FF"/>
                <w:u w:val="single"/>
              </w:rPr>
              <w:fldChar w:fldCharType="separate"/>
            </w:r>
            <w:ins w:id="9604" w:author="Zhang, Carol (MSHA)" w:date="2019-12-11T16:14:00Z">
              <w:r w:rsidR="00B2321A" w:rsidRPr="00B2321A">
                <w:rPr>
                  <w:b/>
                  <w:bCs/>
                  <w:color w:val="0000FF"/>
                  <w:u w:val="single"/>
                  <w:rPrChange w:id="9605" w:author="Zhang, Carol (MSHA)" w:date="2019-12-11T16:14:00Z">
                    <w:rPr/>
                  </w:rPrChange>
                </w:rPr>
                <w:t>Infusion Mode</w:t>
              </w:r>
            </w:ins>
            <w:del w:id="9606" w:author="Zhang, Carol (MSHA)" w:date="2019-08-21T10:59:00Z">
              <w:r w:rsidR="009736A5" w:rsidRPr="00461B88" w:rsidDel="00E71FAC">
                <w:rPr>
                  <w:b/>
                  <w:bCs/>
                  <w:color w:val="0000FF"/>
                  <w:u w:val="single"/>
                </w:rPr>
                <w:delText>Infusion Mode</w:delText>
              </w:r>
            </w:del>
            <w:r w:rsidRPr="00D44A93">
              <w:rPr>
                <w:b/>
                <w:bCs/>
                <w:color w:val="0000FF"/>
                <w:u w:val="single"/>
              </w:rPr>
              <w:fldChar w:fldCharType="end"/>
            </w:r>
            <w:r>
              <w:rPr>
                <w:b/>
                <w:bCs/>
                <w:color w:val="0000FF"/>
                <w:u w:val="single"/>
              </w:rPr>
              <w:t xml:space="preserve"> = </w:t>
            </w:r>
            <w:r w:rsidRPr="00F23B35">
              <w:rPr>
                <w:rFonts w:hint="eastAsia"/>
                <w:b/>
                <w:bCs/>
                <w:color w:val="0000FF"/>
                <w:u w:val="single"/>
              </w:rPr>
              <w:t>体重模式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607" w:author="Zhang, Carol (MSHA)" w:date="2019-12-11T16:14:00Z">
              <w:r w:rsidR="00B2321A" w:rsidRPr="00B2321A">
                <w:rPr>
                  <w:color w:val="0000FF"/>
                  <w:u w:val="single"/>
                  <w:rPrChange w:id="9608" w:author="Zhang, Carol (MSHA)" w:date="2019-12-11T16:14:00Z">
                    <w:rPr/>
                  </w:rPrChange>
                </w:rPr>
                <w:t>Scale Value</w:t>
              </w:r>
            </w:ins>
            <w:del w:id="96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Pr="00E70E77" w:rsidRDefault="003274F2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Dose</w:t>
            </w:r>
            <w:r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1</w:t>
            </w:r>
            <w:r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 w:rsidR="003274F2">
              <w:rPr>
                <w:b/>
              </w:rPr>
              <w:t>(byte</w:t>
            </w:r>
            <w:r w:rsidR="003274F2">
              <w:rPr>
                <w:rFonts w:hint="eastAsia"/>
                <w:b/>
              </w:rPr>
              <w:t xml:space="preserve"> 2</w:t>
            </w:r>
            <w:r w:rsidR="003274F2">
              <w:rPr>
                <w:b/>
              </w:rPr>
              <w:t>)</w:t>
            </w:r>
          </w:p>
        </w:tc>
      </w:tr>
      <w:tr w:rsidR="00451DF1" w:rsidTr="00A23F82">
        <w:trPr>
          <w:jc w:val="center"/>
        </w:trPr>
        <w:tc>
          <w:tcPr>
            <w:tcW w:w="3996" w:type="dxa"/>
            <w:gridSpan w:val="9"/>
          </w:tcPr>
          <w:p w:rsidR="00451DF1" w:rsidRPr="00E70E77" w:rsidRDefault="00451DF1" w:rsidP="00A23F82">
            <w:pPr>
              <w:jc w:val="center"/>
              <w:rPr>
                <w:rStyle w:val="a9"/>
                <w:b/>
              </w:rPr>
            </w:pPr>
            <w:r>
              <w:rPr>
                <w:rFonts w:hint="eastAsia"/>
                <w:b/>
              </w:rPr>
              <w:t>Dose</w:t>
            </w:r>
            <w:r w:rsidR="003274F2">
              <w:rPr>
                <w:b/>
              </w:rPr>
              <w:t>(byte</w:t>
            </w:r>
            <w:r w:rsidR="003274F2">
              <w:rPr>
                <w:rFonts w:hint="eastAsia"/>
                <w:b/>
              </w:rPr>
              <w:t xml:space="preserve"> 3</w:t>
            </w:r>
            <w:r w:rsidR="003274F2">
              <w:rPr>
                <w:b/>
              </w:rPr>
              <w:t>)</w:t>
            </w:r>
          </w:p>
        </w:tc>
        <w:tc>
          <w:tcPr>
            <w:tcW w:w="3996" w:type="dxa"/>
            <w:gridSpan w:val="8"/>
          </w:tcPr>
          <w:p w:rsidR="00451DF1" w:rsidRDefault="00451DF1" w:rsidP="00A23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Dose</w:t>
            </w:r>
            <w:r w:rsidR="003274F2">
              <w:rPr>
                <w:b/>
              </w:rPr>
              <w:t>(byte</w:t>
            </w:r>
            <w:r w:rsidR="003274F2">
              <w:rPr>
                <w:rFonts w:hint="eastAsia"/>
                <w:b/>
              </w:rPr>
              <w:t xml:space="preserve"> 4</w:t>
            </w:r>
            <w:r w:rsidR="003274F2">
              <w:rPr>
                <w:b/>
              </w:rPr>
              <w:t>)</w:t>
            </w:r>
          </w:p>
        </w:tc>
      </w:tr>
    </w:tbl>
    <w:p w:rsidR="00451DF1" w:rsidRPr="00F63557" w:rsidRDefault="00451DF1" w:rsidP="00451DF1">
      <w:pPr>
        <w:pStyle w:val="a7"/>
        <w:ind w:left="1260" w:firstLineChars="0" w:firstLine="0"/>
      </w:pPr>
    </w:p>
    <w:p w:rsidR="00451DF1" w:rsidRDefault="00451DF1" w:rsidP="00451DF1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51DF1" w:rsidRPr="004F08A4" w:rsidRDefault="00451DF1" w:rsidP="00451DF1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451DF1" w:rsidRDefault="00451DF1" w:rsidP="00C0291F"/>
    <w:p w:rsidR="003B3AF5" w:rsidRDefault="003B3AF5" w:rsidP="00461B88">
      <w:pPr>
        <w:pStyle w:val="2"/>
        <w:numPr>
          <w:ilvl w:val="1"/>
          <w:numId w:val="5"/>
        </w:numPr>
      </w:pPr>
      <w:bookmarkStart w:id="9610" w:name="_Ref520203847"/>
      <w:r w:rsidRPr="00B31294">
        <w:t>SET_</w:t>
      </w:r>
      <w:r w:rsidR="00032B14">
        <w:rPr>
          <w:rFonts w:hint="eastAsia"/>
        </w:rPr>
        <w:t>TUBE_</w:t>
      </w:r>
      <w:r w:rsidRPr="00B31294">
        <w:t>PRECISION_CALIBRATION_</w:t>
      </w:r>
      <w:r>
        <w:rPr>
          <w:rFonts w:hint="eastAsia"/>
        </w:rPr>
        <w:t>BRAND</w:t>
      </w:r>
      <w:bookmarkEnd w:id="9610"/>
    </w:p>
    <w:p w:rsidR="003B3AF5" w:rsidRDefault="003B3AF5" w:rsidP="003B3AF5">
      <w:pPr>
        <w:ind w:firstLine="420"/>
      </w:pPr>
      <w:r>
        <w:rPr>
          <w:rFonts w:hint="eastAsia"/>
        </w:rPr>
        <w:t>设置准备校准的管路品牌</w:t>
      </w:r>
      <w:r>
        <w:rPr>
          <w:rFonts w:hint="eastAsia"/>
        </w:rPr>
        <w:t>,</w:t>
      </w:r>
      <w:r>
        <w:rPr>
          <w:rFonts w:hint="eastAsia"/>
        </w:rPr>
        <w:t>准备开始管路校准，命令包含字段如下：</w:t>
      </w:r>
    </w:p>
    <w:p w:rsidR="003B3AF5" w:rsidRDefault="003B3AF5" w:rsidP="003B3AF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B3AF5" w:rsidRDefault="003B3AF5" w:rsidP="003B3AF5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3B3AF5" w:rsidRPr="00513A48" w:rsidTr="009A4AF7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17295A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B3AF5" w:rsidTr="009A4AF7">
        <w:trPr>
          <w:jc w:val="center"/>
        </w:trPr>
        <w:tc>
          <w:tcPr>
            <w:tcW w:w="7992" w:type="dxa"/>
            <w:gridSpan w:val="17"/>
          </w:tcPr>
          <w:p w:rsidR="003B3AF5" w:rsidRDefault="003B3AF5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3B3AF5" w:rsidTr="009A4AF7">
        <w:trPr>
          <w:jc w:val="center"/>
        </w:trPr>
        <w:tc>
          <w:tcPr>
            <w:tcW w:w="7992" w:type="dxa"/>
            <w:gridSpan w:val="17"/>
          </w:tcPr>
          <w:p w:rsidR="003B3AF5" w:rsidRDefault="003274F2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B3AF5">
              <w:rPr>
                <w:rFonts w:hint="eastAsia"/>
                <w:b/>
              </w:rPr>
              <w:t>0x00</w:t>
            </w:r>
            <w:r w:rsidR="003B3AF5">
              <w:rPr>
                <w:b/>
              </w:rPr>
              <w:t>00</w:t>
            </w:r>
            <w:r w:rsidR="003B3AF5">
              <w:rPr>
                <w:rFonts w:hint="eastAsia"/>
                <w:b/>
              </w:rPr>
              <w:t>1</w:t>
            </w:r>
          </w:p>
        </w:tc>
      </w:tr>
      <w:tr w:rsidR="003B3AF5" w:rsidTr="009A4AF7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3B3AF5" w:rsidRPr="00E70E77" w:rsidRDefault="003B3AF5" w:rsidP="009A4AF7">
            <w:pPr>
              <w:jc w:val="center"/>
              <w:rPr>
                <w:rStyle w:val="a9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611" w:author="Zhang, Carol (MSHA)" w:date="2019-12-11T16:14:00Z">
              <w:r w:rsidR="00B2321A" w:rsidRPr="00B2321A">
                <w:rPr>
                  <w:color w:val="0000FF"/>
                  <w:u w:val="single"/>
                  <w:rPrChange w:id="9612" w:author="Zhang, Carol (MSHA)" w:date="2019-12-11T16:14:00Z">
                    <w:rPr/>
                  </w:rPrChange>
                </w:rPr>
                <w:t>Brand</w:t>
              </w:r>
            </w:ins>
            <w:del w:id="961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3B3AF5" w:rsidRDefault="003B3AF5" w:rsidP="003B3AF5">
      <w:pPr>
        <w:pStyle w:val="a7"/>
        <w:ind w:left="840" w:firstLineChars="0" w:firstLine="0"/>
      </w:pPr>
    </w:p>
    <w:p w:rsidR="003B3AF5" w:rsidRDefault="003B3AF5" w:rsidP="003B3AF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B3AF5" w:rsidRDefault="003B3AF5" w:rsidP="003B3AF5">
      <w:pPr>
        <w:pStyle w:val="a7"/>
        <w:ind w:left="840" w:firstLineChars="0" w:firstLine="0"/>
      </w:pPr>
      <w:r>
        <w:rPr>
          <w:rFonts w:hint="eastAsia"/>
        </w:rPr>
        <w:t>正常返回：泵端返回设置</w:t>
      </w:r>
      <w:r w:rsidR="00CC6215">
        <w:rPr>
          <w:rFonts w:hint="eastAsia"/>
        </w:rPr>
        <w:t>待校准管路品牌结果</w:t>
      </w:r>
      <w:r>
        <w:rPr>
          <w:rFonts w:hint="eastAsia"/>
        </w:rPr>
        <w:t>。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3B3AF5" w:rsidRPr="00513A48" w:rsidTr="009A4AF7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17295A" w:rsidRDefault="003B3AF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3B3AF5" w:rsidRPr="00513A48" w:rsidRDefault="003B3AF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B3AF5" w:rsidTr="009A4AF7">
        <w:trPr>
          <w:jc w:val="center"/>
        </w:trPr>
        <w:tc>
          <w:tcPr>
            <w:tcW w:w="7992" w:type="dxa"/>
            <w:gridSpan w:val="17"/>
          </w:tcPr>
          <w:p w:rsidR="003B3AF5" w:rsidRDefault="003B3AF5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0x00</w:t>
            </w:r>
            <w:r>
              <w:rPr>
                <w:b/>
              </w:rPr>
              <w:t>01</w:t>
            </w:r>
          </w:p>
        </w:tc>
      </w:tr>
      <w:tr w:rsidR="003B3AF5" w:rsidTr="009A4AF7">
        <w:trPr>
          <w:jc w:val="center"/>
        </w:trPr>
        <w:tc>
          <w:tcPr>
            <w:tcW w:w="7992" w:type="dxa"/>
            <w:gridSpan w:val="17"/>
          </w:tcPr>
          <w:p w:rsidR="003B3AF5" w:rsidRDefault="003274F2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B3AF5">
              <w:rPr>
                <w:rFonts w:hint="eastAsia"/>
                <w:b/>
              </w:rPr>
              <w:t>0x00</w:t>
            </w:r>
            <w:r w:rsidR="003B3AF5">
              <w:rPr>
                <w:b/>
              </w:rPr>
              <w:t>0</w:t>
            </w:r>
            <w:r w:rsidR="00CC6215">
              <w:rPr>
                <w:rFonts w:hint="eastAsia"/>
                <w:b/>
              </w:rPr>
              <w:t>1</w:t>
            </w:r>
          </w:p>
        </w:tc>
      </w:tr>
      <w:tr w:rsidR="003B3AF5" w:rsidTr="009A4AF7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3B3AF5" w:rsidRDefault="003B3AF5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1:OK/0:Fail</w:t>
            </w:r>
          </w:p>
        </w:tc>
      </w:tr>
    </w:tbl>
    <w:p w:rsidR="003B3AF5" w:rsidRDefault="003B3AF5" w:rsidP="00461B88">
      <w:pPr>
        <w:pStyle w:val="2"/>
        <w:numPr>
          <w:ilvl w:val="1"/>
          <w:numId w:val="5"/>
        </w:numPr>
      </w:pPr>
      <w:bookmarkStart w:id="9614" w:name="_Ref520203861"/>
      <w:r>
        <w:t>S</w:t>
      </w:r>
      <w:r>
        <w:rPr>
          <w:rFonts w:hint="eastAsia"/>
        </w:rPr>
        <w:t>TART</w:t>
      </w:r>
      <w:r w:rsidR="00032B14" w:rsidRPr="00B31294">
        <w:t>_</w:t>
      </w:r>
      <w:r w:rsidR="00032B14">
        <w:rPr>
          <w:rFonts w:hint="eastAsia"/>
        </w:rPr>
        <w:t>TUBE</w:t>
      </w:r>
      <w:r w:rsidRPr="00B31294">
        <w:t>_PRECISION_CALIBRATION_</w:t>
      </w:r>
      <w:r>
        <w:rPr>
          <w:rFonts w:hint="eastAsia"/>
        </w:rPr>
        <w:t>PRIMING</w:t>
      </w:r>
      <w:bookmarkEnd w:id="9614"/>
    </w:p>
    <w:p w:rsidR="00CC6215" w:rsidRDefault="003E6B8C" w:rsidP="00CC6215">
      <w:pPr>
        <w:ind w:firstLine="420"/>
      </w:pPr>
      <w:r>
        <w:rPr>
          <w:rFonts w:hint="eastAsia"/>
        </w:rPr>
        <w:t>开始</w:t>
      </w:r>
      <w:r w:rsidR="00CC6215">
        <w:rPr>
          <w:rFonts w:hint="eastAsia"/>
        </w:rPr>
        <w:t>管路校准前排气，命令包含字段如下：</w:t>
      </w:r>
    </w:p>
    <w:p w:rsidR="00CC6215" w:rsidRDefault="00CC6215" w:rsidP="00CC621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C6215" w:rsidRDefault="008326BD" w:rsidP="00461B88">
      <w:pPr>
        <w:ind w:left="420" w:firstLine="42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C6215" w:rsidRDefault="00CC6215" w:rsidP="00CC6215">
      <w:pPr>
        <w:pStyle w:val="a7"/>
        <w:ind w:left="840" w:firstLineChars="0" w:firstLine="0"/>
      </w:pPr>
    </w:p>
    <w:p w:rsidR="00CC6215" w:rsidRDefault="00CC6215" w:rsidP="00CC621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C6215" w:rsidRDefault="00CC6215" w:rsidP="00CC6215">
      <w:pPr>
        <w:pStyle w:val="a7"/>
        <w:ind w:left="840" w:firstLineChars="0" w:firstLine="0"/>
      </w:pPr>
      <w:r>
        <w:rPr>
          <w:rFonts w:hint="eastAsia"/>
        </w:rPr>
        <w:t>正常返回：泵端返回设置结果。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CC6215" w:rsidRPr="00513A48" w:rsidTr="009A4AF7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17295A" w:rsidRDefault="00CC6215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CC6215" w:rsidRPr="00513A48" w:rsidRDefault="00CC6215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C6215" w:rsidTr="009A4AF7">
        <w:trPr>
          <w:jc w:val="center"/>
        </w:trPr>
        <w:tc>
          <w:tcPr>
            <w:tcW w:w="7992" w:type="dxa"/>
            <w:gridSpan w:val="17"/>
          </w:tcPr>
          <w:p w:rsidR="00CC6215" w:rsidRDefault="00CC6215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CC6215" w:rsidTr="009A4AF7">
        <w:trPr>
          <w:jc w:val="center"/>
        </w:trPr>
        <w:tc>
          <w:tcPr>
            <w:tcW w:w="7992" w:type="dxa"/>
            <w:gridSpan w:val="17"/>
          </w:tcPr>
          <w:p w:rsidR="00CC6215" w:rsidRDefault="00CC6215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 w:rsidR="00256079">
              <w:rPr>
                <w:rFonts w:hint="eastAsia"/>
                <w:b/>
              </w:rPr>
              <w:t>1</w:t>
            </w:r>
          </w:p>
        </w:tc>
      </w:tr>
      <w:tr w:rsidR="00256079" w:rsidTr="009A4AF7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256079" w:rsidRDefault="00256079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1:OK/0:Fail</w:t>
            </w:r>
          </w:p>
        </w:tc>
      </w:tr>
    </w:tbl>
    <w:p w:rsidR="00CC6215" w:rsidRDefault="00CC6215" w:rsidP="00CC6215">
      <w:pPr>
        <w:pStyle w:val="2"/>
        <w:numPr>
          <w:ilvl w:val="1"/>
          <w:numId w:val="5"/>
        </w:numPr>
      </w:pPr>
      <w:bookmarkStart w:id="9615" w:name="_Ref520203875"/>
      <w:r>
        <w:t>S</w:t>
      </w:r>
      <w:r>
        <w:rPr>
          <w:rFonts w:hint="eastAsia"/>
        </w:rPr>
        <w:t>TOP</w:t>
      </w:r>
      <w:r w:rsidR="00032B14" w:rsidRPr="00B31294">
        <w:t>_</w:t>
      </w:r>
      <w:r w:rsidR="00032B14">
        <w:rPr>
          <w:rFonts w:hint="eastAsia"/>
        </w:rPr>
        <w:t>TUBE</w:t>
      </w:r>
      <w:r w:rsidRPr="00B31294">
        <w:t>_PRECISION_CALIBRATION_</w:t>
      </w:r>
      <w:r>
        <w:rPr>
          <w:rFonts w:hint="eastAsia"/>
        </w:rPr>
        <w:t>PRIMING</w:t>
      </w:r>
      <w:bookmarkEnd w:id="9615"/>
    </w:p>
    <w:p w:rsidR="00E963A2" w:rsidRPr="003945BF" w:rsidRDefault="00E963A2" w:rsidP="00E963A2">
      <w:pPr>
        <w:ind w:firstLine="420"/>
      </w:pPr>
      <w:r>
        <w:rPr>
          <w:rFonts w:hint="eastAsia"/>
        </w:rPr>
        <w:t>结束管路校准排气，可继续进行管路校准</w:t>
      </w:r>
      <w:r>
        <w:rPr>
          <w:rFonts w:hint="eastAsia"/>
        </w:rPr>
        <w:t>,</w:t>
      </w:r>
      <w:r>
        <w:rPr>
          <w:rFonts w:hint="eastAsia"/>
        </w:rPr>
        <w:t>命令包含字段如下</w:t>
      </w:r>
      <w:r w:rsidRPr="003945BF">
        <w:rPr>
          <w:rFonts w:hint="eastAsia"/>
        </w:rPr>
        <w:t>：</w:t>
      </w:r>
    </w:p>
    <w:p w:rsidR="00E963A2" w:rsidRDefault="00E963A2" w:rsidP="00E963A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963A2" w:rsidRDefault="00E963A2" w:rsidP="00E963A2">
      <w:pPr>
        <w:ind w:left="420" w:firstLine="42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E963A2" w:rsidRDefault="00E963A2" w:rsidP="00E963A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10D9B" w:rsidRDefault="00E963A2" w:rsidP="00B10D9B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B10D9B">
        <w:rPr>
          <w:rFonts w:hint="eastAsia"/>
        </w:rPr>
        <w:t>泵端返回设置结果。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B10D9B" w:rsidRPr="00513A48" w:rsidTr="009A4AF7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17295A" w:rsidRDefault="00B10D9B" w:rsidP="009A4AF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10D9B" w:rsidRPr="00513A48" w:rsidRDefault="00B10D9B" w:rsidP="009A4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10D9B" w:rsidTr="009A4AF7">
        <w:trPr>
          <w:jc w:val="center"/>
        </w:trPr>
        <w:tc>
          <w:tcPr>
            <w:tcW w:w="7992" w:type="dxa"/>
            <w:gridSpan w:val="17"/>
          </w:tcPr>
          <w:p w:rsidR="00B10D9B" w:rsidRDefault="00B10D9B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B10D9B" w:rsidTr="009A4AF7">
        <w:trPr>
          <w:jc w:val="center"/>
        </w:trPr>
        <w:tc>
          <w:tcPr>
            <w:tcW w:w="7992" w:type="dxa"/>
            <w:gridSpan w:val="17"/>
          </w:tcPr>
          <w:p w:rsidR="00B10D9B" w:rsidRDefault="00B10D9B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1</w:t>
            </w:r>
          </w:p>
        </w:tc>
      </w:tr>
      <w:tr w:rsidR="00B10D9B" w:rsidTr="009A4AF7">
        <w:trPr>
          <w:gridAfter w:val="8"/>
          <w:wAfter w:w="3996" w:type="dxa"/>
          <w:jc w:val="center"/>
        </w:trPr>
        <w:tc>
          <w:tcPr>
            <w:tcW w:w="3996" w:type="dxa"/>
            <w:gridSpan w:val="9"/>
          </w:tcPr>
          <w:p w:rsidR="00B10D9B" w:rsidRDefault="00B10D9B" w:rsidP="009A4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1:OK/0:Fail</w:t>
            </w:r>
          </w:p>
        </w:tc>
      </w:tr>
    </w:tbl>
    <w:p w:rsidR="00B31294" w:rsidRDefault="00B31294" w:rsidP="00461B88">
      <w:pPr>
        <w:pStyle w:val="2"/>
        <w:numPr>
          <w:ilvl w:val="1"/>
          <w:numId w:val="5"/>
        </w:numPr>
      </w:pPr>
      <w:bookmarkStart w:id="9616" w:name="_Ref519864762"/>
      <w:r w:rsidRPr="00B31294">
        <w:t>SET</w:t>
      </w:r>
      <w:r w:rsidR="002211B6" w:rsidRPr="00B31294">
        <w:t>_</w:t>
      </w:r>
      <w:r w:rsidR="002211B6">
        <w:rPr>
          <w:rFonts w:hint="eastAsia"/>
        </w:rPr>
        <w:t>TUBE</w:t>
      </w:r>
      <w:r w:rsidRPr="00B31294">
        <w:t>_PRECISION_CALIBRATION_PARAMETER</w:t>
      </w:r>
      <w:bookmarkEnd w:id="9616"/>
    </w:p>
    <w:p w:rsidR="00B31294" w:rsidRDefault="00B31294" w:rsidP="00B31294">
      <w:pPr>
        <w:ind w:firstLine="420"/>
      </w:pPr>
      <w:r>
        <w:rPr>
          <w:rFonts w:hint="eastAsia"/>
        </w:rPr>
        <w:t>设置</w:t>
      </w:r>
      <w:r w:rsidR="00CC6215">
        <w:rPr>
          <w:rFonts w:hint="eastAsia"/>
        </w:rPr>
        <w:t>管路</w:t>
      </w:r>
      <w:r>
        <w:rPr>
          <w:rFonts w:hint="eastAsia"/>
        </w:rPr>
        <w:t>校准参数</w:t>
      </w:r>
      <w:r w:rsidR="0078415A">
        <w:rPr>
          <w:rFonts w:hint="eastAsia"/>
        </w:rPr>
        <w:t>,</w:t>
      </w:r>
      <w:r w:rsidR="0078415A">
        <w:rPr>
          <w:rFonts w:hint="eastAsia"/>
        </w:rPr>
        <w:t>校准过程中需多次设置</w:t>
      </w:r>
      <w:r>
        <w:rPr>
          <w:rFonts w:hint="eastAsia"/>
        </w:rPr>
        <w:t>，命令包含字段如下：</w:t>
      </w:r>
    </w:p>
    <w:p w:rsidR="00B31294" w:rsidRDefault="00B31294" w:rsidP="00B3129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31294" w:rsidRDefault="00B31294" w:rsidP="00B31294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 w:rsidR="00F23789">
        <w:t>,</w:t>
      </w:r>
      <w:r w:rsidR="00F23789" w:rsidRPr="00F23789">
        <w:rPr>
          <w:rFonts w:hint="eastAsia"/>
          <w:b/>
        </w:rPr>
        <w:t xml:space="preserve"> </w:t>
      </w:r>
      <w:r w:rsidR="00F23789">
        <w:rPr>
          <w:rFonts w:hint="eastAsia"/>
          <w:b/>
        </w:rPr>
        <w:t>Sequ</w:t>
      </w:r>
      <w:r w:rsidR="00F23789">
        <w:rPr>
          <w:b/>
        </w:rPr>
        <w:t>e</w:t>
      </w:r>
      <w:r w:rsidR="00F23789">
        <w:rPr>
          <w:rFonts w:hint="eastAsia"/>
          <w:b/>
        </w:rPr>
        <w:t>nce</w:t>
      </w:r>
      <w:r w:rsidR="00F23789">
        <w:rPr>
          <w:b/>
        </w:rPr>
        <w:t xml:space="preserve"> number</w:t>
      </w:r>
      <w:r w:rsidR="00F23789">
        <w:rPr>
          <w:rFonts w:hint="eastAsia"/>
          <w:b/>
        </w:rPr>
        <w:t>从</w:t>
      </w:r>
      <w:r w:rsidR="00F23789">
        <w:rPr>
          <w:rFonts w:hint="eastAsia"/>
          <w:b/>
        </w:rPr>
        <w:t>1</w:t>
      </w:r>
      <w:r w:rsidR="00F23789">
        <w:rPr>
          <w:rFonts w:hint="eastAsia"/>
          <w:b/>
        </w:rPr>
        <w:t>开始</w:t>
      </w:r>
      <w:r>
        <w:rPr>
          <w:rFonts w:hint="eastAsia"/>
        </w:rPr>
        <w:t>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B31294" w:rsidRPr="00513A48" w:rsidTr="00B31294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17295A" w:rsidRDefault="00B31294" w:rsidP="00B3129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B31294" w:rsidRPr="00513A48" w:rsidRDefault="00B31294" w:rsidP="00B3129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31294" w:rsidTr="00B31294">
        <w:trPr>
          <w:jc w:val="center"/>
        </w:trPr>
        <w:tc>
          <w:tcPr>
            <w:tcW w:w="7992" w:type="dxa"/>
            <w:gridSpan w:val="17"/>
          </w:tcPr>
          <w:p w:rsidR="00B31294" w:rsidRDefault="00B31294" w:rsidP="00B312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B31294" w:rsidTr="00B31294">
        <w:trPr>
          <w:jc w:val="center"/>
        </w:trPr>
        <w:tc>
          <w:tcPr>
            <w:tcW w:w="7992" w:type="dxa"/>
            <w:gridSpan w:val="17"/>
          </w:tcPr>
          <w:p w:rsidR="00B31294" w:rsidRDefault="00B312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 w:rsidR="00BD0C02">
              <w:rPr>
                <w:b/>
              </w:rPr>
              <w:t>0</w:t>
            </w:r>
            <w:r w:rsidR="00BD0C02">
              <w:rPr>
                <w:rFonts w:hint="eastAsia"/>
                <w:b/>
              </w:rPr>
              <w:t>B</w:t>
            </w:r>
          </w:p>
        </w:tc>
      </w:tr>
      <w:tr w:rsidR="00B31294" w:rsidTr="00B31294">
        <w:trPr>
          <w:jc w:val="center"/>
        </w:trPr>
        <w:tc>
          <w:tcPr>
            <w:tcW w:w="3996" w:type="dxa"/>
            <w:gridSpan w:val="9"/>
          </w:tcPr>
          <w:p w:rsidR="00B31294" w:rsidRPr="00E70E77" w:rsidRDefault="00B31294" w:rsidP="00B31294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Sequ</w:t>
            </w:r>
            <w:r>
              <w:rPr>
                <w:b/>
              </w:rPr>
              <w:t>e</w:t>
            </w:r>
            <w:r>
              <w:rPr>
                <w:rFonts w:hint="eastAsia"/>
                <w:b/>
              </w:rPr>
              <w:t>nce</w:t>
            </w:r>
            <w:r>
              <w:rPr>
                <w:b/>
              </w:rPr>
              <w:t xml:space="preserve"> number</w:t>
            </w:r>
          </w:p>
        </w:tc>
        <w:tc>
          <w:tcPr>
            <w:tcW w:w="3996" w:type="dxa"/>
            <w:gridSpan w:val="8"/>
          </w:tcPr>
          <w:p w:rsidR="00B31294" w:rsidRDefault="00BD0C02" w:rsidP="00B31294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617" w:author="Zhang, Carol (MSHA)" w:date="2019-12-11T16:14:00Z">
              <w:r w:rsidR="00B2321A" w:rsidRPr="00B2321A">
                <w:rPr>
                  <w:color w:val="0000FF"/>
                  <w:u w:val="single"/>
                  <w:rPrChange w:id="9618" w:author="Zhang, Carol (MSHA)" w:date="2019-12-11T16:14:00Z">
                    <w:rPr/>
                  </w:rPrChange>
                </w:rPr>
                <w:t>Scale Value</w:t>
              </w:r>
            </w:ins>
            <w:del w:id="961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AC1B97" w:rsidTr="00B31294">
        <w:trPr>
          <w:jc w:val="center"/>
        </w:trPr>
        <w:tc>
          <w:tcPr>
            <w:tcW w:w="3996" w:type="dxa"/>
            <w:gridSpan w:val="9"/>
          </w:tcPr>
          <w:p w:rsidR="00AC1B97" w:rsidRDefault="00BD0C02" w:rsidP="00AC1B97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3996" w:type="dxa"/>
            <w:gridSpan w:val="8"/>
          </w:tcPr>
          <w:p w:rsidR="00AC1B97" w:rsidRDefault="00AC1B97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 w:rsidR="00BD0C02">
              <w:rPr>
                <w:rFonts w:hint="eastAsia"/>
                <w:b/>
              </w:rPr>
              <w:t>2</w:t>
            </w:r>
          </w:p>
        </w:tc>
      </w:tr>
      <w:tr w:rsidR="00AC1B97" w:rsidTr="00B31294">
        <w:trPr>
          <w:jc w:val="center"/>
        </w:trPr>
        <w:tc>
          <w:tcPr>
            <w:tcW w:w="3996" w:type="dxa"/>
            <w:gridSpan w:val="9"/>
          </w:tcPr>
          <w:p w:rsidR="00AC1B97" w:rsidRDefault="00AC1B97" w:rsidP="00AC1B97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 w:rsidR="00BD0C02">
              <w:rPr>
                <w:rFonts w:hint="eastAsia"/>
                <w:b/>
              </w:rPr>
              <w:t>3</w:t>
            </w:r>
          </w:p>
        </w:tc>
        <w:tc>
          <w:tcPr>
            <w:tcW w:w="3996" w:type="dxa"/>
            <w:gridSpan w:val="8"/>
          </w:tcPr>
          <w:p w:rsidR="00AC1B97" w:rsidRDefault="00AC1B97" w:rsidP="00AC1B97">
            <w:pPr>
              <w:jc w:val="center"/>
              <w:rPr>
                <w:b/>
              </w:rPr>
            </w:pPr>
            <w:r w:rsidRPr="00064269">
              <w:rPr>
                <w:b/>
              </w:rPr>
              <w:t>VTBI</w:t>
            </w:r>
            <w:r>
              <w:rPr>
                <w:b/>
              </w:rPr>
              <w:t xml:space="preserve"> byte </w:t>
            </w:r>
            <w:r w:rsidR="00BD0C02">
              <w:rPr>
                <w:rFonts w:hint="eastAsia"/>
                <w:b/>
              </w:rPr>
              <w:t>4</w:t>
            </w:r>
          </w:p>
        </w:tc>
      </w:tr>
      <w:tr w:rsidR="00AC1B97" w:rsidTr="00AC1B97">
        <w:tblPrEx>
          <w:jc w:val="left"/>
        </w:tblPrEx>
        <w:tc>
          <w:tcPr>
            <w:tcW w:w="3996" w:type="dxa"/>
            <w:gridSpan w:val="9"/>
          </w:tcPr>
          <w:p w:rsidR="00AC1B97" w:rsidRDefault="00BD0C02" w:rsidP="00AC1B97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620" w:author="Zhang, Carol (MSHA)" w:date="2019-12-11T16:14:00Z">
              <w:r w:rsidR="00B2321A" w:rsidRPr="00B2321A">
                <w:rPr>
                  <w:color w:val="0000FF"/>
                  <w:u w:val="single"/>
                  <w:rPrChange w:id="9621" w:author="Zhang, Carol (MSHA)" w:date="2019-12-11T16:14:00Z">
                    <w:rPr/>
                  </w:rPrChange>
                </w:rPr>
                <w:t>Scale Value</w:t>
              </w:r>
            </w:ins>
            <w:del w:id="962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996" w:type="dxa"/>
            <w:gridSpan w:val="8"/>
          </w:tcPr>
          <w:p w:rsidR="00AC1B97" w:rsidRDefault="00BD0C02" w:rsidP="00AC1B97">
            <w:pPr>
              <w:jc w:val="center"/>
              <w:rPr>
                <w:b/>
              </w:rPr>
            </w:pPr>
            <w:r>
              <w:rPr>
                <w:b/>
              </w:rPr>
              <w:t>Rate byte 1</w:t>
            </w:r>
          </w:p>
        </w:tc>
      </w:tr>
      <w:tr w:rsidR="00AC1B97" w:rsidTr="00AC1B97">
        <w:tblPrEx>
          <w:jc w:val="left"/>
        </w:tblPrEx>
        <w:tc>
          <w:tcPr>
            <w:tcW w:w="3996" w:type="dxa"/>
            <w:gridSpan w:val="9"/>
          </w:tcPr>
          <w:p w:rsidR="00AC1B97" w:rsidRPr="00E70E77" w:rsidRDefault="00BD0C02" w:rsidP="00AC1B97">
            <w:pPr>
              <w:jc w:val="center"/>
              <w:rPr>
                <w:rStyle w:val="a9"/>
              </w:rPr>
            </w:pPr>
            <w:r>
              <w:rPr>
                <w:b/>
              </w:rPr>
              <w:t>Rate byte 2</w:t>
            </w:r>
          </w:p>
        </w:tc>
        <w:tc>
          <w:tcPr>
            <w:tcW w:w="3996" w:type="dxa"/>
            <w:gridSpan w:val="8"/>
          </w:tcPr>
          <w:p w:rsidR="00AC1B97" w:rsidRDefault="00BD0C02" w:rsidP="00AC1B97">
            <w:pPr>
              <w:jc w:val="center"/>
              <w:rPr>
                <w:b/>
              </w:rPr>
            </w:pPr>
            <w:r>
              <w:rPr>
                <w:b/>
              </w:rPr>
              <w:t>Rate byte 3</w:t>
            </w:r>
          </w:p>
        </w:tc>
      </w:tr>
      <w:tr w:rsidR="00AC1B97" w:rsidTr="00AC1B97">
        <w:tblPrEx>
          <w:jc w:val="left"/>
        </w:tblPrEx>
        <w:tc>
          <w:tcPr>
            <w:tcW w:w="3996" w:type="dxa"/>
            <w:gridSpan w:val="9"/>
          </w:tcPr>
          <w:p w:rsidR="00AC1B97" w:rsidRPr="00E70E77" w:rsidRDefault="00BD0C02" w:rsidP="00AC1B97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lastRenderedPageBreak/>
              <w:t>Rate byte 4</w:t>
            </w:r>
          </w:p>
        </w:tc>
        <w:tc>
          <w:tcPr>
            <w:tcW w:w="3996" w:type="dxa"/>
            <w:gridSpan w:val="8"/>
          </w:tcPr>
          <w:p w:rsidR="00AC1B97" w:rsidRDefault="00AC1B97" w:rsidP="00AC1B97">
            <w:pPr>
              <w:jc w:val="center"/>
              <w:rPr>
                <w:b/>
              </w:rPr>
            </w:pPr>
          </w:p>
        </w:tc>
      </w:tr>
    </w:tbl>
    <w:p w:rsidR="00AC1B97" w:rsidRDefault="00AC1B97" w:rsidP="00B31294">
      <w:pPr>
        <w:pStyle w:val="a7"/>
        <w:ind w:left="840" w:firstLineChars="0" w:firstLine="0"/>
      </w:pPr>
    </w:p>
    <w:p w:rsidR="00B31294" w:rsidRDefault="00B31294" w:rsidP="00B3129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31294" w:rsidRDefault="00B31294" w:rsidP="00461B88">
      <w:pPr>
        <w:pStyle w:val="a7"/>
        <w:ind w:left="840" w:firstLineChars="0" w:firstLine="0"/>
      </w:pPr>
      <w:r>
        <w:rPr>
          <w:rFonts w:hint="eastAsia"/>
        </w:rPr>
        <w:t>正常返回：泵端返回</w:t>
      </w:r>
      <w:r w:rsidR="00E57B7A">
        <w:rPr>
          <w:rFonts w:hint="eastAsia"/>
        </w:rPr>
        <w:t>设置结果</w:t>
      </w:r>
      <w:r>
        <w:rPr>
          <w:rFonts w:hint="eastAsia"/>
        </w:rPr>
        <w:t>。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E57B7A" w:rsidRPr="00513A48" w:rsidTr="00B82ECF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17295A" w:rsidRDefault="00E57B7A" w:rsidP="00B82EC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E57B7A" w:rsidRPr="00513A48" w:rsidRDefault="00E57B7A" w:rsidP="00B82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57B7A" w:rsidTr="00B82ECF">
        <w:trPr>
          <w:jc w:val="center"/>
        </w:trPr>
        <w:tc>
          <w:tcPr>
            <w:tcW w:w="7992" w:type="dxa"/>
            <w:gridSpan w:val="17"/>
          </w:tcPr>
          <w:p w:rsidR="00E57B7A" w:rsidRDefault="00E57B7A" w:rsidP="00B82EC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E57B7A" w:rsidTr="00B82ECF">
        <w:trPr>
          <w:jc w:val="center"/>
        </w:trPr>
        <w:tc>
          <w:tcPr>
            <w:tcW w:w="7992" w:type="dxa"/>
            <w:gridSpan w:val="17"/>
          </w:tcPr>
          <w:p w:rsidR="00E57B7A" w:rsidRDefault="00E57B7A" w:rsidP="00B82EC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2</w:t>
            </w:r>
          </w:p>
        </w:tc>
      </w:tr>
      <w:tr w:rsidR="00E57B7A" w:rsidTr="00B82ECF">
        <w:trPr>
          <w:jc w:val="center"/>
        </w:trPr>
        <w:tc>
          <w:tcPr>
            <w:tcW w:w="3996" w:type="dxa"/>
            <w:gridSpan w:val="9"/>
          </w:tcPr>
          <w:p w:rsidR="00E57B7A" w:rsidRPr="00E70E77" w:rsidRDefault="00E57B7A" w:rsidP="00B82ECF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Sequ</w:t>
            </w:r>
            <w:r>
              <w:rPr>
                <w:b/>
              </w:rPr>
              <w:t>e</w:t>
            </w:r>
            <w:r>
              <w:rPr>
                <w:rFonts w:hint="eastAsia"/>
                <w:b/>
              </w:rPr>
              <w:t>nce</w:t>
            </w:r>
            <w:r>
              <w:rPr>
                <w:b/>
              </w:rPr>
              <w:t xml:space="preserve"> number</w:t>
            </w:r>
          </w:p>
        </w:tc>
        <w:tc>
          <w:tcPr>
            <w:tcW w:w="3996" w:type="dxa"/>
            <w:gridSpan w:val="8"/>
          </w:tcPr>
          <w:p w:rsidR="00E57B7A" w:rsidRDefault="00E57B7A" w:rsidP="00B82EC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1:OK/0:Fail</w:t>
            </w:r>
          </w:p>
        </w:tc>
      </w:tr>
    </w:tbl>
    <w:p w:rsidR="00E57B7A" w:rsidRPr="00E57B7A" w:rsidRDefault="00E57B7A" w:rsidP="00461B88">
      <w:pPr>
        <w:pStyle w:val="a7"/>
        <w:ind w:left="840" w:firstLineChars="0" w:firstLine="0"/>
      </w:pPr>
    </w:p>
    <w:p w:rsidR="00B31294" w:rsidRDefault="00564AE9" w:rsidP="00461B88">
      <w:pPr>
        <w:pStyle w:val="2"/>
        <w:numPr>
          <w:ilvl w:val="1"/>
          <w:numId w:val="5"/>
        </w:numPr>
      </w:pPr>
      <w:bookmarkStart w:id="9623" w:name="_Ref519864785"/>
      <w:r>
        <w:t>SET</w:t>
      </w:r>
      <w:r w:rsidR="002211B6" w:rsidRPr="00B31294">
        <w:t>_</w:t>
      </w:r>
      <w:r w:rsidR="002211B6">
        <w:rPr>
          <w:rFonts w:hint="eastAsia"/>
        </w:rPr>
        <w:t>TUBE</w:t>
      </w:r>
      <w:r>
        <w:t>_</w:t>
      </w:r>
      <w:r w:rsidRPr="00B31294">
        <w:t>PRECISION_CALIBRATION_</w:t>
      </w:r>
      <w:r w:rsidR="003B3AF5">
        <w:rPr>
          <w:rFonts w:hint="eastAsia"/>
        </w:rPr>
        <w:t>INFUSION</w:t>
      </w:r>
      <w:r>
        <w:t>VALUE</w:t>
      </w:r>
      <w:bookmarkEnd w:id="9623"/>
    </w:p>
    <w:p w:rsidR="006368E2" w:rsidRDefault="00D10352" w:rsidP="006368E2">
      <w:pPr>
        <w:ind w:firstLine="420"/>
      </w:pPr>
      <w:r>
        <w:rPr>
          <w:rFonts w:hint="eastAsia"/>
        </w:rPr>
        <w:t>设置管路</w:t>
      </w:r>
      <w:r w:rsidR="00B82ECF">
        <w:rPr>
          <w:rFonts w:hint="eastAsia"/>
        </w:rPr>
        <w:t>校准过程中实际输入量</w:t>
      </w:r>
      <w:r w:rsidR="006368E2">
        <w:rPr>
          <w:rFonts w:hint="eastAsia"/>
        </w:rPr>
        <w:t>，单位为</w:t>
      </w:r>
      <w:r w:rsidR="006368E2">
        <w:t>mL</w:t>
      </w:r>
      <w:r w:rsidR="006368E2">
        <w:rPr>
          <w:rFonts w:hint="eastAsia"/>
        </w:rPr>
        <w:t>，命令包含字段如下：</w:t>
      </w:r>
    </w:p>
    <w:p w:rsidR="006368E2" w:rsidRDefault="006368E2" w:rsidP="006368E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368E2" w:rsidRDefault="006368E2" w:rsidP="006368E2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6368E2" w:rsidRPr="00513A48" w:rsidTr="00F936EF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17295A" w:rsidRDefault="006368E2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368E2" w:rsidRPr="00513A48" w:rsidRDefault="006368E2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368E2" w:rsidTr="00F936EF">
        <w:trPr>
          <w:jc w:val="center"/>
        </w:trPr>
        <w:tc>
          <w:tcPr>
            <w:tcW w:w="7992" w:type="dxa"/>
            <w:gridSpan w:val="17"/>
          </w:tcPr>
          <w:p w:rsidR="006368E2" w:rsidRDefault="006368E2" w:rsidP="00F936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6368E2" w:rsidTr="00F936EF">
        <w:trPr>
          <w:jc w:val="center"/>
        </w:trPr>
        <w:tc>
          <w:tcPr>
            <w:tcW w:w="7992" w:type="dxa"/>
            <w:gridSpan w:val="17"/>
          </w:tcPr>
          <w:p w:rsidR="006368E2" w:rsidRDefault="006368E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 w:rsidR="009D0243">
              <w:rPr>
                <w:b/>
              </w:rPr>
              <w:t>06</w:t>
            </w:r>
          </w:p>
        </w:tc>
      </w:tr>
      <w:tr w:rsidR="006368E2" w:rsidTr="00F936EF">
        <w:trPr>
          <w:jc w:val="center"/>
        </w:trPr>
        <w:tc>
          <w:tcPr>
            <w:tcW w:w="3996" w:type="dxa"/>
            <w:gridSpan w:val="9"/>
          </w:tcPr>
          <w:p w:rsidR="006368E2" w:rsidRPr="00E70E77" w:rsidRDefault="006368E2" w:rsidP="00F936EF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Sequ</w:t>
            </w:r>
            <w:r>
              <w:rPr>
                <w:b/>
              </w:rPr>
              <w:t>e</w:t>
            </w:r>
            <w:r>
              <w:rPr>
                <w:rFonts w:hint="eastAsia"/>
                <w:b/>
              </w:rPr>
              <w:t>nce</w:t>
            </w:r>
            <w:r>
              <w:rPr>
                <w:b/>
              </w:rPr>
              <w:t xml:space="preserve"> number</w:t>
            </w:r>
          </w:p>
        </w:tc>
        <w:tc>
          <w:tcPr>
            <w:tcW w:w="3996" w:type="dxa"/>
            <w:gridSpan w:val="8"/>
          </w:tcPr>
          <w:p w:rsidR="006368E2" w:rsidRDefault="006368E2" w:rsidP="00F936EF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624" w:author="Zhang, Carol (MSHA)" w:date="2019-12-11T16:14:00Z">
              <w:r w:rsidR="00B2321A" w:rsidRPr="00B2321A">
                <w:rPr>
                  <w:color w:val="0000FF"/>
                  <w:u w:val="single"/>
                  <w:rPrChange w:id="9625" w:author="Zhang, Carol (MSHA)" w:date="2019-12-11T16:14:00Z">
                    <w:rPr/>
                  </w:rPrChange>
                </w:rPr>
                <w:t>Scale Value</w:t>
              </w:r>
            </w:ins>
            <w:del w:id="96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</w:tr>
      <w:tr w:rsidR="006368E2" w:rsidTr="00F936EF">
        <w:tblPrEx>
          <w:jc w:val="left"/>
        </w:tblPrEx>
        <w:tc>
          <w:tcPr>
            <w:tcW w:w="3996" w:type="dxa"/>
            <w:gridSpan w:val="9"/>
          </w:tcPr>
          <w:p w:rsidR="006368E2" w:rsidRPr="00E70E77" w:rsidRDefault="006368E2" w:rsidP="00F936EF">
            <w:pPr>
              <w:jc w:val="center"/>
              <w:rPr>
                <w:rStyle w:val="a9"/>
              </w:rPr>
            </w:pPr>
            <w:r>
              <w:rPr>
                <w:b/>
              </w:rPr>
              <w:t>Volume byte 1</w:t>
            </w:r>
          </w:p>
        </w:tc>
        <w:tc>
          <w:tcPr>
            <w:tcW w:w="3996" w:type="dxa"/>
            <w:gridSpan w:val="8"/>
          </w:tcPr>
          <w:p w:rsidR="006368E2" w:rsidRDefault="006368E2" w:rsidP="00F936EF">
            <w:pPr>
              <w:jc w:val="center"/>
              <w:rPr>
                <w:b/>
              </w:rPr>
            </w:pPr>
            <w:r>
              <w:rPr>
                <w:b/>
              </w:rPr>
              <w:t>Volume byte 2</w:t>
            </w:r>
          </w:p>
        </w:tc>
      </w:tr>
      <w:tr w:rsidR="006368E2" w:rsidTr="00F936EF">
        <w:tblPrEx>
          <w:jc w:val="left"/>
        </w:tblPrEx>
        <w:tc>
          <w:tcPr>
            <w:tcW w:w="3996" w:type="dxa"/>
            <w:gridSpan w:val="9"/>
          </w:tcPr>
          <w:p w:rsidR="006368E2" w:rsidRPr="00E70E77" w:rsidRDefault="006368E2" w:rsidP="00F936EF">
            <w:pPr>
              <w:jc w:val="center"/>
              <w:rPr>
                <w:rStyle w:val="a9"/>
                <w:b/>
              </w:rPr>
            </w:pPr>
            <w:r>
              <w:rPr>
                <w:b/>
              </w:rPr>
              <w:t>Volume byte 3</w:t>
            </w:r>
          </w:p>
        </w:tc>
        <w:tc>
          <w:tcPr>
            <w:tcW w:w="3996" w:type="dxa"/>
            <w:gridSpan w:val="8"/>
          </w:tcPr>
          <w:p w:rsidR="006368E2" w:rsidRDefault="006368E2" w:rsidP="00F936EF">
            <w:pPr>
              <w:jc w:val="center"/>
              <w:rPr>
                <w:b/>
              </w:rPr>
            </w:pPr>
            <w:r>
              <w:rPr>
                <w:b/>
              </w:rPr>
              <w:t>Volume byte 4</w:t>
            </w:r>
          </w:p>
        </w:tc>
      </w:tr>
    </w:tbl>
    <w:p w:rsidR="006368E2" w:rsidRDefault="006368E2" w:rsidP="006368E2">
      <w:pPr>
        <w:pStyle w:val="a7"/>
        <w:ind w:left="840" w:firstLineChars="0" w:firstLine="0"/>
      </w:pPr>
    </w:p>
    <w:p w:rsidR="00693E35" w:rsidRDefault="00693E35" w:rsidP="00693E3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93E35" w:rsidRDefault="00693E35" w:rsidP="00693E35">
      <w:pPr>
        <w:pStyle w:val="a7"/>
        <w:ind w:left="840" w:firstLineChars="0" w:firstLine="0"/>
      </w:pPr>
      <w:r>
        <w:rPr>
          <w:rFonts w:hint="eastAsia"/>
        </w:rPr>
        <w:t>正常返回：泵端返回本次校准结果。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228"/>
        <w:gridCol w:w="243"/>
        <w:gridCol w:w="471"/>
        <w:gridCol w:w="547"/>
        <w:gridCol w:w="547"/>
        <w:gridCol w:w="547"/>
        <w:gridCol w:w="547"/>
        <w:gridCol w:w="547"/>
        <w:gridCol w:w="547"/>
      </w:tblGrid>
      <w:tr w:rsidR="00693E35" w:rsidRPr="00513A48" w:rsidTr="00F936EF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17295A" w:rsidRDefault="00693E35" w:rsidP="00F936EF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93E35" w:rsidRPr="00513A48" w:rsidRDefault="00693E35" w:rsidP="00F93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93E35" w:rsidTr="00F936EF">
        <w:trPr>
          <w:jc w:val="center"/>
        </w:trPr>
        <w:tc>
          <w:tcPr>
            <w:tcW w:w="7992" w:type="dxa"/>
            <w:gridSpan w:val="17"/>
          </w:tcPr>
          <w:p w:rsidR="00693E35" w:rsidRDefault="00693E35" w:rsidP="00F936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693E35" w:rsidTr="00F936EF">
        <w:trPr>
          <w:jc w:val="center"/>
        </w:trPr>
        <w:tc>
          <w:tcPr>
            <w:tcW w:w="7992" w:type="dxa"/>
            <w:gridSpan w:val="17"/>
          </w:tcPr>
          <w:p w:rsidR="00693E35" w:rsidRDefault="00693E35" w:rsidP="00F936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00</w:t>
            </w:r>
            <w:r>
              <w:rPr>
                <w:rFonts w:hint="eastAsia"/>
                <w:b/>
              </w:rPr>
              <w:t>2</w:t>
            </w:r>
          </w:p>
        </w:tc>
      </w:tr>
      <w:tr w:rsidR="00693E35" w:rsidTr="00F936EF">
        <w:trPr>
          <w:jc w:val="center"/>
        </w:trPr>
        <w:tc>
          <w:tcPr>
            <w:tcW w:w="3996" w:type="dxa"/>
            <w:gridSpan w:val="9"/>
          </w:tcPr>
          <w:p w:rsidR="00693E35" w:rsidRPr="00E70E77" w:rsidRDefault="00693E35" w:rsidP="00F936EF">
            <w:pPr>
              <w:jc w:val="center"/>
              <w:rPr>
                <w:rStyle w:val="a9"/>
              </w:rPr>
            </w:pPr>
            <w:r>
              <w:rPr>
                <w:rFonts w:hint="eastAsia"/>
                <w:b/>
              </w:rPr>
              <w:t>Sequ</w:t>
            </w:r>
            <w:r>
              <w:rPr>
                <w:b/>
              </w:rPr>
              <w:t>e</w:t>
            </w:r>
            <w:r>
              <w:rPr>
                <w:rFonts w:hint="eastAsia"/>
                <w:b/>
              </w:rPr>
              <w:t>nce</w:t>
            </w:r>
            <w:r>
              <w:rPr>
                <w:b/>
              </w:rPr>
              <w:t xml:space="preserve"> number</w:t>
            </w:r>
          </w:p>
        </w:tc>
        <w:tc>
          <w:tcPr>
            <w:tcW w:w="3996" w:type="dxa"/>
            <w:gridSpan w:val="8"/>
          </w:tcPr>
          <w:p w:rsidR="00693E35" w:rsidRDefault="00693E35" w:rsidP="00F936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Success/0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Fail</w:t>
            </w:r>
          </w:p>
        </w:tc>
      </w:tr>
    </w:tbl>
    <w:p w:rsidR="00B31294" w:rsidRDefault="00B82ECF" w:rsidP="00461B88">
      <w:pPr>
        <w:pStyle w:val="2"/>
        <w:numPr>
          <w:ilvl w:val="1"/>
          <w:numId w:val="5"/>
        </w:numPr>
      </w:pPr>
      <w:bookmarkStart w:id="9627" w:name="_Ref520203886"/>
      <w:r>
        <w:rPr>
          <w:rFonts w:hint="eastAsia"/>
        </w:rPr>
        <w:t>STOP</w:t>
      </w:r>
      <w:r w:rsidR="001E5208">
        <w:t>_TUBE</w:t>
      </w:r>
      <w:r>
        <w:rPr>
          <w:rFonts w:hint="eastAsia"/>
        </w:rPr>
        <w:t>_</w:t>
      </w:r>
      <w:r w:rsidRPr="00B31294">
        <w:t>PRECISION_CALIBRATION</w:t>
      </w:r>
      <w:bookmarkEnd w:id="9627"/>
    </w:p>
    <w:p w:rsidR="00015A4B" w:rsidRPr="003945BF" w:rsidRDefault="00015A4B" w:rsidP="00015A4B">
      <w:pPr>
        <w:ind w:firstLine="420"/>
      </w:pPr>
      <w:r>
        <w:rPr>
          <w:rFonts w:hint="eastAsia"/>
        </w:rPr>
        <w:t>停止管路校准，命令包含字段如下</w:t>
      </w:r>
      <w:r w:rsidRPr="003945BF">
        <w:rPr>
          <w:rFonts w:hint="eastAsia"/>
        </w:rPr>
        <w:t>：</w:t>
      </w:r>
    </w:p>
    <w:p w:rsidR="00015A4B" w:rsidRDefault="00015A4B" w:rsidP="00015A4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15A4B" w:rsidRDefault="00015A4B" w:rsidP="00461B88">
      <w:pPr>
        <w:ind w:left="420" w:firstLine="42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15A4B" w:rsidRDefault="00015A4B" w:rsidP="00015A4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15A4B" w:rsidRDefault="00015A4B" w:rsidP="00015A4B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155C5" w:rsidRDefault="008155C5" w:rsidP="00015A4B">
      <w:pPr>
        <w:pStyle w:val="a7"/>
        <w:ind w:left="840" w:firstLineChars="0" w:firstLine="0"/>
      </w:pPr>
    </w:p>
    <w:p w:rsidR="008155C5" w:rsidRDefault="008155C5" w:rsidP="00461B88">
      <w:pPr>
        <w:pStyle w:val="2"/>
        <w:numPr>
          <w:ilvl w:val="1"/>
          <w:numId w:val="5"/>
        </w:numPr>
      </w:pPr>
      <w:bookmarkStart w:id="9628" w:name="_Ref1048664"/>
      <w:r>
        <w:t>SET_NIGHT_MODE_ALARM_VOLUME</w:t>
      </w:r>
      <w:bookmarkEnd w:id="9628"/>
    </w:p>
    <w:p w:rsidR="008155C5" w:rsidRDefault="008155C5" w:rsidP="008155C5">
      <w:pPr>
        <w:ind w:firstLine="420"/>
      </w:pPr>
      <w:r>
        <w:rPr>
          <w:rFonts w:hint="eastAsia"/>
        </w:rPr>
        <w:t>设置夜间报警音量</w:t>
      </w:r>
    </w:p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155C5" w:rsidRDefault="008155C5" w:rsidP="008155C5">
      <w:pPr>
        <w:pStyle w:val="a7"/>
        <w:ind w:left="840" w:firstLineChars="0" w:firstLine="0"/>
      </w:pPr>
      <w:r>
        <w:rPr>
          <w:rFonts w:hint="eastAsia"/>
        </w:rPr>
        <w:lastRenderedPageBreak/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155C5" w:rsidRPr="00513A48" w:rsidTr="00E32021"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17295A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EC1887">
              <w:rPr>
                <w:rFonts w:hint="eastAsia"/>
                <w:b/>
              </w:rPr>
              <w:t>0x00</w:t>
            </w:r>
            <w:r w:rsidR="00EC1887">
              <w:rPr>
                <w:b/>
              </w:rPr>
              <w:t>01</w:t>
            </w:r>
          </w:p>
        </w:tc>
      </w:tr>
      <w:tr w:rsidR="008155C5" w:rsidRPr="004B56EE" w:rsidTr="00E3202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2A2241">
              <w:rPr>
                <w:b/>
              </w:rPr>
              <w:t>volume</w:t>
            </w:r>
            <w:r>
              <w:rPr>
                <w:b/>
              </w:rPr>
              <w:t>(1~5)</w:t>
            </w:r>
          </w:p>
        </w:tc>
      </w:tr>
    </w:tbl>
    <w:p w:rsidR="008155C5" w:rsidRDefault="008155C5" w:rsidP="008155C5">
      <w:pPr>
        <w:pStyle w:val="a7"/>
        <w:ind w:left="840" w:firstLineChars="0" w:firstLine="0"/>
      </w:pPr>
    </w:p>
    <w:p w:rsidR="008155C5" w:rsidRDefault="008155C5" w:rsidP="008155C5">
      <w:pPr>
        <w:pStyle w:val="a7"/>
        <w:ind w:left="840" w:firstLineChars="0" w:firstLine="0"/>
      </w:pPr>
    </w:p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155C5" w:rsidRPr="00301BD7" w:rsidRDefault="008155C5" w:rsidP="008155C5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155C5" w:rsidRDefault="008155C5" w:rsidP="00461B88"/>
    <w:p w:rsidR="008155C5" w:rsidRDefault="00A9647B" w:rsidP="00461B88">
      <w:pPr>
        <w:pStyle w:val="2"/>
        <w:numPr>
          <w:ilvl w:val="1"/>
          <w:numId w:val="5"/>
        </w:numPr>
      </w:pPr>
      <w:bookmarkStart w:id="9629" w:name="_Ref1048676"/>
      <w:r>
        <w:rPr>
          <w:rFonts w:hint="eastAsia"/>
        </w:rPr>
        <w:t>SET</w:t>
      </w:r>
      <w:r>
        <w:t>_NIGHT_MODE_BRIGHTNESS</w:t>
      </w:r>
      <w:bookmarkEnd w:id="9629"/>
    </w:p>
    <w:p w:rsidR="008155C5" w:rsidRDefault="008155C5" w:rsidP="008155C5">
      <w:pPr>
        <w:ind w:firstLine="420"/>
      </w:pPr>
      <w:r>
        <w:rPr>
          <w:rFonts w:hint="eastAsia"/>
        </w:rPr>
        <w:t>设置</w:t>
      </w:r>
      <w:r w:rsidR="00A9647B">
        <w:rPr>
          <w:rFonts w:hint="eastAsia"/>
        </w:rPr>
        <w:t>夜间</w:t>
      </w:r>
      <w:r>
        <w:rPr>
          <w:rFonts w:hint="eastAsia"/>
        </w:rPr>
        <w:t>屏幕亮度</w:t>
      </w:r>
    </w:p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155C5" w:rsidRDefault="008155C5" w:rsidP="008155C5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155C5" w:rsidRPr="00513A48" w:rsidTr="00E32021"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17295A" w:rsidRDefault="008155C5" w:rsidP="00E3202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155C5" w:rsidRPr="00513A48" w:rsidRDefault="008155C5" w:rsidP="00E3202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155C5" w:rsidTr="00E32021">
        <w:tc>
          <w:tcPr>
            <w:tcW w:w="7792" w:type="dxa"/>
            <w:gridSpan w:val="17"/>
          </w:tcPr>
          <w:p w:rsidR="008155C5" w:rsidRDefault="008155C5" w:rsidP="00E320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EC1887">
              <w:rPr>
                <w:rFonts w:hint="eastAsia"/>
                <w:b/>
              </w:rPr>
              <w:t>0x00</w:t>
            </w:r>
            <w:r w:rsidR="00EC1887">
              <w:rPr>
                <w:b/>
              </w:rPr>
              <w:t>01</w:t>
            </w:r>
          </w:p>
        </w:tc>
      </w:tr>
      <w:tr w:rsidR="008155C5" w:rsidRPr="004B56EE" w:rsidTr="00E3202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155C5" w:rsidRDefault="008155C5" w:rsidP="00E32021">
            <w:pPr>
              <w:jc w:val="center"/>
              <w:rPr>
                <w:b/>
              </w:rPr>
            </w:pPr>
            <w:r w:rsidRPr="008E4774">
              <w:rPr>
                <w:b/>
              </w:rPr>
              <w:t>brightness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~</w:t>
            </w:r>
            <w:r>
              <w:rPr>
                <w:rFonts w:hint="eastAsia"/>
                <w:b/>
              </w:rPr>
              <w:t>10</w:t>
            </w:r>
            <w:r>
              <w:rPr>
                <w:b/>
              </w:rPr>
              <w:t>)</w:t>
            </w:r>
          </w:p>
        </w:tc>
      </w:tr>
    </w:tbl>
    <w:p w:rsidR="008155C5" w:rsidRDefault="008155C5" w:rsidP="008155C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155C5" w:rsidRDefault="008155C5" w:rsidP="008155C5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E4DDD" w:rsidRDefault="003E4DDD" w:rsidP="00461B88">
      <w:pPr>
        <w:pStyle w:val="2"/>
        <w:numPr>
          <w:ilvl w:val="1"/>
          <w:numId w:val="5"/>
        </w:numPr>
      </w:pPr>
      <w:bookmarkStart w:id="9630" w:name="_Ref4078494"/>
      <w:r>
        <w:rPr>
          <w:rFonts w:hint="eastAsia"/>
        </w:rPr>
        <w:t>S</w:t>
      </w:r>
      <w:r w:rsidRPr="003E4DDD">
        <w:t>ET_SECONDARY_INFUSION_COMPLETE_SETTING</w:t>
      </w:r>
      <w:bookmarkEnd w:id="9630"/>
    </w:p>
    <w:p w:rsidR="003E4DDD" w:rsidRDefault="003E4DDD" w:rsidP="003E4DDD">
      <w:r>
        <w:rPr>
          <w:rFonts w:hint="eastAsia"/>
        </w:rPr>
        <w:t>设置次级输注完成设置</w:t>
      </w:r>
    </w:p>
    <w:p w:rsidR="003E4DDD" w:rsidRDefault="003E4DDD" w:rsidP="003E4DD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E4DDD" w:rsidRDefault="003E4DDD" w:rsidP="003E4DDD">
      <w:pPr>
        <w:pStyle w:val="a7"/>
        <w:ind w:left="840" w:firstLineChars="0" w:firstLine="0"/>
      </w:pPr>
      <w:r>
        <w:rPr>
          <w:rFonts w:hint="eastAsia"/>
        </w:rPr>
        <w:t>向泵端发送一个自定义字段，包含次级输注完成设置。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E4DDD" w:rsidRPr="00513A48" w:rsidTr="00B42FD1">
        <w:tc>
          <w:tcPr>
            <w:tcW w:w="468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17295A" w:rsidRDefault="003E4DDD" w:rsidP="00B42FD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E4DDD" w:rsidRPr="00513A48" w:rsidRDefault="003E4DDD" w:rsidP="00B42F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E4DDD" w:rsidTr="00B42FD1">
        <w:tc>
          <w:tcPr>
            <w:tcW w:w="7792" w:type="dxa"/>
            <w:gridSpan w:val="17"/>
          </w:tcPr>
          <w:p w:rsidR="003E4DDD" w:rsidRDefault="003E4DDD" w:rsidP="00B42FD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3E4DDD" w:rsidTr="00B42FD1">
        <w:tc>
          <w:tcPr>
            <w:tcW w:w="7792" w:type="dxa"/>
            <w:gridSpan w:val="17"/>
          </w:tcPr>
          <w:p w:rsidR="003E4DDD" w:rsidRDefault="003E4DDD" w:rsidP="00B42F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EC1887">
              <w:rPr>
                <w:rFonts w:hint="eastAsia"/>
                <w:b/>
              </w:rPr>
              <w:t>0x00</w:t>
            </w:r>
            <w:r w:rsidR="00EC1887">
              <w:rPr>
                <w:b/>
              </w:rPr>
              <w:t>01</w:t>
            </w:r>
          </w:p>
        </w:tc>
      </w:tr>
      <w:tr w:rsidR="003E4DDD" w:rsidRPr="004B56EE" w:rsidTr="00B42FD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3E4DDD" w:rsidRDefault="003E4DDD" w:rsidP="00B42FD1">
            <w:pPr>
              <w:jc w:val="center"/>
              <w:rPr>
                <w:b/>
              </w:rPr>
            </w:pPr>
            <w:r w:rsidRPr="002015A6">
              <w:rPr>
                <w:color w:val="0000FF"/>
                <w:u w:val="single"/>
              </w:rPr>
              <w:fldChar w:fldCharType="begin"/>
            </w:r>
            <w:r w:rsidRPr="002015A6">
              <w:rPr>
                <w:color w:val="0000FF"/>
                <w:u w:val="single"/>
              </w:rPr>
              <w:instrText xml:space="preserve"> REF _Ref4078304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2015A6">
              <w:rPr>
                <w:color w:val="0000FF"/>
                <w:u w:val="single"/>
              </w:rPr>
            </w:r>
            <w:r w:rsidRPr="002015A6">
              <w:rPr>
                <w:color w:val="0000FF"/>
                <w:u w:val="single"/>
              </w:rPr>
              <w:fldChar w:fldCharType="separate"/>
            </w:r>
            <w:ins w:id="9631" w:author="Zhang, Carol (MSHA)" w:date="2019-12-11T16:14:00Z">
              <w:r w:rsidR="00B2321A" w:rsidRPr="00B2321A">
                <w:rPr>
                  <w:color w:val="0000FF"/>
                  <w:u w:val="single"/>
                  <w:rPrChange w:id="9632" w:author="Zhang, Carol (MSHA)" w:date="2019-12-11T16:14:00Z">
                    <w:rPr/>
                  </w:rPrChange>
                </w:rPr>
                <w:t>Secondary Infusion Complete Setting</w:t>
              </w:r>
            </w:ins>
            <w:del w:id="96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Secondary Infusion Complete Setting</w:delText>
              </w:r>
            </w:del>
            <w:r w:rsidRPr="002015A6">
              <w:rPr>
                <w:color w:val="0000FF"/>
                <w:u w:val="single"/>
              </w:rPr>
              <w:fldChar w:fldCharType="end"/>
            </w:r>
          </w:p>
        </w:tc>
      </w:tr>
    </w:tbl>
    <w:p w:rsidR="003E4DDD" w:rsidRPr="001C7716" w:rsidRDefault="003E4DDD" w:rsidP="003E4DDD">
      <w:pPr>
        <w:pStyle w:val="a7"/>
        <w:ind w:left="840" w:firstLineChars="0" w:firstLine="0"/>
      </w:pPr>
    </w:p>
    <w:p w:rsidR="003E4DDD" w:rsidRDefault="003E4DDD" w:rsidP="003E4DD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E4DDD" w:rsidRPr="00301BD7" w:rsidRDefault="003E4DDD" w:rsidP="003E4DDD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E4DDD" w:rsidRDefault="003E4DDD" w:rsidP="00461B88"/>
    <w:p w:rsidR="006856F7" w:rsidRPr="006856F7" w:rsidRDefault="006856F7" w:rsidP="006856F7">
      <w:pPr>
        <w:pStyle w:val="2"/>
        <w:numPr>
          <w:ilvl w:val="1"/>
          <w:numId w:val="5"/>
        </w:numPr>
      </w:pPr>
      <w:bookmarkStart w:id="9634" w:name="_Ref7353733"/>
      <w:r w:rsidRPr="006856F7">
        <w:t>SET_TUBE_SIZE</w:t>
      </w:r>
      <w:bookmarkEnd w:id="9634"/>
    </w:p>
    <w:p w:rsidR="006856F7" w:rsidRDefault="006856F7" w:rsidP="006856F7">
      <w:pPr>
        <w:ind w:firstLine="420"/>
      </w:pPr>
      <w:r>
        <w:rPr>
          <w:rFonts w:hint="eastAsia"/>
        </w:rPr>
        <w:t>设置输液管路规格</w:t>
      </w:r>
    </w:p>
    <w:p w:rsidR="006856F7" w:rsidRDefault="006856F7" w:rsidP="006856F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856F7" w:rsidRDefault="006856F7" w:rsidP="006856F7">
      <w:pPr>
        <w:pStyle w:val="a7"/>
        <w:ind w:left="840" w:firstLineChars="0" w:firstLine="0"/>
      </w:pPr>
      <w:r>
        <w:rPr>
          <w:rFonts w:hint="eastAsia"/>
        </w:rPr>
        <w:lastRenderedPageBreak/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856F7" w:rsidRPr="00513A48" w:rsidTr="007713A1">
        <w:tc>
          <w:tcPr>
            <w:tcW w:w="468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17295A" w:rsidRDefault="006856F7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856F7" w:rsidRPr="00513A48" w:rsidRDefault="006856F7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856F7" w:rsidTr="007713A1">
        <w:tc>
          <w:tcPr>
            <w:tcW w:w="7792" w:type="dxa"/>
            <w:gridSpan w:val="17"/>
          </w:tcPr>
          <w:p w:rsidR="006856F7" w:rsidRDefault="006856F7" w:rsidP="007713A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856F7" w:rsidTr="007713A1">
        <w:tc>
          <w:tcPr>
            <w:tcW w:w="7792" w:type="dxa"/>
            <w:gridSpan w:val="17"/>
          </w:tcPr>
          <w:p w:rsidR="006856F7" w:rsidRDefault="006856F7" w:rsidP="007713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EC1887">
              <w:rPr>
                <w:rFonts w:hint="eastAsia"/>
                <w:b/>
              </w:rPr>
              <w:t>0x00</w:t>
            </w:r>
            <w:r w:rsidR="00EC1887">
              <w:rPr>
                <w:b/>
              </w:rPr>
              <w:t>01</w:t>
            </w:r>
          </w:p>
        </w:tc>
      </w:tr>
      <w:tr w:rsidR="006856F7" w:rsidRPr="004B56EE" w:rsidTr="007713A1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856F7" w:rsidRDefault="006856F7" w:rsidP="00365BD0">
            <w:pPr>
              <w:jc w:val="center"/>
              <w:rPr>
                <w:b/>
              </w:rPr>
            </w:pPr>
            <w:r>
              <w:rPr>
                <w:b/>
              </w:rPr>
              <w:t>Tube size(</w:t>
            </w:r>
            <w:r w:rsidR="00B2471C">
              <w:rPr>
                <w:rFonts w:hint="eastAsia"/>
                <w:b/>
              </w:rPr>
              <w:t>d</w:t>
            </w:r>
            <w:r w:rsidR="00B2471C">
              <w:rPr>
                <w:b/>
              </w:rPr>
              <w:t>rip</w:t>
            </w:r>
            <w:r>
              <w:rPr>
                <w:rFonts w:hint="eastAsia"/>
                <w:b/>
              </w:rPr>
              <w:t>/</w:t>
            </w:r>
            <w:r w:rsidR="00B2471C">
              <w:rPr>
                <w:b/>
              </w:rPr>
              <w:t>mL</w:t>
            </w:r>
            <w:r>
              <w:rPr>
                <w:rFonts w:hint="eastAsia"/>
                <w:b/>
              </w:rPr>
              <w:t>)</w:t>
            </w:r>
          </w:p>
        </w:tc>
      </w:tr>
    </w:tbl>
    <w:p w:rsidR="006856F7" w:rsidRDefault="006856F7" w:rsidP="006856F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856F7" w:rsidRDefault="006856F7" w:rsidP="00461B88">
      <w:pPr>
        <w:ind w:firstLine="420"/>
      </w:pPr>
      <w:r>
        <w:rPr>
          <w:rFonts w:hint="eastAsia"/>
        </w:rPr>
        <w:t>正常返回：泵端返回一个空的数据包</w:t>
      </w:r>
    </w:p>
    <w:p w:rsidR="00D746D0" w:rsidRDefault="00D746D0" w:rsidP="00D746D0">
      <w:pPr>
        <w:ind w:firstLine="420"/>
      </w:pPr>
    </w:p>
    <w:p w:rsidR="00D746D0" w:rsidRDefault="00D746D0" w:rsidP="00461B88">
      <w:pPr>
        <w:pStyle w:val="2"/>
        <w:numPr>
          <w:ilvl w:val="1"/>
          <w:numId w:val="5"/>
        </w:numPr>
      </w:pPr>
      <w:bookmarkStart w:id="9635" w:name="_Ref12365364"/>
      <w:r>
        <w:rPr>
          <w:rFonts w:hint="eastAsia"/>
        </w:rPr>
        <w:t>SET_DRUG_MASS_UNIT</w:t>
      </w:r>
      <w:bookmarkEnd w:id="9635"/>
    </w:p>
    <w:p w:rsidR="00D746D0" w:rsidRDefault="00D746D0" w:rsidP="00D746D0">
      <w:pPr>
        <w:ind w:firstLine="420"/>
      </w:pPr>
      <w:r>
        <w:rPr>
          <w:rFonts w:hint="eastAsia"/>
        </w:rPr>
        <w:t>设置药量单位</w:t>
      </w:r>
    </w:p>
    <w:p w:rsidR="00D746D0" w:rsidRDefault="00D746D0" w:rsidP="00D746D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D746D0" w:rsidRDefault="00D746D0" w:rsidP="00D746D0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D746D0" w:rsidRPr="00513A48" w:rsidTr="00987988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17295A" w:rsidRDefault="00D746D0" w:rsidP="0098798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D746D0" w:rsidRPr="00513A48" w:rsidRDefault="00D746D0" w:rsidP="009879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746D0" w:rsidTr="00987988">
        <w:trPr>
          <w:jc w:val="center"/>
        </w:trPr>
        <w:tc>
          <w:tcPr>
            <w:tcW w:w="7992" w:type="dxa"/>
            <w:gridSpan w:val="17"/>
          </w:tcPr>
          <w:p w:rsidR="00D746D0" w:rsidRDefault="00D746D0" w:rsidP="009879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D746D0" w:rsidTr="00987988">
        <w:trPr>
          <w:jc w:val="center"/>
        </w:trPr>
        <w:tc>
          <w:tcPr>
            <w:tcW w:w="7992" w:type="dxa"/>
            <w:gridSpan w:val="17"/>
          </w:tcPr>
          <w:p w:rsidR="00D746D0" w:rsidRDefault="00D746D0" w:rsidP="009879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01</w:t>
            </w:r>
          </w:p>
        </w:tc>
      </w:tr>
      <w:tr w:rsidR="00D746D0" w:rsidTr="00987988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D746D0" w:rsidRPr="00E70E77" w:rsidRDefault="00D746D0" w:rsidP="00987988">
            <w:pPr>
              <w:jc w:val="center"/>
              <w:rPr>
                <w:rStyle w:val="a9"/>
              </w:rPr>
            </w:pPr>
            <w:r>
              <w:rPr>
                <w:rStyle w:val="a9"/>
              </w:rPr>
              <w:fldChar w:fldCharType="begin"/>
            </w:r>
            <w:r>
              <w:rPr>
                <w:rStyle w:val="a9"/>
              </w:rPr>
              <w:instrText xml:space="preserve"> REF _Ref12365078 \h </w:instrText>
            </w:r>
            <w:r>
              <w:rPr>
                <w:rStyle w:val="a9"/>
              </w:rPr>
            </w:r>
            <w:r>
              <w:rPr>
                <w:rStyle w:val="a9"/>
              </w:rPr>
              <w:fldChar w:fldCharType="separate"/>
            </w:r>
            <w:ins w:id="9636" w:author="Zhang, Carol (MSHA)" w:date="2019-12-11T16:14:00Z">
              <w:r w:rsidR="00B2321A">
                <w:t xml:space="preserve">Drug </w:t>
              </w:r>
              <w:r w:rsidR="00B2321A">
                <w:rPr>
                  <w:rFonts w:hint="eastAsia"/>
                </w:rPr>
                <w:t xml:space="preserve">Mass </w:t>
              </w:r>
              <w:r w:rsidR="00B2321A">
                <w:t>Unit</w:t>
              </w:r>
            </w:ins>
            <w:del w:id="9637" w:author="Zhang, Carol (MSHA)" w:date="2019-08-21T10:59:00Z">
              <w:r w:rsidR="009736A5" w:rsidDel="00E71FAC">
                <w:delText xml:space="preserve">Drug </w:delText>
              </w:r>
              <w:r w:rsidR="009736A5" w:rsidDel="00E71FAC">
                <w:rPr>
                  <w:rFonts w:hint="eastAsia"/>
                </w:rPr>
                <w:delText xml:space="preserve">Mass </w:delText>
              </w:r>
              <w:r w:rsidR="009736A5" w:rsidDel="00E71FAC">
                <w:delText>Unit</w:delText>
              </w:r>
            </w:del>
            <w:r>
              <w:rPr>
                <w:rStyle w:val="a9"/>
              </w:rPr>
              <w:fldChar w:fldCharType="end"/>
            </w:r>
          </w:p>
        </w:tc>
      </w:tr>
    </w:tbl>
    <w:p w:rsidR="00FA4736" w:rsidRDefault="00FA4736" w:rsidP="00FA473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A4736" w:rsidRDefault="00FA4736" w:rsidP="00FA4736">
      <w:pPr>
        <w:ind w:firstLine="420"/>
      </w:pPr>
      <w:r>
        <w:rPr>
          <w:rFonts w:hint="eastAsia"/>
        </w:rPr>
        <w:t>正常返回：泵端返回一个空的数据包。</w:t>
      </w:r>
    </w:p>
    <w:p w:rsidR="006511B0" w:rsidRPr="00461B88" w:rsidRDefault="006511B0" w:rsidP="00461B88">
      <w:pPr>
        <w:pStyle w:val="2"/>
        <w:numPr>
          <w:ilvl w:val="1"/>
          <w:numId w:val="5"/>
        </w:numPr>
      </w:pPr>
      <w:bookmarkStart w:id="9638" w:name="_Ref12366945"/>
      <w:r>
        <w:t>S</w:t>
      </w:r>
      <w:r w:rsidRPr="006511B0">
        <w:t>ET_INFUSION_NEAR_COMPLETE_CRITERIA</w:t>
      </w:r>
      <w:bookmarkEnd w:id="9638"/>
    </w:p>
    <w:p w:rsidR="006511B0" w:rsidRPr="003945BF" w:rsidRDefault="00960D37" w:rsidP="006511B0">
      <w:pPr>
        <w:ind w:firstLine="420"/>
      </w:pPr>
      <w:r>
        <w:rPr>
          <w:rFonts w:hint="eastAsia"/>
        </w:rPr>
        <w:t>设置</w:t>
      </w:r>
      <w:r w:rsidR="00FA4736">
        <w:rPr>
          <w:rFonts w:hint="eastAsia"/>
        </w:rPr>
        <w:t>即将输注完成报警的触发条件和条件对应的参数，命令包含字段如下</w:t>
      </w:r>
      <w:r w:rsidR="00FA4736">
        <w:rPr>
          <w:rFonts w:hint="eastAsia"/>
        </w:rPr>
        <w:t>:</w:t>
      </w:r>
    </w:p>
    <w:p w:rsidR="006511B0" w:rsidRDefault="006511B0" w:rsidP="006511B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511B0" w:rsidRDefault="006511B0" w:rsidP="006511B0">
      <w:pPr>
        <w:pStyle w:val="a7"/>
        <w:ind w:left="840" w:firstLineChars="0" w:firstLine="0"/>
      </w:pPr>
      <w:r>
        <w:rPr>
          <w:rFonts w:hint="eastAsia"/>
        </w:rPr>
        <w:t>向泵端发送</w:t>
      </w:r>
      <w:r w:rsidR="00FA4736">
        <w:rPr>
          <w:rFonts w:hint="eastAsia"/>
        </w:rPr>
        <w:t>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A4736" w:rsidRPr="00513A48" w:rsidTr="00EC1887">
        <w:tc>
          <w:tcPr>
            <w:tcW w:w="468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17295A" w:rsidRDefault="00FA4736" w:rsidP="00EC188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A4736" w:rsidRPr="00513A48" w:rsidRDefault="00FA4736" w:rsidP="00EC18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A4736" w:rsidTr="00EC1887">
        <w:tc>
          <w:tcPr>
            <w:tcW w:w="7792" w:type="dxa"/>
            <w:gridSpan w:val="17"/>
          </w:tcPr>
          <w:p w:rsidR="00FA4736" w:rsidRDefault="00FA4736" w:rsidP="00EC188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A4736" w:rsidTr="00EC1887">
        <w:tc>
          <w:tcPr>
            <w:tcW w:w="7792" w:type="dxa"/>
            <w:gridSpan w:val="17"/>
          </w:tcPr>
          <w:p w:rsidR="00FA4736" w:rsidRDefault="00FA4736" w:rsidP="00EC188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5</w:t>
            </w:r>
          </w:p>
        </w:tc>
      </w:tr>
      <w:tr w:rsidR="00FA4736" w:rsidRPr="004B56EE" w:rsidTr="00EC1887">
        <w:tc>
          <w:tcPr>
            <w:tcW w:w="3896" w:type="dxa"/>
            <w:gridSpan w:val="9"/>
          </w:tcPr>
          <w:p w:rsidR="00FA4736" w:rsidRDefault="00FA4736" w:rsidP="00EC1887"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REF _Ref12366344 \h </w:instrText>
            </w:r>
            <w:r w:rsidR="000722C3">
              <w:rPr>
                <w:b/>
              </w:rPr>
              <w:instrText xml:space="preserve"> \* MERGEFORMAT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ins w:id="9639" w:author="Zhang, Carol (MSHA)" w:date="2019-12-11T16:14:00Z">
              <w:r w:rsidR="00B2321A" w:rsidRPr="00B2321A">
                <w:rPr>
                  <w:color w:val="0000FF"/>
                  <w:u w:val="single"/>
                  <w:rPrChange w:id="9640" w:author="Zhang, Carol (MSHA)" w:date="2019-12-11T16:14:00Z">
                    <w:rPr/>
                  </w:rPrChange>
                </w:rPr>
                <w:t>Infusion Near Complete Criteria</w:t>
              </w:r>
            </w:ins>
            <w:del w:id="964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Infusion Near Complete Criteria</w:delText>
              </w:r>
            </w:del>
            <w:r>
              <w:rPr>
                <w:b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FA4736" w:rsidRDefault="00FA4736" w:rsidP="00EC1887">
            <w:pPr>
              <w:jc w:val="center"/>
              <w:rPr>
                <w:b/>
              </w:rPr>
            </w:pPr>
            <w:r w:rsidRPr="00FF73E0">
              <w:t xml:space="preserve">Parameters for </w:t>
            </w:r>
            <w:r>
              <w:t>Criteria(</w:t>
            </w:r>
            <w:r w:rsidR="009F6FBA">
              <w:rPr>
                <w:rFonts w:hint="eastAsia"/>
              </w:rPr>
              <w:t>uint</w:t>
            </w:r>
            <w:r>
              <w:t>,</w:t>
            </w:r>
            <w:r w:rsidRPr="00FF73E0">
              <w:rPr>
                <w:b/>
              </w:rPr>
              <w:t>4 byte</w:t>
            </w:r>
            <w:r>
              <w:t>)</w:t>
            </w:r>
          </w:p>
        </w:tc>
      </w:tr>
    </w:tbl>
    <w:p w:rsidR="00FA4736" w:rsidRDefault="00FA4736" w:rsidP="006511B0">
      <w:pPr>
        <w:pStyle w:val="a7"/>
        <w:ind w:left="840" w:firstLineChars="0" w:firstLine="0"/>
      </w:pPr>
    </w:p>
    <w:p w:rsidR="006511B0" w:rsidRDefault="006511B0" w:rsidP="006511B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511B0" w:rsidRDefault="006511B0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FA4736">
        <w:rPr>
          <w:rFonts w:hint="eastAsia"/>
        </w:rPr>
        <w:t>泵端返回一个空的数据包。</w:t>
      </w:r>
    </w:p>
    <w:p w:rsidR="00960D37" w:rsidRPr="00EC746B" w:rsidRDefault="00960D37" w:rsidP="00461B88">
      <w:pPr>
        <w:pStyle w:val="2"/>
        <w:numPr>
          <w:ilvl w:val="1"/>
          <w:numId w:val="5"/>
        </w:numPr>
        <w:rPr>
          <w:strike/>
          <w:rPrChange w:id="9642" w:author="Zhang, Carol (MSHA)" w:date="2019-11-02T13:55:00Z">
            <w:rPr/>
          </w:rPrChange>
        </w:rPr>
      </w:pPr>
      <w:bookmarkStart w:id="9643" w:name="_Ref12369964"/>
      <w:r w:rsidRPr="00EC746B">
        <w:rPr>
          <w:strike/>
          <w:rPrChange w:id="9644" w:author="Zhang, Carol (MSHA)" w:date="2019-11-02T13:55:00Z">
            <w:rPr/>
          </w:rPrChange>
        </w:rPr>
        <w:t>SET_AIR_DETECTION_OPTION</w:t>
      </w:r>
      <w:bookmarkEnd w:id="9643"/>
    </w:p>
    <w:p w:rsidR="00960D37" w:rsidRPr="00EC746B" w:rsidRDefault="00960D37" w:rsidP="00960D37">
      <w:pPr>
        <w:ind w:firstLine="420"/>
        <w:rPr>
          <w:strike/>
          <w:rPrChange w:id="9645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646" w:author="Zhang, Carol (MSHA)" w:date="2019-11-02T13:55:00Z">
            <w:rPr>
              <w:rFonts w:hint="eastAsia"/>
            </w:rPr>
          </w:rPrChange>
        </w:rPr>
        <w:t>设置</w:t>
      </w:r>
      <w:r w:rsidRPr="00EC746B">
        <w:rPr>
          <w:rFonts w:ascii="宋体" w:eastAsia="宋体" w:cs="宋体" w:hint="eastAsia"/>
          <w:strike/>
          <w:color w:val="000000"/>
          <w:kern w:val="0"/>
          <w:sz w:val="20"/>
          <w:szCs w:val="20"/>
          <w:lang w:val="zh-CN"/>
          <w:rPrChange w:id="9647" w:author="Zhang, Carol (MSHA)" w:date="2019-11-02T13:55:00Z">
            <w:rPr>
              <w:rFonts w:ascii="宋体" w:eastAsia="宋体" w:cs="宋体" w:hint="eastAsia"/>
              <w:color w:val="000000"/>
              <w:kern w:val="0"/>
              <w:sz w:val="20"/>
              <w:szCs w:val="20"/>
              <w:lang w:val="zh-CN"/>
            </w:rPr>
          </w:rPrChange>
        </w:rPr>
        <w:t>气泡检测选择</w:t>
      </w:r>
      <w:r w:rsidRPr="00EC746B">
        <w:rPr>
          <w:rFonts w:hint="eastAsia"/>
          <w:strike/>
          <w:rPrChange w:id="9648" w:author="Zhang, Carol (MSHA)" w:date="2019-11-02T13:55:00Z">
            <w:rPr>
              <w:rFonts w:hint="eastAsia"/>
            </w:rPr>
          </w:rPrChange>
        </w:rPr>
        <w:t>，命令包含字段如下：</w:t>
      </w:r>
    </w:p>
    <w:p w:rsidR="00960D37" w:rsidRPr="00EC746B" w:rsidRDefault="00960D37" w:rsidP="00960D37">
      <w:pPr>
        <w:pStyle w:val="a7"/>
        <w:numPr>
          <w:ilvl w:val="0"/>
          <w:numId w:val="1"/>
        </w:numPr>
        <w:ind w:firstLineChars="0"/>
        <w:rPr>
          <w:strike/>
          <w:rPrChange w:id="9649" w:author="Zhang, Carol (MSHA)" w:date="2019-11-02T13:55:00Z">
            <w:rPr/>
          </w:rPrChange>
        </w:rPr>
      </w:pPr>
      <w:r w:rsidRPr="00EC746B">
        <w:rPr>
          <w:strike/>
          <w:rPrChange w:id="9650" w:author="Zhang, Carol (MSHA)" w:date="2019-11-02T13:55:00Z">
            <w:rPr/>
          </w:rPrChange>
        </w:rPr>
        <w:t>Request</w:t>
      </w:r>
    </w:p>
    <w:p w:rsidR="00960D37" w:rsidRPr="00EC746B" w:rsidRDefault="00960D37" w:rsidP="00960D37">
      <w:pPr>
        <w:pStyle w:val="a7"/>
        <w:ind w:left="840" w:firstLineChars="0" w:firstLine="0"/>
        <w:rPr>
          <w:strike/>
          <w:rPrChange w:id="9651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652" w:author="Zhang, Carol (MSHA)" w:date="2019-11-02T13:55:00Z">
            <w:rPr>
              <w:rFonts w:hint="eastAsia"/>
            </w:rPr>
          </w:rPrChange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960D37" w:rsidRPr="00EC746B" w:rsidTr="00A22913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53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54" w:author="Zhang, Carol (MSHA)" w:date="2019-11-02T13:55:00Z">
                  <w:rPr>
                    <w:sz w:val="18"/>
                    <w:szCs w:val="18"/>
                  </w:rPr>
                </w:rPrChange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55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56" w:author="Zhang, Carol (MSHA)" w:date="2019-11-02T13:55:00Z">
                  <w:rPr>
                    <w:sz w:val="18"/>
                    <w:szCs w:val="18"/>
                  </w:rPr>
                </w:rPrChange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57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58" w:author="Zhang, Carol (MSHA)" w:date="2019-11-02T13:55:00Z">
                  <w:rPr>
                    <w:sz w:val="18"/>
                    <w:szCs w:val="18"/>
                  </w:rPr>
                </w:rPrChange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59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60" w:author="Zhang, Carol (MSHA)" w:date="2019-11-02T13:55:00Z">
                  <w:rPr>
                    <w:sz w:val="18"/>
                    <w:szCs w:val="18"/>
                  </w:rPr>
                </w:rPrChange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61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62" w:author="Zhang, Carol (MSHA)" w:date="2019-11-02T13:55:00Z">
                  <w:rPr>
                    <w:sz w:val="18"/>
                    <w:szCs w:val="18"/>
                  </w:rPr>
                </w:rPrChange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63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64" w:author="Zhang, Carol (MSHA)" w:date="2019-11-02T13:55:00Z">
                  <w:rPr>
                    <w:sz w:val="18"/>
                    <w:szCs w:val="18"/>
                  </w:rPr>
                </w:rPrChange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65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66" w:author="Zhang, Carol (MSHA)" w:date="2019-11-02T13:55:00Z">
                  <w:rPr>
                    <w:sz w:val="18"/>
                    <w:szCs w:val="18"/>
                  </w:rPr>
                </w:rPrChange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67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68" w:author="Zhang, Carol (MSHA)" w:date="2019-11-02T13:55:00Z">
                  <w:rPr>
                    <w:sz w:val="18"/>
                    <w:szCs w:val="18"/>
                  </w:rPr>
                </w:rPrChange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69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70" w:author="Zhang, Carol (MSHA)" w:date="2019-11-02T13:55:00Z">
                  <w:rPr>
                    <w:sz w:val="18"/>
                    <w:szCs w:val="18"/>
                  </w:rPr>
                </w:rPrChange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71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72" w:author="Zhang, Carol (MSHA)" w:date="2019-11-02T13:55:00Z">
                  <w:rPr>
                    <w:sz w:val="18"/>
                    <w:szCs w:val="18"/>
                  </w:rPr>
                </w:rPrChange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73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74" w:author="Zhang, Carol (MSHA)" w:date="2019-11-02T13:55:00Z">
                  <w:rPr>
                    <w:sz w:val="18"/>
                    <w:szCs w:val="18"/>
                  </w:rPr>
                </w:rPrChange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75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76" w:author="Zhang, Carol (MSHA)" w:date="2019-11-02T13:55:00Z">
                  <w:rPr>
                    <w:sz w:val="18"/>
                    <w:szCs w:val="18"/>
                  </w:rPr>
                </w:rPrChange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77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78" w:author="Zhang, Carol (MSHA)" w:date="2019-11-02T13:55:00Z">
                  <w:rPr>
                    <w:sz w:val="18"/>
                    <w:szCs w:val="18"/>
                  </w:rPr>
                </w:rPrChange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79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80" w:author="Zhang, Carol (MSHA)" w:date="2019-11-02T13:55:00Z">
                  <w:rPr>
                    <w:sz w:val="18"/>
                    <w:szCs w:val="18"/>
                  </w:rPr>
                </w:rPrChange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81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82" w:author="Zhang, Carol (MSHA)" w:date="2019-11-02T13:55:00Z">
                  <w:rPr>
                    <w:sz w:val="18"/>
                    <w:szCs w:val="18"/>
                  </w:rPr>
                </w:rPrChange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960D37" w:rsidRPr="00EC746B" w:rsidRDefault="00960D37" w:rsidP="00A22913">
            <w:pPr>
              <w:jc w:val="center"/>
              <w:rPr>
                <w:strike/>
                <w:sz w:val="18"/>
                <w:szCs w:val="18"/>
                <w:rPrChange w:id="9683" w:author="Zhang, Carol (MSHA)" w:date="2019-11-02T13:55:00Z">
                  <w:rPr>
                    <w:sz w:val="18"/>
                    <w:szCs w:val="18"/>
                  </w:rPr>
                </w:rPrChange>
              </w:rPr>
            </w:pPr>
            <w:r w:rsidRPr="00EC746B">
              <w:rPr>
                <w:strike/>
                <w:sz w:val="18"/>
                <w:szCs w:val="18"/>
                <w:rPrChange w:id="9684" w:author="Zhang, Carol (MSHA)" w:date="2019-11-02T13:55:00Z">
                  <w:rPr>
                    <w:sz w:val="18"/>
                    <w:szCs w:val="18"/>
                  </w:rPr>
                </w:rPrChange>
              </w:rPr>
              <w:t>15</w:t>
            </w:r>
          </w:p>
        </w:tc>
      </w:tr>
      <w:tr w:rsidR="00960D37" w:rsidRPr="00EC746B" w:rsidTr="00A22913">
        <w:trPr>
          <w:jc w:val="center"/>
        </w:trPr>
        <w:tc>
          <w:tcPr>
            <w:tcW w:w="7992" w:type="dxa"/>
            <w:gridSpan w:val="17"/>
          </w:tcPr>
          <w:p w:rsidR="00960D37" w:rsidRPr="00EC746B" w:rsidRDefault="00960D37" w:rsidP="00A22913">
            <w:pPr>
              <w:jc w:val="center"/>
              <w:rPr>
                <w:b/>
                <w:strike/>
                <w:rPrChange w:id="9685" w:author="Zhang, Carol (MSHA)" w:date="2019-11-02T13:55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9686" w:author="Zhang, Carol (MSHA)" w:date="2019-11-02T13:55:00Z">
                  <w:rPr>
                    <w:b/>
                  </w:rPr>
                </w:rPrChange>
              </w:rPr>
              <w:t>0x0001</w:t>
            </w:r>
          </w:p>
        </w:tc>
      </w:tr>
      <w:tr w:rsidR="00960D37" w:rsidRPr="00EC746B" w:rsidTr="00A22913">
        <w:trPr>
          <w:jc w:val="center"/>
        </w:trPr>
        <w:tc>
          <w:tcPr>
            <w:tcW w:w="7992" w:type="dxa"/>
            <w:gridSpan w:val="17"/>
          </w:tcPr>
          <w:p w:rsidR="00960D37" w:rsidRPr="00EC746B" w:rsidRDefault="00960D37" w:rsidP="00A22913">
            <w:pPr>
              <w:jc w:val="center"/>
              <w:rPr>
                <w:b/>
                <w:strike/>
                <w:rPrChange w:id="9687" w:author="Zhang, Carol (MSHA)" w:date="2019-11-02T13:55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9688" w:author="Zhang, Carol (MSHA)" w:date="2019-11-02T13:55:00Z">
                  <w:rPr>
                    <w:b/>
                  </w:rPr>
                </w:rPrChange>
              </w:rPr>
              <w:lastRenderedPageBreak/>
              <w:t>0x0001</w:t>
            </w:r>
          </w:p>
        </w:tc>
      </w:tr>
      <w:tr w:rsidR="00960D37" w:rsidRPr="00EC746B" w:rsidTr="00A22913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960D37" w:rsidRPr="00EC746B" w:rsidRDefault="00960D37" w:rsidP="00A22913">
            <w:pPr>
              <w:jc w:val="center"/>
              <w:rPr>
                <w:rStyle w:val="a9"/>
                <w:strike/>
                <w:rPrChange w:id="9689" w:author="Zhang, Carol (MSHA)" w:date="2019-11-02T13:55:00Z">
                  <w:rPr>
                    <w:rStyle w:val="a9"/>
                  </w:rPr>
                </w:rPrChange>
              </w:rPr>
            </w:pPr>
            <w:r w:rsidRPr="00EC746B">
              <w:rPr>
                <w:strike/>
                <w:color w:val="0000FF"/>
                <w:rPrChange w:id="9690" w:author="Zhang, Carol (MSHA)" w:date="2019-11-02T13:55:00Z">
                  <w:rPr>
                    <w:color w:val="0000FF"/>
                    <w:u w:val="single"/>
                  </w:rPr>
                </w:rPrChange>
              </w:rPr>
              <w:fldChar w:fldCharType="begin"/>
            </w:r>
            <w:r w:rsidRPr="00EC746B">
              <w:rPr>
                <w:strike/>
                <w:color w:val="0000FF"/>
                <w:rPrChange w:id="9691" w:author="Zhang, Carol (MSHA)" w:date="2019-11-02T13:55:00Z">
                  <w:rPr>
                    <w:color w:val="0000FF"/>
                  </w:rPr>
                </w:rPrChange>
              </w:rPr>
              <w:instrText xml:space="preserve"> REF _Ref12369216 \h  \* MERGEFORMAT </w:instrText>
            </w:r>
            <w:r w:rsidRPr="00EC746B">
              <w:rPr>
                <w:strike/>
                <w:color w:val="0000FF"/>
                <w:rPrChange w:id="9692" w:author="Zhang, Carol (MSHA)" w:date="2019-11-02T13:55:00Z">
                  <w:rPr>
                    <w:strike/>
                    <w:color w:val="0000FF"/>
                  </w:rPr>
                </w:rPrChange>
              </w:rPr>
            </w:r>
            <w:r w:rsidRPr="00EC746B">
              <w:rPr>
                <w:strike/>
                <w:color w:val="0000FF"/>
                <w:rPrChange w:id="9693" w:author="Zhang, Carol (MSHA)" w:date="2019-11-02T13:55:00Z">
                  <w:rPr>
                    <w:color w:val="0000FF"/>
                  </w:rPr>
                </w:rPrChange>
              </w:rPr>
              <w:fldChar w:fldCharType="separate"/>
            </w:r>
            <w:ins w:id="9694" w:author="Zhang, Carol (MSHA)" w:date="2019-12-11T16:14:00Z">
              <w:r w:rsidR="00B2321A" w:rsidRPr="00B2321A">
                <w:rPr>
                  <w:strike/>
                  <w:color w:val="0000FF"/>
                  <w:u w:val="single"/>
                  <w:rPrChange w:id="9695" w:author="Zhang, Carol (MSHA)" w:date="2019-12-11T16:14:00Z">
                    <w:rPr/>
                  </w:rPrChange>
                </w:rPr>
                <w:t>Air Detection Option</w:t>
              </w:r>
            </w:ins>
            <w:del w:id="9696" w:author="Zhang, Carol (MSHA)" w:date="2019-08-21T10:59:00Z">
              <w:r w:rsidR="009736A5" w:rsidRPr="00EC746B" w:rsidDel="00E71FAC">
                <w:rPr>
                  <w:strike/>
                  <w:color w:val="0000FF"/>
                  <w:u w:val="single"/>
                  <w:rPrChange w:id="9697" w:author="Zhang, Carol (MSHA)" w:date="2019-11-02T13:55:00Z">
                    <w:rPr>
                      <w:color w:val="0000FF"/>
                      <w:u w:val="single"/>
                    </w:rPr>
                  </w:rPrChange>
                </w:rPr>
                <w:delText>Air Detection Option</w:delText>
              </w:r>
            </w:del>
            <w:r w:rsidRPr="00EC746B">
              <w:rPr>
                <w:strike/>
                <w:color w:val="0000FF"/>
                <w:rPrChange w:id="9698" w:author="Zhang, Carol (MSHA)" w:date="2019-11-02T13:55:00Z">
                  <w:rPr>
                    <w:color w:val="0000FF"/>
                  </w:rPr>
                </w:rPrChange>
              </w:rPr>
              <w:fldChar w:fldCharType="end"/>
            </w:r>
          </w:p>
        </w:tc>
      </w:tr>
    </w:tbl>
    <w:p w:rsidR="00960D37" w:rsidRPr="00EC746B" w:rsidRDefault="00960D37" w:rsidP="00960D37">
      <w:pPr>
        <w:pStyle w:val="a7"/>
        <w:ind w:left="840" w:firstLineChars="0" w:firstLine="0"/>
        <w:rPr>
          <w:strike/>
          <w:rPrChange w:id="9699" w:author="Zhang, Carol (MSHA)" w:date="2019-11-02T13:55:00Z">
            <w:rPr/>
          </w:rPrChange>
        </w:rPr>
      </w:pPr>
    </w:p>
    <w:p w:rsidR="00960D37" w:rsidRPr="00EC746B" w:rsidRDefault="00960D37" w:rsidP="00960D37">
      <w:pPr>
        <w:pStyle w:val="a7"/>
        <w:numPr>
          <w:ilvl w:val="0"/>
          <w:numId w:val="1"/>
        </w:numPr>
        <w:ind w:firstLineChars="0"/>
        <w:rPr>
          <w:strike/>
          <w:rPrChange w:id="9700" w:author="Zhang, Carol (MSHA)" w:date="2019-11-02T13:55:00Z">
            <w:rPr/>
          </w:rPrChange>
        </w:rPr>
      </w:pPr>
      <w:r w:rsidRPr="00EC746B">
        <w:rPr>
          <w:strike/>
          <w:rPrChange w:id="9701" w:author="Zhang, Carol (MSHA)" w:date="2019-11-02T13:55:00Z">
            <w:rPr/>
          </w:rPrChange>
        </w:rPr>
        <w:t>Response</w:t>
      </w:r>
    </w:p>
    <w:p w:rsidR="00960D37" w:rsidRPr="00EC746B" w:rsidRDefault="00960D37" w:rsidP="00960D37">
      <w:pPr>
        <w:pStyle w:val="a7"/>
        <w:ind w:left="840" w:firstLineChars="0" w:firstLine="0"/>
        <w:rPr>
          <w:strike/>
          <w:rPrChange w:id="9702" w:author="Zhang, Carol (MSHA)" w:date="2019-11-02T13:55:00Z">
            <w:rPr/>
          </w:rPrChange>
        </w:rPr>
      </w:pPr>
      <w:r w:rsidRPr="00EC746B">
        <w:rPr>
          <w:rFonts w:hint="eastAsia"/>
          <w:strike/>
          <w:rPrChange w:id="9703" w:author="Zhang, Carol (MSHA)" w:date="2019-11-02T13:55:00Z">
            <w:rPr>
              <w:rFonts w:hint="eastAsia"/>
            </w:rPr>
          </w:rPrChange>
        </w:rPr>
        <w:t>正常返回：泵端返回一个空的数据包。</w:t>
      </w:r>
    </w:p>
    <w:p w:rsidR="00960D37" w:rsidRDefault="00960D37" w:rsidP="00461B88">
      <w:pPr>
        <w:pStyle w:val="2"/>
        <w:numPr>
          <w:ilvl w:val="1"/>
          <w:numId w:val="5"/>
        </w:numPr>
      </w:pPr>
      <w:bookmarkStart w:id="9704" w:name="_Ref12369974"/>
      <w:r w:rsidRPr="00960D37">
        <w:t>SET_BUBBLE_SENSITIVITY</w:t>
      </w:r>
      <w:bookmarkEnd w:id="9704"/>
    </w:p>
    <w:p w:rsidR="00960D37" w:rsidRDefault="00960D37" w:rsidP="00960D37">
      <w:r>
        <w:rPr>
          <w:rFonts w:hint="eastAsia"/>
        </w:rPr>
        <w:t>设置气泡检测时单</w:t>
      </w:r>
      <w:r>
        <w:rPr>
          <w:rFonts w:hint="eastAsia"/>
        </w:rPr>
        <w:t>/</w:t>
      </w:r>
      <w:r>
        <w:rPr>
          <w:rFonts w:hint="eastAsia"/>
        </w:rPr>
        <w:t>多气泡灵敏度</w:t>
      </w:r>
    </w:p>
    <w:p w:rsidR="00960D37" w:rsidRDefault="00960D37" w:rsidP="00960D3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60D37" w:rsidRDefault="00960D37" w:rsidP="00960D37">
      <w:pPr>
        <w:pStyle w:val="a7"/>
        <w:ind w:left="840" w:firstLineChars="0" w:firstLine="0"/>
      </w:pPr>
      <w:r>
        <w:rPr>
          <w:rFonts w:hint="eastAsia"/>
        </w:rPr>
        <w:t>向泵端发送一个包含单</w:t>
      </w:r>
      <w:r>
        <w:rPr>
          <w:rFonts w:hint="eastAsia"/>
        </w:rPr>
        <w:t>/</w:t>
      </w:r>
      <w:r>
        <w:rPr>
          <w:rFonts w:hint="eastAsia"/>
        </w:rPr>
        <w:t>多气泡的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灵敏度</w:t>
      </w:r>
      <w:r>
        <w:rPr>
          <w:rFonts w:hint="eastAsia"/>
        </w:rPr>
        <w:t>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60D37" w:rsidRPr="00513A48" w:rsidTr="00A22913">
        <w:tc>
          <w:tcPr>
            <w:tcW w:w="468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17295A" w:rsidRDefault="00960D37" w:rsidP="00A22913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60D37" w:rsidRPr="00513A48" w:rsidRDefault="00960D37" w:rsidP="00A2291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60D37" w:rsidTr="00A22913">
        <w:tc>
          <w:tcPr>
            <w:tcW w:w="7792" w:type="dxa"/>
            <w:gridSpan w:val="17"/>
          </w:tcPr>
          <w:p w:rsidR="00960D37" w:rsidRDefault="00960D37" w:rsidP="00A22913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60D37" w:rsidTr="00A22913">
        <w:tc>
          <w:tcPr>
            <w:tcW w:w="7792" w:type="dxa"/>
            <w:gridSpan w:val="17"/>
          </w:tcPr>
          <w:p w:rsidR="00960D37" w:rsidRDefault="00960D37" w:rsidP="00A229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02</w:t>
            </w:r>
          </w:p>
        </w:tc>
      </w:tr>
      <w:tr w:rsidR="00960D37" w:rsidTr="00A22913">
        <w:tc>
          <w:tcPr>
            <w:tcW w:w="3896" w:type="dxa"/>
            <w:gridSpan w:val="9"/>
          </w:tcPr>
          <w:p w:rsidR="00960D37" w:rsidRDefault="00960D37" w:rsidP="00A22913">
            <w:pPr>
              <w:jc w:val="center"/>
              <w:rPr>
                <w:b/>
              </w:rPr>
            </w:pPr>
            <w:r w:rsidRPr="00FF73E0">
              <w:rPr>
                <w:color w:val="0000FF"/>
              </w:rPr>
              <w:fldChar w:fldCharType="begin"/>
            </w:r>
            <w:r w:rsidRPr="00FF73E0">
              <w:rPr>
                <w:color w:val="0000FF"/>
              </w:rPr>
              <w:instrText xml:space="preserve"> REF _Ref12369216 \h </w:instrText>
            </w:r>
            <w:r>
              <w:rPr>
                <w:color w:val="0000FF"/>
              </w:rPr>
              <w:instrText xml:space="preserve"> \* MERGEFORMAT </w:instrText>
            </w:r>
            <w:r w:rsidRPr="00FF73E0">
              <w:rPr>
                <w:color w:val="0000FF"/>
              </w:rPr>
            </w:r>
            <w:r w:rsidRPr="00FF73E0">
              <w:rPr>
                <w:color w:val="0000FF"/>
              </w:rPr>
              <w:fldChar w:fldCharType="separate"/>
            </w:r>
            <w:ins w:id="9705" w:author="Zhang, Carol (MSHA)" w:date="2019-12-11T16:14:00Z">
              <w:r w:rsidR="00B2321A" w:rsidRPr="00B2321A">
                <w:rPr>
                  <w:color w:val="0000FF"/>
                  <w:u w:val="single"/>
                  <w:rPrChange w:id="9706" w:author="Zhang, Carol (MSHA)" w:date="2019-12-11T16:14:00Z">
                    <w:rPr/>
                  </w:rPrChange>
                </w:rPr>
                <w:t>Air Detection Option</w:t>
              </w:r>
            </w:ins>
            <w:del w:id="97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Air Detection Option</w:delText>
              </w:r>
            </w:del>
            <w:r w:rsidRPr="00FF73E0">
              <w:rPr>
                <w:color w:val="0000FF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60D37" w:rsidRDefault="00960D37" w:rsidP="00A22913">
            <w:pPr>
              <w:jc w:val="center"/>
              <w:rPr>
                <w:b/>
              </w:rPr>
            </w:pPr>
            <w:r w:rsidRPr="00FF73E0">
              <w:rPr>
                <w:color w:val="0000FF"/>
                <w:u w:val="single"/>
              </w:rPr>
              <w:fldChar w:fldCharType="begin"/>
            </w:r>
            <w:r w:rsidRPr="00FF73E0">
              <w:rPr>
                <w:color w:val="0000FF"/>
                <w:u w:val="single"/>
              </w:rPr>
              <w:instrText xml:space="preserve"> REF _Ref12369404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FF73E0">
              <w:rPr>
                <w:color w:val="0000FF"/>
                <w:u w:val="single"/>
              </w:rPr>
            </w:r>
            <w:r w:rsidRPr="00FF73E0">
              <w:rPr>
                <w:color w:val="0000FF"/>
                <w:u w:val="single"/>
              </w:rPr>
              <w:fldChar w:fldCharType="separate"/>
            </w:r>
            <w:ins w:id="9708" w:author="Zhang, Carol (MSHA)" w:date="2019-12-11T16:14:00Z">
              <w:r w:rsidR="00B2321A" w:rsidRPr="00B2321A">
                <w:rPr>
                  <w:color w:val="0000FF"/>
                  <w:u w:val="single"/>
                  <w:rPrChange w:id="9709" w:author="Zhang, Carol (MSHA)" w:date="2019-12-11T16:14:00Z">
                    <w:rPr/>
                  </w:rPrChange>
                </w:rPr>
                <w:t>Bubble Sensitivity</w:t>
              </w:r>
            </w:ins>
            <w:del w:id="971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Bubble Sensitivity</w:delText>
              </w:r>
            </w:del>
            <w:r w:rsidRPr="00FF73E0">
              <w:rPr>
                <w:color w:val="0000FF"/>
                <w:u w:val="single"/>
              </w:rPr>
              <w:fldChar w:fldCharType="end"/>
            </w:r>
          </w:p>
        </w:tc>
      </w:tr>
    </w:tbl>
    <w:p w:rsidR="00960D37" w:rsidRDefault="00960D37" w:rsidP="00960D37">
      <w:pPr>
        <w:pStyle w:val="a7"/>
        <w:ind w:left="840" w:firstLineChars="0" w:firstLine="0"/>
      </w:pPr>
    </w:p>
    <w:p w:rsidR="00960D37" w:rsidRDefault="00960D37" w:rsidP="00960D3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60D37" w:rsidRDefault="00960D37" w:rsidP="00960D37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06667F" w:rsidRDefault="00EE4D80" w:rsidP="00461B88">
      <w:pPr>
        <w:pStyle w:val="2"/>
        <w:numPr>
          <w:ilvl w:val="1"/>
          <w:numId w:val="5"/>
        </w:numPr>
      </w:pPr>
      <w:bookmarkStart w:id="9711" w:name="_Ref12452432"/>
      <w:r>
        <w:t>MODIFY_PASSCODE</w:t>
      </w:r>
      <w:bookmarkEnd w:id="9711"/>
    </w:p>
    <w:p w:rsidR="00EE4D80" w:rsidRDefault="00EE4D80" w:rsidP="00EE4D80">
      <w:r>
        <w:rPr>
          <w:rFonts w:hint="eastAsia"/>
        </w:rPr>
        <w:t>修改界面密码</w:t>
      </w:r>
    </w:p>
    <w:p w:rsidR="00EE4D80" w:rsidRDefault="00EE4D80" w:rsidP="00EE4D8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E4D80" w:rsidRDefault="00EE4D80" w:rsidP="00EE4D80">
      <w:pPr>
        <w:pStyle w:val="a7"/>
        <w:ind w:left="840" w:firstLineChars="0" w:firstLine="0"/>
      </w:pPr>
      <w:r>
        <w:rPr>
          <w:rFonts w:hint="eastAsia"/>
        </w:rPr>
        <w:t>向泵端发送一个包含界面类型</w:t>
      </w:r>
      <w:r>
        <w:rPr>
          <w:rFonts w:hint="eastAsia"/>
        </w:rPr>
        <w:t>,</w:t>
      </w:r>
      <w:r>
        <w:rPr>
          <w:rFonts w:hint="eastAsia"/>
        </w:rPr>
        <w:t>旧密码和新密码的自定义字段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EE4D80" w:rsidRPr="00513A48" w:rsidTr="008F4739"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17295A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E4D80" w:rsidTr="008F4739">
        <w:tc>
          <w:tcPr>
            <w:tcW w:w="7792" w:type="dxa"/>
            <w:gridSpan w:val="17"/>
          </w:tcPr>
          <w:p w:rsidR="00EE4D80" w:rsidRDefault="00EE4D80" w:rsidP="008F473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E4D80" w:rsidTr="008F4739">
        <w:tc>
          <w:tcPr>
            <w:tcW w:w="7792" w:type="dxa"/>
            <w:gridSpan w:val="17"/>
          </w:tcPr>
          <w:p w:rsidR="00EE4D80" w:rsidRDefault="00EE4D80" w:rsidP="008F47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？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Pr="00FF73E0" w:rsidRDefault="00EE4D80" w:rsidP="008F4739">
            <w:pPr>
              <w:jc w:val="center"/>
            </w:pPr>
            <w:r w:rsidRPr="00FF73E0">
              <w:rPr>
                <w:color w:val="0000FF"/>
                <w:u w:val="single"/>
              </w:rPr>
              <w:fldChar w:fldCharType="begin"/>
            </w:r>
            <w:r w:rsidRPr="00FF73E0">
              <w:rPr>
                <w:color w:val="0000FF"/>
                <w:u w:val="single"/>
              </w:rPr>
              <w:instrText xml:space="preserve"> REF _Ref12370523 \h  \* MERGEFORMAT </w:instrText>
            </w:r>
            <w:r w:rsidRPr="00FF73E0">
              <w:rPr>
                <w:color w:val="0000FF"/>
                <w:u w:val="single"/>
              </w:rPr>
            </w:r>
            <w:r w:rsidRPr="00FF73E0">
              <w:rPr>
                <w:color w:val="0000FF"/>
                <w:u w:val="single"/>
              </w:rPr>
              <w:fldChar w:fldCharType="separate"/>
            </w:r>
            <w:ins w:id="9712" w:author="Zhang, Carol (MSHA)" w:date="2019-12-11T16:14:00Z">
              <w:r w:rsidR="00B2321A" w:rsidRPr="00B2321A">
                <w:rPr>
                  <w:color w:val="0000FF"/>
                  <w:u w:val="single"/>
                  <w:rPrChange w:id="9713" w:author="Zhang, Carol (MSHA)" w:date="2019-12-11T16:14:00Z">
                    <w:rPr/>
                  </w:rPrChange>
                </w:rPr>
                <w:t>Screen Type</w:t>
              </w:r>
            </w:ins>
            <w:del w:id="971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Screen Type</w:delText>
              </w:r>
            </w:del>
            <w:r w:rsidRPr="00FF73E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8F4739">
            <w:pPr>
              <w:jc w:val="center"/>
            </w:pPr>
            <w:r>
              <w:t>Old passcode length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Pr="00FF73E0" w:rsidRDefault="00EE4D80" w:rsidP="008F4739">
            <w:pPr>
              <w:jc w:val="center"/>
            </w:pPr>
            <w:r>
              <w:t>Old p</w:t>
            </w:r>
            <w:r w:rsidRPr="00FF73E0">
              <w:rPr>
                <w:rFonts w:hint="eastAsia"/>
              </w:rPr>
              <w:t>asscode byte</w:t>
            </w:r>
            <w:r w:rsidRPr="00FF73E0">
              <w:t xml:space="preserve"> </w:t>
            </w:r>
            <w:r w:rsidRPr="00FF73E0">
              <w:rPr>
                <w:rFonts w:hint="eastAsia"/>
              </w:rPr>
              <w:t>1</w:t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BF7CA7">
            <w:pPr>
              <w:jc w:val="center"/>
            </w:pPr>
            <w:r>
              <w:t>…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Pr="00FF73E0" w:rsidRDefault="00EE4D80" w:rsidP="00BF7CA7">
            <w:pPr>
              <w:jc w:val="center"/>
            </w:pPr>
            <w:r>
              <w:t>Old p</w:t>
            </w:r>
            <w:r w:rsidRPr="00FF73E0">
              <w:rPr>
                <w:rFonts w:hint="eastAsia"/>
              </w:rPr>
              <w:t>asscode byte</w:t>
            </w:r>
            <w:r w:rsidRPr="00FF73E0">
              <w:t xml:space="preserve"> </w:t>
            </w:r>
            <w:r>
              <w:t>M</w:t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EE4D80">
            <w:pPr>
              <w:jc w:val="center"/>
            </w:pPr>
            <w:del w:id="9715" w:author="Zhang, Carol (MSHA)" w:date="2020-01-22T09:49:00Z">
              <w:r w:rsidDel="00BA2F6B">
                <w:delText xml:space="preserve">Old </w:delText>
              </w:r>
            </w:del>
            <w:ins w:id="9716" w:author="Zhang, Carol (MSHA)" w:date="2020-01-22T09:49:00Z">
              <w:r w:rsidR="00BA2F6B">
                <w:t xml:space="preserve">New </w:t>
              </w:r>
            </w:ins>
            <w:r>
              <w:t>passcode length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Default="00EE4D80" w:rsidP="00EE4D80">
            <w:pPr>
              <w:jc w:val="center"/>
            </w:pPr>
            <w:del w:id="9717" w:author="Zhang, Carol (MSHA)" w:date="2020-01-22T09:49:00Z">
              <w:r w:rsidDel="00BA2F6B">
                <w:delText xml:space="preserve">Old </w:delText>
              </w:r>
            </w:del>
            <w:ins w:id="9718" w:author="Zhang, Carol (MSHA)" w:date="2020-01-22T09:49:00Z">
              <w:r w:rsidR="00BA2F6B">
                <w:t xml:space="preserve">New </w:t>
              </w:r>
            </w:ins>
            <w:r>
              <w:t>p</w:t>
            </w:r>
            <w:r w:rsidRPr="00FF73E0">
              <w:rPr>
                <w:rFonts w:hint="eastAsia"/>
              </w:rPr>
              <w:t>asscode byte</w:t>
            </w:r>
            <w:r w:rsidRPr="00FF73E0">
              <w:t xml:space="preserve"> </w:t>
            </w:r>
            <w:r w:rsidRPr="00FF73E0">
              <w:rPr>
                <w:rFonts w:hint="eastAsia"/>
              </w:rPr>
              <w:t>1</w:t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EE4D80">
            <w:pPr>
              <w:jc w:val="center"/>
            </w:pPr>
            <w:r>
              <w:t>…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Default="00EE4D80" w:rsidP="00EE4D80">
            <w:pPr>
              <w:jc w:val="center"/>
            </w:pPr>
            <w:del w:id="9719" w:author="Zhang, Carol (MSHA)" w:date="2020-01-22T09:49:00Z">
              <w:r w:rsidDel="00BA2F6B">
                <w:delText xml:space="preserve">Old </w:delText>
              </w:r>
            </w:del>
            <w:ins w:id="9720" w:author="Zhang, Carol (MSHA)" w:date="2020-01-22T09:49:00Z">
              <w:r w:rsidR="00BA2F6B">
                <w:t xml:space="preserve">New </w:t>
              </w:r>
            </w:ins>
            <w:r>
              <w:t>p</w:t>
            </w:r>
            <w:r w:rsidRPr="00FF73E0">
              <w:rPr>
                <w:rFonts w:hint="eastAsia"/>
              </w:rPr>
              <w:t>asscode byte</w:t>
            </w:r>
            <w:r w:rsidRPr="00FF73E0">
              <w:t xml:space="preserve"> </w:t>
            </w:r>
            <w:r w:rsidRPr="00FF73E0">
              <w:rPr>
                <w:rFonts w:hint="eastAsia"/>
              </w:rPr>
              <w:t>N</w:t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EE4D80">
            <w:pPr>
              <w:jc w:val="center"/>
            </w:pPr>
          </w:p>
        </w:tc>
      </w:tr>
    </w:tbl>
    <w:p w:rsidR="00EE4D80" w:rsidRDefault="00EE4D80" w:rsidP="00EE4D80"/>
    <w:p w:rsidR="00EE4D80" w:rsidRDefault="00EE4D80" w:rsidP="00EE4D8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E4D80" w:rsidRDefault="00EE4D80" w:rsidP="00EE4D80">
      <w:pPr>
        <w:pStyle w:val="a7"/>
        <w:ind w:left="840" w:firstLineChars="0" w:firstLine="0"/>
      </w:pPr>
      <w:r>
        <w:rPr>
          <w:rFonts w:hint="eastAsia"/>
        </w:rPr>
        <w:t>正常返回：泵端返回一个包含修改密码结果的自定义字段。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EE4D80" w:rsidRPr="00513A48" w:rsidTr="008F4739"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17295A" w:rsidRDefault="00EE4D80" w:rsidP="008F47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EE4D80" w:rsidRPr="00513A48" w:rsidRDefault="00EE4D80" w:rsidP="008F47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E4D80" w:rsidTr="008F4739">
        <w:tc>
          <w:tcPr>
            <w:tcW w:w="7792" w:type="dxa"/>
            <w:gridSpan w:val="17"/>
          </w:tcPr>
          <w:p w:rsidR="00EE4D80" w:rsidRDefault="00EE4D80" w:rsidP="008F473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E4D80" w:rsidTr="008F4739">
        <w:tc>
          <w:tcPr>
            <w:tcW w:w="7792" w:type="dxa"/>
            <w:gridSpan w:val="17"/>
          </w:tcPr>
          <w:p w:rsidR="00EE4D80" w:rsidRDefault="00EE4D80" w:rsidP="008F47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</w:t>
            </w:r>
            <w:r>
              <w:rPr>
                <w:rFonts w:hint="eastAsia"/>
                <w:b/>
              </w:rPr>
              <w:t>02</w:t>
            </w:r>
          </w:p>
        </w:tc>
      </w:tr>
      <w:tr w:rsidR="00EE4D80" w:rsidTr="008F4739">
        <w:tc>
          <w:tcPr>
            <w:tcW w:w="3896" w:type="dxa"/>
            <w:gridSpan w:val="9"/>
          </w:tcPr>
          <w:p w:rsidR="00EE4D80" w:rsidRPr="00FF73E0" w:rsidRDefault="00EE4D80" w:rsidP="008F4739">
            <w:pPr>
              <w:jc w:val="center"/>
            </w:pPr>
            <w:r w:rsidRPr="00FF73E0">
              <w:rPr>
                <w:color w:val="0000FF"/>
                <w:u w:val="single"/>
              </w:rPr>
              <w:fldChar w:fldCharType="begin"/>
            </w:r>
            <w:r w:rsidRPr="00FF73E0">
              <w:rPr>
                <w:color w:val="0000FF"/>
                <w:u w:val="single"/>
              </w:rPr>
              <w:instrText xml:space="preserve"> REF _Ref12370523 \h  \* MERGEFORMAT </w:instrText>
            </w:r>
            <w:r w:rsidRPr="00FF73E0">
              <w:rPr>
                <w:color w:val="0000FF"/>
                <w:u w:val="single"/>
              </w:rPr>
            </w:r>
            <w:r w:rsidRPr="00FF73E0">
              <w:rPr>
                <w:color w:val="0000FF"/>
                <w:u w:val="single"/>
              </w:rPr>
              <w:fldChar w:fldCharType="separate"/>
            </w:r>
            <w:ins w:id="9721" w:author="Zhang, Carol (MSHA)" w:date="2019-12-11T16:14:00Z">
              <w:r w:rsidR="00B2321A" w:rsidRPr="00B2321A">
                <w:rPr>
                  <w:color w:val="0000FF"/>
                  <w:u w:val="single"/>
                  <w:rPrChange w:id="9722" w:author="Zhang, Carol (MSHA)" w:date="2019-12-11T16:14:00Z">
                    <w:rPr/>
                  </w:rPrChange>
                </w:rPr>
                <w:t>Screen Type</w:t>
              </w:r>
            </w:ins>
            <w:del w:id="97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Screen Type</w:delText>
              </w:r>
            </w:del>
            <w:r w:rsidRPr="00FF73E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EE4D80" w:rsidRPr="00FF73E0" w:rsidRDefault="00EE4D80" w:rsidP="008F4739">
            <w:pPr>
              <w:jc w:val="center"/>
            </w:pP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1/Fail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</w:p>
        </w:tc>
      </w:tr>
    </w:tbl>
    <w:p w:rsidR="00EE4D80" w:rsidRDefault="00EE4D80" w:rsidP="00461B88"/>
    <w:p w:rsidR="00EE4D80" w:rsidRDefault="00617427" w:rsidP="00461B88">
      <w:pPr>
        <w:pStyle w:val="2"/>
        <w:numPr>
          <w:ilvl w:val="1"/>
          <w:numId w:val="5"/>
        </w:numPr>
      </w:pPr>
      <w:bookmarkStart w:id="9724" w:name="_Ref16256829"/>
      <w:r>
        <w:rPr>
          <w:rFonts w:hint="eastAsia"/>
        </w:rPr>
        <w:lastRenderedPageBreak/>
        <w:t>SET_BASIC_MODE_</w:t>
      </w:r>
      <w:r>
        <w:t>RATE_UNIT</w:t>
      </w:r>
      <w:bookmarkEnd w:id="9724"/>
    </w:p>
    <w:p w:rsidR="00617427" w:rsidRDefault="00617427" w:rsidP="00617427">
      <w:pPr>
        <w:ind w:firstLine="420"/>
      </w:pPr>
      <w:r>
        <w:rPr>
          <w:rFonts w:hint="eastAsia"/>
        </w:rPr>
        <w:t>设置基本模式下的速率单位</w:t>
      </w:r>
    </w:p>
    <w:p w:rsidR="00617427" w:rsidRDefault="00617427" w:rsidP="0061742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17427" w:rsidRDefault="00617427" w:rsidP="00617427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617427" w:rsidRPr="00513A48" w:rsidTr="00904248">
        <w:trPr>
          <w:jc w:val="center"/>
        </w:trPr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17295A" w:rsidRDefault="00617427" w:rsidP="0090424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71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547" w:type="dxa"/>
            <w:shd w:val="clear" w:color="auto" w:fill="AEAAAA" w:themeFill="background2" w:themeFillShade="BF"/>
          </w:tcPr>
          <w:p w:rsidR="00617427" w:rsidRPr="00513A48" w:rsidRDefault="00617427" w:rsidP="009042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17427" w:rsidTr="00904248">
        <w:trPr>
          <w:jc w:val="center"/>
        </w:trPr>
        <w:tc>
          <w:tcPr>
            <w:tcW w:w="7992" w:type="dxa"/>
            <w:gridSpan w:val="17"/>
          </w:tcPr>
          <w:p w:rsidR="00617427" w:rsidRDefault="00617427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617427" w:rsidTr="00904248">
        <w:trPr>
          <w:jc w:val="center"/>
        </w:trPr>
        <w:tc>
          <w:tcPr>
            <w:tcW w:w="7992" w:type="dxa"/>
            <w:gridSpan w:val="17"/>
          </w:tcPr>
          <w:p w:rsidR="00617427" w:rsidRDefault="00617427" w:rsidP="009042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</w:t>
            </w:r>
            <w:r>
              <w:rPr>
                <w:b/>
              </w:rPr>
              <w:t>01</w:t>
            </w:r>
          </w:p>
        </w:tc>
      </w:tr>
      <w:tr w:rsidR="00617427" w:rsidTr="00904248">
        <w:trPr>
          <w:gridAfter w:val="8"/>
          <w:wAfter w:w="4164" w:type="dxa"/>
          <w:jc w:val="center"/>
        </w:trPr>
        <w:tc>
          <w:tcPr>
            <w:tcW w:w="3828" w:type="dxa"/>
            <w:gridSpan w:val="9"/>
          </w:tcPr>
          <w:p w:rsidR="00617427" w:rsidRPr="00E70E77" w:rsidRDefault="00617427" w:rsidP="00904248">
            <w:pPr>
              <w:jc w:val="center"/>
              <w:rPr>
                <w:rStyle w:val="a9"/>
              </w:rPr>
            </w:pPr>
            <w:r w:rsidRPr="00461B88">
              <w:rPr>
                <w:color w:val="0000FF"/>
              </w:rPr>
              <w:fldChar w:fldCharType="begin"/>
            </w:r>
            <w:r w:rsidRPr="00461B88">
              <w:rPr>
                <w:color w:val="0000FF"/>
              </w:rPr>
              <w:instrText xml:space="preserve"> REF _Ref16250204 \h </w:instrText>
            </w:r>
            <w:r>
              <w:rPr>
                <w:color w:val="0000FF"/>
              </w:rPr>
              <w:instrText xml:space="preserve"> \* MERGEFORMAT </w:instrText>
            </w:r>
            <w:r w:rsidRPr="00461B88">
              <w:rPr>
                <w:color w:val="0000FF"/>
              </w:rPr>
            </w:r>
            <w:r w:rsidRPr="00461B88">
              <w:rPr>
                <w:color w:val="0000FF"/>
              </w:rPr>
              <w:fldChar w:fldCharType="separate"/>
            </w:r>
            <w:ins w:id="9725" w:author="Zhang, Carol (MSHA)" w:date="2019-12-11T16:14:00Z">
              <w:r w:rsidR="00B2321A" w:rsidRPr="00B2321A">
                <w:rPr>
                  <w:color w:val="0000FF"/>
                  <w:u w:val="single"/>
                  <w:rPrChange w:id="9726" w:author="Zhang, Carol (MSHA)" w:date="2019-12-11T16:14:00Z">
                    <w:rPr/>
                  </w:rPrChange>
                </w:rPr>
                <w:t>Rate Unit</w:t>
              </w:r>
            </w:ins>
            <w:del w:id="972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Unit</w:delText>
              </w:r>
            </w:del>
            <w:r w:rsidRPr="00461B88">
              <w:rPr>
                <w:color w:val="0000FF"/>
              </w:rPr>
              <w:fldChar w:fldCharType="end"/>
            </w:r>
          </w:p>
        </w:tc>
      </w:tr>
    </w:tbl>
    <w:p w:rsidR="00617427" w:rsidRPr="00E62940" w:rsidRDefault="00617427" w:rsidP="00617427">
      <w:pPr>
        <w:pStyle w:val="a7"/>
        <w:ind w:left="1260" w:firstLineChars="0" w:firstLine="0"/>
        <w:rPr>
          <w:color w:val="0000FF"/>
          <w:u w:val="single"/>
        </w:rPr>
      </w:pPr>
    </w:p>
    <w:p w:rsidR="00617427" w:rsidRDefault="00617427" w:rsidP="0061742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F18E2" w:rsidRDefault="00617427">
      <w:pPr>
        <w:pStyle w:val="a7"/>
        <w:ind w:left="840" w:firstLineChars="0" w:firstLine="0"/>
        <w:rPr>
          <w:ins w:id="9728" w:author="Zhang, Carol (MSHA)" w:date="2019-08-29T18:14:00Z"/>
        </w:rPr>
      </w:pPr>
      <w:r>
        <w:rPr>
          <w:rFonts w:hint="eastAsia"/>
        </w:rPr>
        <w:t>正常返回：泵端返回一个空的数据包。</w:t>
      </w:r>
    </w:p>
    <w:p w:rsidR="005F18E2" w:rsidRDefault="005F18E2">
      <w:pPr>
        <w:pStyle w:val="2"/>
        <w:numPr>
          <w:ilvl w:val="1"/>
          <w:numId w:val="5"/>
        </w:numPr>
        <w:rPr>
          <w:ins w:id="9729" w:author="Zhang, Carol (MSHA)" w:date="2019-08-29T18:14:00Z"/>
        </w:rPr>
        <w:pPrChange w:id="9730" w:author="Zhang, Carol (MSHA)" w:date="2019-08-29T18:14:00Z">
          <w:pPr>
            <w:pStyle w:val="a7"/>
            <w:ind w:left="840" w:firstLineChars="0" w:firstLine="0"/>
          </w:pPr>
        </w:pPrChange>
      </w:pPr>
      <w:bookmarkStart w:id="9731" w:name="_Ref18322425"/>
      <w:ins w:id="9732" w:author="Zhang, Carol (MSHA)" w:date="2019-08-29T18:14:00Z">
        <w:r>
          <w:rPr>
            <w:rFonts w:hint="eastAsia"/>
          </w:rPr>
          <w:t>SET_WEIGHT_UNIT</w:t>
        </w:r>
        <w:bookmarkEnd w:id="9731"/>
        <w:r>
          <w:tab/>
        </w:r>
      </w:ins>
    </w:p>
    <w:p w:rsidR="005F18E2" w:rsidRDefault="005F18E2" w:rsidP="005F18E2">
      <w:pPr>
        <w:ind w:firstLine="420"/>
        <w:rPr>
          <w:ins w:id="9733" w:author="Zhang, Carol (MSHA)" w:date="2019-08-29T18:14:00Z"/>
        </w:rPr>
      </w:pPr>
      <w:ins w:id="9734" w:author="Zhang, Carol (MSHA)" w:date="2019-08-29T18:14:00Z">
        <w:r>
          <w:rPr>
            <w:rFonts w:hint="eastAsia"/>
          </w:rPr>
          <w:t>设置</w:t>
        </w:r>
      </w:ins>
      <w:ins w:id="9735" w:author="Zhang, Carol (MSHA)" w:date="2019-08-29T18:15:00Z">
        <w:r>
          <w:rPr>
            <w:rFonts w:hint="eastAsia"/>
          </w:rPr>
          <w:t>体重</w:t>
        </w:r>
      </w:ins>
      <w:ins w:id="9736" w:author="Zhang, Carol (MSHA)" w:date="2019-08-29T18:14:00Z">
        <w:r>
          <w:rPr>
            <w:rFonts w:hint="eastAsia"/>
          </w:rPr>
          <w:t>模式下的</w:t>
        </w:r>
      </w:ins>
      <w:ins w:id="9737" w:author="Zhang, Carol (MSHA)" w:date="2019-08-29T18:15:00Z">
        <w:r>
          <w:rPr>
            <w:rFonts w:hint="eastAsia"/>
          </w:rPr>
          <w:t>体重</w:t>
        </w:r>
      </w:ins>
      <w:ins w:id="9738" w:author="Zhang, Carol (MSHA)" w:date="2019-08-29T18:14:00Z">
        <w:r>
          <w:rPr>
            <w:rFonts w:hint="eastAsia"/>
          </w:rPr>
          <w:t>单位</w:t>
        </w:r>
      </w:ins>
    </w:p>
    <w:p w:rsidR="005F18E2" w:rsidRDefault="005F18E2" w:rsidP="005F18E2">
      <w:pPr>
        <w:pStyle w:val="a7"/>
        <w:numPr>
          <w:ilvl w:val="0"/>
          <w:numId w:val="1"/>
        </w:numPr>
        <w:ind w:firstLineChars="0"/>
        <w:rPr>
          <w:ins w:id="9739" w:author="Zhang, Carol (MSHA)" w:date="2019-08-29T18:14:00Z"/>
        </w:rPr>
      </w:pPr>
      <w:ins w:id="9740" w:author="Zhang, Carol (MSHA)" w:date="2019-08-29T18:14:00Z">
        <w:r>
          <w:t>Request</w:t>
        </w:r>
      </w:ins>
    </w:p>
    <w:p w:rsidR="005F18E2" w:rsidRDefault="005F18E2" w:rsidP="005F18E2">
      <w:pPr>
        <w:pStyle w:val="a7"/>
        <w:ind w:left="840" w:firstLineChars="0" w:firstLine="0"/>
        <w:rPr>
          <w:ins w:id="9741" w:author="Zhang, Carol (MSHA)" w:date="2019-08-29T18:14:00Z"/>
        </w:rPr>
      </w:pPr>
      <w:ins w:id="9742" w:author="Zhang, Carol (MSHA)" w:date="2019-08-29T18:14:00Z">
        <w:r>
          <w:rPr>
            <w:rFonts w:hint="eastAsia"/>
          </w:rPr>
          <w:t>向泵端发送一个自定义字段</w:t>
        </w:r>
      </w:ins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60"/>
        <w:gridCol w:w="411"/>
        <w:gridCol w:w="471"/>
        <w:gridCol w:w="547"/>
        <w:gridCol w:w="547"/>
        <w:gridCol w:w="547"/>
        <w:gridCol w:w="547"/>
        <w:gridCol w:w="547"/>
        <w:gridCol w:w="547"/>
      </w:tblGrid>
      <w:tr w:rsidR="005F18E2" w:rsidRPr="00513A48" w:rsidTr="009B7484">
        <w:trPr>
          <w:jc w:val="center"/>
          <w:ins w:id="9743" w:author="Zhang, Carol (MSHA)" w:date="2019-08-29T18:14:00Z"/>
        </w:trPr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44" w:author="Zhang, Carol (MSHA)" w:date="2019-08-29T18:14:00Z"/>
                <w:sz w:val="18"/>
                <w:szCs w:val="18"/>
              </w:rPr>
            </w:pPr>
            <w:ins w:id="9745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46" w:author="Zhang, Carol (MSHA)" w:date="2019-08-29T18:14:00Z"/>
                <w:sz w:val="18"/>
                <w:szCs w:val="18"/>
              </w:rPr>
            </w:pPr>
            <w:ins w:id="9747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1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48" w:author="Zhang, Carol (MSHA)" w:date="2019-08-29T18:14:00Z"/>
                <w:sz w:val="18"/>
                <w:szCs w:val="18"/>
              </w:rPr>
            </w:pPr>
            <w:ins w:id="9749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2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50" w:author="Zhang, Carol (MSHA)" w:date="2019-08-29T18:14:00Z"/>
                <w:sz w:val="18"/>
                <w:szCs w:val="18"/>
              </w:rPr>
            </w:pPr>
            <w:ins w:id="9751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3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52" w:author="Zhang, Carol (MSHA)" w:date="2019-08-29T18:14:00Z"/>
                <w:sz w:val="18"/>
                <w:szCs w:val="18"/>
              </w:rPr>
            </w:pPr>
            <w:ins w:id="9753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4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54" w:author="Zhang, Carol (MSHA)" w:date="2019-08-29T18:14:00Z"/>
                <w:sz w:val="18"/>
                <w:szCs w:val="18"/>
              </w:rPr>
            </w:pPr>
            <w:ins w:id="9755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5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56" w:author="Zhang, Carol (MSHA)" w:date="2019-08-29T18:14:00Z"/>
                <w:sz w:val="18"/>
                <w:szCs w:val="18"/>
              </w:rPr>
            </w:pPr>
            <w:ins w:id="9757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6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17295A" w:rsidRDefault="005F18E2" w:rsidP="009B7484">
            <w:pPr>
              <w:jc w:val="center"/>
              <w:rPr>
                <w:ins w:id="9758" w:author="Zhang, Carol (MSHA)" w:date="2019-08-29T18:14:00Z"/>
                <w:sz w:val="18"/>
                <w:szCs w:val="18"/>
              </w:rPr>
            </w:pPr>
            <w:ins w:id="9759" w:author="Zhang, Carol (MSHA)" w:date="2019-08-29T18:14:00Z">
              <w:r w:rsidRPr="00513A48">
                <w:rPr>
                  <w:rFonts w:hint="eastAsia"/>
                  <w:sz w:val="18"/>
                  <w:szCs w:val="18"/>
                </w:rPr>
                <w:t>7</w:t>
              </w:r>
            </w:ins>
          </w:p>
        </w:tc>
        <w:tc>
          <w:tcPr>
            <w:tcW w:w="471" w:type="dxa"/>
            <w:gridSpan w:val="2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60" w:author="Zhang, Carol (MSHA)" w:date="2019-08-29T18:14:00Z"/>
                <w:sz w:val="18"/>
                <w:szCs w:val="18"/>
              </w:rPr>
            </w:pPr>
            <w:ins w:id="9761" w:author="Zhang, Carol (MSHA)" w:date="2019-08-29T18:14:00Z">
              <w:r>
                <w:rPr>
                  <w:rFonts w:hint="eastAsia"/>
                  <w:sz w:val="18"/>
                  <w:szCs w:val="18"/>
                </w:rPr>
                <w:t>8</w:t>
              </w:r>
            </w:ins>
          </w:p>
        </w:tc>
        <w:tc>
          <w:tcPr>
            <w:tcW w:w="471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62" w:author="Zhang, Carol (MSHA)" w:date="2019-08-29T18:14:00Z"/>
                <w:sz w:val="18"/>
                <w:szCs w:val="18"/>
              </w:rPr>
            </w:pPr>
            <w:ins w:id="9763" w:author="Zhang, Carol (MSHA)" w:date="2019-08-29T18:14:00Z">
              <w:r>
                <w:rPr>
                  <w:rFonts w:hint="eastAsia"/>
                  <w:sz w:val="18"/>
                  <w:szCs w:val="18"/>
                </w:rPr>
                <w:t>9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64" w:author="Zhang, Carol (MSHA)" w:date="2019-08-29T18:14:00Z"/>
                <w:sz w:val="18"/>
                <w:szCs w:val="18"/>
              </w:rPr>
            </w:pPr>
            <w:ins w:id="9765" w:author="Zhang, Carol (MSHA)" w:date="2019-08-29T18:14:00Z">
              <w:r>
                <w:rPr>
                  <w:rFonts w:hint="eastAsia"/>
                  <w:sz w:val="18"/>
                  <w:szCs w:val="18"/>
                </w:rPr>
                <w:t>10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66" w:author="Zhang, Carol (MSHA)" w:date="2019-08-29T18:14:00Z"/>
                <w:sz w:val="18"/>
                <w:szCs w:val="18"/>
              </w:rPr>
            </w:pPr>
            <w:ins w:id="9767" w:author="Zhang, Carol (MSHA)" w:date="2019-08-29T18:14:00Z">
              <w:r>
                <w:rPr>
                  <w:rFonts w:hint="eastAsia"/>
                  <w:sz w:val="18"/>
                  <w:szCs w:val="18"/>
                </w:rPr>
                <w:t>11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68" w:author="Zhang, Carol (MSHA)" w:date="2019-08-29T18:14:00Z"/>
                <w:sz w:val="18"/>
                <w:szCs w:val="18"/>
              </w:rPr>
            </w:pPr>
            <w:ins w:id="9769" w:author="Zhang, Carol (MSHA)" w:date="2019-08-29T18:14:00Z">
              <w:r>
                <w:rPr>
                  <w:rFonts w:hint="eastAsia"/>
                  <w:sz w:val="18"/>
                  <w:szCs w:val="18"/>
                </w:rPr>
                <w:t>12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70" w:author="Zhang, Carol (MSHA)" w:date="2019-08-29T18:14:00Z"/>
                <w:sz w:val="18"/>
                <w:szCs w:val="18"/>
              </w:rPr>
            </w:pPr>
            <w:ins w:id="9771" w:author="Zhang, Carol (MSHA)" w:date="2019-08-29T18:14:00Z">
              <w:r>
                <w:rPr>
                  <w:rFonts w:hint="eastAsia"/>
                  <w:sz w:val="18"/>
                  <w:szCs w:val="18"/>
                </w:rPr>
                <w:t>13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72" w:author="Zhang, Carol (MSHA)" w:date="2019-08-29T18:14:00Z"/>
                <w:sz w:val="18"/>
                <w:szCs w:val="18"/>
              </w:rPr>
            </w:pPr>
            <w:ins w:id="9773" w:author="Zhang, Carol (MSHA)" w:date="2019-08-29T18:14:00Z">
              <w:r>
                <w:rPr>
                  <w:rFonts w:hint="eastAsia"/>
                  <w:sz w:val="18"/>
                  <w:szCs w:val="18"/>
                </w:rPr>
                <w:t>14</w:t>
              </w:r>
            </w:ins>
          </w:p>
        </w:tc>
        <w:tc>
          <w:tcPr>
            <w:tcW w:w="547" w:type="dxa"/>
            <w:shd w:val="clear" w:color="auto" w:fill="AEAAAA" w:themeFill="background2" w:themeFillShade="BF"/>
          </w:tcPr>
          <w:p w:rsidR="005F18E2" w:rsidRPr="00513A48" w:rsidRDefault="005F18E2" w:rsidP="009B7484">
            <w:pPr>
              <w:jc w:val="center"/>
              <w:rPr>
                <w:ins w:id="9774" w:author="Zhang, Carol (MSHA)" w:date="2019-08-29T18:14:00Z"/>
                <w:sz w:val="18"/>
                <w:szCs w:val="18"/>
              </w:rPr>
            </w:pPr>
            <w:ins w:id="9775" w:author="Zhang, Carol (MSHA)" w:date="2019-08-29T18:14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</w:p>
        </w:tc>
      </w:tr>
      <w:tr w:rsidR="005F18E2" w:rsidTr="009B7484">
        <w:trPr>
          <w:jc w:val="center"/>
          <w:ins w:id="9776" w:author="Zhang, Carol (MSHA)" w:date="2019-08-29T18:14:00Z"/>
        </w:trPr>
        <w:tc>
          <w:tcPr>
            <w:tcW w:w="7992" w:type="dxa"/>
            <w:gridSpan w:val="17"/>
          </w:tcPr>
          <w:p w:rsidR="005F18E2" w:rsidRDefault="005F18E2" w:rsidP="009B7484">
            <w:pPr>
              <w:jc w:val="center"/>
              <w:rPr>
                <w:ins w:id="9777" w:author="Zhang, Carol (MSHA)" w:date="2019-08-29T18:14:00Z"/>
                <w:b/>
              </w:rPr>
            </w:pPr>
            <w:ins w:id="9778" w:author="Zhang, Carol (MSHA)" w:date="2019-08-29T18:14:00Z">
              <w:r>
                <w:rPr>
                  <w:rFonts w:hint="eastAsia"/>
                  <w:b/>
                </w:rPr>
                <w:t>0x00</w:t>
              </w:r>
              <w:r>
                <w:rPr>
                  <w:b/>
                </w:rPr>
                <w:t>01</w:t>
              </w:r>
            </w:ins>
          </w:p>
        </w:tc>
      </w:tr>
      <w:tr w:rsidR="005F18E2" w:rsidTr="009B7484">
        <w:trPr>
          <w:jc w:val="center"/>
          <w:ins w:id="9779" w:author="Zhang, Carol (MSHA)" w:date="2019-08-29T18:14:00Z"/>
        </w:trPr>
        <w:tc>
          <w:tcPr>
            <w:tcW w:w="7992" w:type="dxa"/>
            <w:gridSpan w:val="17"/>
          </w:tcPr>
          <w:p w:rsidR="005F18E2" w:rsidRDefault="005F18E2" w:rsidP="009B7484">
            <w:pPr>
              <w:jc w:val="center"/>
              <w:rPr>
                <w:ins w:id="9780" w:author="Zhang, Carol (MSHA)" w:date="2019-08-29T18:14:00Z"/>
                <w:b/>
              </w:rPr>
            </w:pPr>
            <w:ins w:id="9781" w:author="Zhang, Carol (MSHA)" w:date="2019-08-29T18:14:00Z">
              <w:r>
                <w:rPr>
                  <w:rFonts w:hint="eastAsia"/>
                  <w:b/>
                </w:rPr>
                <w:t>数据长度</w:t>
              </w:r>
              <w:r>
                <w:rPr>
                  <w:rFonts w:hint="eastAsia"/>
                  <w:b/>
                </w:rPr>
                <w:t>=0x00</w:t>
              </w:r>
              <w:r>
                <w:rPr>
                  <w:b/>
                </w:rPr>
                <w:t>01</w:t>
              </w:r>
            </w:ins>
          </w:p>
        </w:tc>
      </w:tr>
      <w:tr w:rsidR="005F18E2" w:rsidTr="009B7484">
        <w:trPr>
          <w:gridAfter w:val="8"/>
          <w:wAfter w:w="4164" w:type="dxa"/>
          <w:jc w:val="center"/>
          <w:ins w:id="9782" w:author="Zhang, Carol (MSHA)" w:date="2019-08-29T18:14:00Z"/>
        </w:trPr>
        <w:tc>
          <w:tcPr>
            <w:tcW w:w="3828" w:type="dxa"/>
            <w:gridSpan w:val="9"/>
          </w:tcPr>
          <w:p w:rsidR="005F18E2" w:rsidRPr="00E70E77" w:rsidRDefault="005F18E2" w:rsidP="009B7484">
            <w:pPr>
              <w:jc w:val="center"/>
              <w:rPr>
                <w:ins w:id="9783" w:author="Zhang, Carol (MSHA)" w:date="2019-08-29T18:14:00Z"/>
                <w:rStyle w:val="a9"/>
              </w:rPr>
            </w:pPr>
            <w:ins w:id="9784" w:author="Zhang, Carol (MSHA)" w:date="2019-08-29T18:15:00Z">
              <w:r w:rsidRPr="005F18E2">
                <w:rPr>
                  <w:color w:val="0000FF"/>
                  <w:u w:val="single"/>
                  <w:rPrChange w:id="9785" w:author="Zhang, Carol (MSHA)" w:date="2019-08-29T18:15:00Z">
                    <w:rPr>
                      <w:color w:val="0000FF"/>
                    </w:rPr>
                  </w:rPrChange>
                </w:rPr>
                <w:fldChar w:fldCharType="begin"/>
              </w:r>
              <w:r w:rsidRPr="005F18E2">
                <w:rPr>
                  <w:color w:val="0000FF"/>
                  <w:rPrChange w:id="9786" w:author="Zhang, Carol (MSHA)" w:date="2019-08-29T18:15:00Z">
                    <w:rPr>
                      <w:rStyle w:val="a9"/>
                    </w:rPr>
                  </w:rPrChange>
                </w:rPr>
                <w:instrText xml:space="preserve"> REF _Ref17994799 \h </w:instrText>
              </w:r>
            </w:ins>
            <w:r>
              <w:rPr>
                <w:color w:val="0000FF"/>
                <w:u w:val="single"/>
              </w:rPr>
              <w:instrText xml:space="preserve"> \* MERGEFORMAT </w:instrText>
            </w:r>
            <w:r w:rsidRPr="005F18E2">
              <w:rPr>
                <w:color w:val="0000FF"/>
                <w:u w:val="single"/>
                <w:rPrChange w:id="9787" w:author="Zhang, Carol (MSHA)" w:date="2019-08-29T18:15:00Z">
                  <w:rPr>
                    <w:color w:val="0000FF"/>
                    <w:u w:val="single"/>
                  </w:rPr>
                </w:rPrChange>
              </w:rPr>
            </w:r>
            <w:r w:rsidRPr="005F18E2">
              <w:rPr>
                <w:color w:val="0000FF"/>
                <w:u w:val="single"/>
                <w:rPrChange w:id="9788" w:author="Zhang, Carol (MSHA)" w:date="2019-08-29T18:15:00Z">
                  <w:rPr>
                    <w:color w:val="0000FF"/>
                  </w:rPr>
                </w:rPrChange>
              </w:rPr>
              <w:fldChar w:fldCharType="separate"/>
            </w:r>
            <w:ins w:id="9789" w:author="Zhang, Carol (MSHA)" w:date="2019-12-11T16:14:00Z">
              <w:r w:rsidR="00B2321A" w:rsidRPr="00B2321A">
                <w:rPr>
                  <w:color w:val="0000FF"/>
                  <w:u w:val="single"/>
                  <w:rPrChange w:id="9790" w:author="Zhang, Carol (MSHA)" w:date="2019-12-11T16:14:00Z">
                    <w:rPr/>
                  </w:rPrChange>
                </w:rPr>
                <w:t>Weight Unit</w:t>
              </w:r>
            </w:ins>
            <w:ins w:id="9791" w:author="Zhang, Carol (MSHA)" w:date="2019-08-29T18:15:00Z">
              <w:r w:rsidRPr="005F18E2">
                <w:rPr>
                  <w:color w:val="0000FF"/>
                  <w:u w:val="single"/>
                  <w:rPrChange w:id="9792" w:author="Zhang, Carol (MSHA)" w:date="2019-08-29T18:15:00Z">
                    <w:rPr>
                      <w:color w:val="0000FF"/>
                    </w:rPr>
                  </w:rPrChange>
                </w:rPr>
                <w:fldChar w:fldCharType="end"/>
              </w:r>
            </w:ins>
          </w:p>
        </w:tc>
      </w:tr>
    </w:tbl>
    <w:p w:rsidR="005F18E2" w:rsidRPr="00E62940" w:rsidRDefault="005F18E2" w:rsidP="005F18E2">
      <w:pPr>
        <w:pStyle w:val="a7"/>
        <w:ind w:left="1260" w:firstLineChars="0" w:firstLine="0"/>
        <w:rPr>
          <w:ins w:id="9793" w:author="Zhang, Carol (MSHA)" w:date="2019-08-29T18:14:00Z"/>
          <w:color w:val="0000FF"/>
          <w:u w:val="single"/>
        </w:rPr>
      </w:pPr>
    </w:p>
    <w:p w:rsidR="005F18E2" w:rsidRDefault="005F18E2" w:rsidP="005F18E2">
      <w:pPr>
        <w:pStyle w:val="a7"/>
        <w:numPr>
          <w:ilvl w:val="0"/>
          <w:numId w:val="1"/>
        </w:numPr>
        <w:ind w:firstLineChars="0"/>
        <w:rPr>
          <w:ins w:id="9794" w:author="Zhang, Carol (MSHA)" w:date="2019-08-29T18:14:00Z"/>
        </w:rPr>
      </w:pPr>
      <w:ins w:id="9795" w:author="Zhang, Carol (MSHA)" w:date="2019-08-29T18:14:00Z">
        <w:r>
          <w:t>Response</w:t>
        </w:r>
      </w:ins>
    </w:p>
    <w:p w:rsidR="005F18E2" w:rsidRDefault="005F18E2" w:rsidP="005F18E2">
      <w:pPr>
        <w:pStyle w:val="a7"/>
        <w:ind w:left="840" w:firstLineChars="0" w:firstLine="0"/>
        <w:rPr>
          <w:ins w:id="9796" w:author="Zhang, Carol (MSHA)" w:date="2019-08-29T18:14:00Z"/>
        </w:rPr>
      </w:pPr>
      <w:ins w:id="9797" w:author="Zhang, Carol (MSHA)" w:date="2019-08-29T18:14:00Z">
        <w:r>
          <w:rPr>
            <w:rFonts w:hint="eastAsia"/>
          </w:rPr>
          <w:t>正常返回：泵端返回一个空的数据包。</w:t>
        </w:r>
      </w:ins>
    </w:p>
    <w:p w:rsidR="005F18E2" w:rsidRDefault="005F18E2">
      <w:pPr>
        <w:pPrChange w:id="9798" w:author="Zhang, Carol (MSHA)" w:date="2019-08-29T18:14:00Z">
          <w:pPr>
            <w:pStyle w:val="a7"/>
            <w:ind w:left="840" w:firstLineChars="0" w:firstLine="0"/>
          </w:pPr>
        </w:pPrChange>
      </w:pPr>
    </w:p>
    <w:p w:rsidR="00275A9D" w:rsidRDefault="00275A9D" w:rsidP="00275A9D">
      <w:pPr>
        <w:pStyle w:val="2"/>
        <w:numPr>
          <w:ilvl w:val="1"/>
          <w:numId w:val="5"/>
        </w:numPr>
      </w:pPr>
      <w:bookmarkStart w:id="9799" w:name="_Ref485643511"/>
      <w:r>
        <w:t>SET_</w:t>
      </w:r>
      <w:r w:rsidRPr="003D4600">
        <w:t>MAINTENANCE</w:t>
      </w:r>
      <w:r>
        <w:t>_PERIOD</w:t>
      </w:r>
      <w:bookmarkEnd w:id="9799"/>
    </w:p>
    <w:p w:rsidR="00275A9D" w:rsidRDefault="00275A9D" w:rsidP="00275A9D">
      <w:pPr>
        <w:ind w:firstLine="420"/>
      </w:pPr>
      <w:r>
        <w:rPr>
          <w:rFonts w:hint="eastAsia"/>
        </w:rPr>
        <w:t>设置维护周期（单位：</w:t>
      </w:r>
      <w:r>
        <w:t>月）</w:t>
      </w:r>
      <w:r>
        <w:rPr>
          <w:rFonts w:hint="eastAsia"/>
        </w:rPr>
        <w:t>，命令包含字段如下：</w:t>
      </w:r>
    </w:p>
    <w:p w:rsidR="00275A9D" w:rsidRDefault="00275A9D" w:rsidP="00275A9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75A9D" w:rsidRDefault="00275A9D" w:rsidP="00275A9D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75A9D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17295A" w:rsidRDefault="00275A9D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75A9D" w:rsidRPr="00513A48" w:rsidRDefault="00275A9D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75A9D" w:rsidTr="006A6C10">
        <w:tc>
          <w:tcPr>
            <w:tcW w:w="7792" w:type="dxa"/>
            <w:gridSpan w:val="17"/>
          </w:tcPr>
          <w:p w:rsidR="00275A9D" w:rsidRDefault="00275A9D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75A9D" w:rsidTr="006A6C10">
        <w:tc>
          <w:tcPr>
            <w:tcW w:w="7792" w:type="dxa"/>
            <w:gridSpan w:val="17"/>
          </w:tcPr>
          <w:p w:rsidR="00275A9D" w:rsidRDefault="00275A9D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=1</w:t>
            </w:r>
          </w:p>
        </w:tc>
      </w:tr>
      <w:tr w:rsidR="00275A9D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275A9D" w:rsidRDefault="00275A9D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1~255</w:t>
            </w:r>
          </w:p>
        </w:tc>
      </w:tr>
    </w:tbl>
    <w:p w:rsidR="00275A9D" w:rsidRDefault="00275A9D" w:rsidP="00275A9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75A9D" w:rsidRDefault="00275A9D" w:rsidP="00275A9D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2933A8" w:rsidRDefault="002933A8" w:rsidP="002933A8">
      <w:pPr>
        <w:pStyle w:val="2"/>
        <w:numPr>
          <w:ilvl w:val="1"/>
          <w:numId w:val="5"/>
        </w:numPr>
      </w:pPr>
      <w:bookmarkStart w:id="9800" w:name="_Ref499910925"/>
      <w:r>
        <w:lastRenderedPageBreak/>
        <w:t>SET_</w:t>
      </w:r>
      <w:r w:rsidRPr="003D4600">
        <w:t>MAINTENANCE</w:t>
      </w:r>
      <w:r>
        <w:t>_DATETIME</w:t>
      </w:r>
      <w:bookmarkEnd w:id="9800"/>
    </w:p>
    <w:p w:rsidR="002933A8" w:rsidRDefault="002933A8" w:rsidP="002933A8">
      <w:pPr>
        <w:ind w:firstLine="420"/>
      </w:pPr>
      <w:r>
        <w:rPr>
          <w:rFonts w:hint="eastAsia"/>
        </w:rPr>
        <w:t>设置维护日期时间，命令包含字段如下：</w:t>
      </w:r>
    </w:p>
    <w:p w:rsidR="002933A8" w:rsidRDefault="002933A8" w:rsidP="002933A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933A8" w:rsidRDefault="002933A8" w:rsidP="002933A8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 w:rsidR="00082410">
        <w:rPr>
          <w:rFonts w:hint="eastAsia"/>
        </w:rPr>
        <w:t>,</w:t>
      </w:r>
      <w:r w:rsidR="00082410" w:rsidRPr="00082410">
        <w:rPr>
          <w:rFonts w:hint="eastAsia"/>
        </w:rPr>
        <w:t xml:space="preserve"> </w:t>
      </w:r>
      <w:r w:rsidR="00082410">
        <w:rPr>
          <w:rFonts w:hint="eastAsia"/>
        </w:rPr>
        <w:t>包含上一次维护日期时间</w:t>
      </w:r>
      <w:r w:rsidR="00082410">
        <w:rPr>
          <w:rFonts w:hint="eastAsia"/>
        </w:rPr>
        <w:t>,</w:t>
      </w:r>
      <w:r w:rsidR="00082410" w:rsidRPr="00082410">
        <w:rPr>
          <w:rFonts w:hint="eastAsia"/>
        </w:rPr>
        <w:t xml:space="preserve"> </w:t>
      </w:r>
      <w:r w:rsidR="00082410">
        <w:rPr>
          <w:rFonts w:hint="eastAsia"/>
        </w:rPr>
        <w:t>日期和时间字段包含日期和时间（</w:t>
      </w:r>
      <w:r w:rsidR="00082410">
        <w:rPr>
          <w:rFonts w:hint="eastAsia"/>
        </w:rPr>
        <w:t>24</w:t>
      </w:r>
      <w:r w:rsidR="00082410">
        <w:rPr>
          <w:rFonts w:hint="eastAsia"/>
        </w:rPr>
        <w:t>小时制），格式：</w:t>
      </w:r>
      <w:r w:rsidR="00082410">
        <w:rPr>
          <w:rFonts w:hint="eastAsia"/>
        </w:rPr>
        <w:t>yyy</w:t>
      </w:r>
      <w:r w:rsidR="00082410">
        <w:t>y-MM-dd hh:mm:ss</w:t>
      </w:r>
      <w:r>
        <w:rPr>
          <w:rFonts w:hint="eastAsia"/>
        </w:rPr>
        <w:t>。</w:t>
      </w:r>
    </w:p>
    <w:tbl>
      <w:tblPr>
        <w:tblStyle w:val="a5"/>
        <w:tblW w:w="7940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2"/>
        <w:gridCol w:w="62"/>
        <w:gridCol w:w="479"/>
        <w:gridCol w:w="426"/>
        <w:gridCol w:w="507"/>
        <w:gridCol w:w="507"/>
        <w:gridCol w:w="507"/>
        <w:gridCol w:w="507"/>
        <w:gridCol w:w="517"/>
        <w:gridCol w:w="458"/>
      </w:tblGrid>
      <w:tr w:rsidR="002933A8" w:rsidRPr="00513A48" w:rsidTr="002933A8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shd w:val="clear" w:color="auto" w:fill="AEAAAA" w:themeFill="background2" w:themeFillShade="BF"/>
          </w:tcPr>
          <w:p w:rsidR="002933A8" w:rsidRPr="0017295A" w:rsidRDefault="002933A8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8" w:type="dxa"/>
            <w:shd w:val="clear" w:color="auto" w:fill="AEAAAA" w:themeFill="background2" w:themeFillShade="BF"/>
          </w:tcPr>
          <w:p w:rsidR="002933A8" w:rsidRPr="00513A48" w:rsidRDefault="002933A8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933A8" w:rsidTr="002933A8">
        <w:trPr>
          <w:jc w:val="center"/>
        </w:trPr>
        <w:tc>
          <w:tcPr>
            <w:tcW w:w="7940" w:type="dxa"/>
            <w:gridSpan w:val="17"/>
          </w:tcPr>
          <w:p w:rsidR="002933A8" w:rsidRDefault="002933A8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01</w:t>
            </w:r>
          </w:p>
        </w:tc>
      </w:tr>
      <w:tr w:rsidR="002933A8" w:rsidTr="002933A8">
        <w:trPr>
          <w:jc w:val="center"/>
        </w:trPr>
        <w:tc>
          <w:tcPr>
            <w:tcW w:w="7940" w:type="dxa"/>
            <w:gridSpan w:val="17"/>
          </w:tcPr>
          <w:p w:rsidR="002933A8" w:rsidRDefault="002933A8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00</w:t>
            </w:r>
            <w:r>
              <w:rPr>
                <w:rFonts w:hint="eastAsia"/>
                <w:b/>
              </w:rPr>
              <w:t>7</w:t>
            </w:r>
          </w:p>
        </w:tc>
      </w:tr>
      <w:tr w:rsidR="002933A8" w:rsidTr="002933A8">
        <w:trPr>
          <w:jc w:val="center"/>
        </w:trPr>
        <w:tc>
          <w:tcPr>
            <w:tcW w:w="3970" w:type="dxa"/>
            <w:gridSpan w:val="8"/>
          </w:tcPr>
          <w:p w:rsidR="002933A8" w:rsidRDefault="002933A8" w:rsidP="00000B75">
            <w:pPr>
              <w:jc w:val="center"/>
              <w:rPr>
                <w:b/>
              </w:rPr>
            </w:pPr>
            <w:r>
              <w:rPr>
                <w:b/>
              </w:rPr>
              <w:t xml:space="preserve">Maintenance Year </w:t>
            </w:r>
            <w:r w:rsidR="00000B75">
              <w:rPr>
                <w:b/>
              </w:rPr>
              <w:t>byte1</w:t>
            </w:r>
          </w:p>
        </w:tc>
        <w:tc>
          <w:tcPr>
            <w:tcW w:w="3970" w:type="dxa"/>
            <w:gridSpan w:val="9"/>
          </w:tcPr>
          <w:p w:rsidR="002933A8" w:rsidRPr="00C85507" w:rsidRDefault="002933A8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Maintenance Year </w:t>
            </w:r>
            <w:r w:rsidR="00000B75">
              <w:rPr>
                <w:b/>
              </w:rPr>
              <w:t>byte2</w:t>
            </w:r>
          </w:p>
        </w:tc>
      </w:tr>
      <w:tr w:rsidR="002933A8" w:rsidTr="002933A8">
        <w:trPr>
          <w:jc w:val="center"/>
        </w:trPr>
        <w:tc>
          <w:tcPr>
            <w:tcW w:w="3970" w:type="dxa"/>
            <w:gridSpan w:val="8"/>
          </w:tcPr>
          <w:p w:rsidR="002933A8" w:rsidRPr="00C85507" w:rsidRDefault="002933A8" w:rsidP="002933A8">
            <w:pPr>
              <w:jc w:val="center"/>
            </w:pPr>
            <w:r>
              <w:rPr>
                <w:b/>
              </w:rPr>
              <w:t xml:space="preserve">Maintenance </w:t>
            </w:r>
            <w:r w:rsidRPr="007B0A26">
              <w:rPr>
                <w:b/>
              </w:rPr>
              <w:t>Month</w:t>
            </w:r>
          </w:p>
        </w:tc>
        <w:tc>
          <w:tcPr>
            <w:tcW w:w="3970" w:type="dxa"/>
            <w:gridSpan w:val="9"/>
          </w:tcPr>
          <w:p w:rsidR="002933A8" w:rsidRDefault="002933A8" w:rsidP="002933A8">
            <w:pPr>
              <w:jc w:val="center"/>
            </w:pPr>
            <w:r>
              <w:rPr>
                <w:b/>
              </w:rPr>
              <w:t xml:space="preserve">Maintenance </w:t>
            </w:r>
            <w:r w:rsidRPr="007B0A26">
              <w:rPr>
                <w:b/>
              </w:rPr>
              <w:t>Day</w:t>
            </w:r>
          </w:p>
        </w:tc>
      </w:tr>
      <w:tr w:rsidR="002933A8" w:rsidTr="002933A8">
        <w:trPr>
          <w:jc w:val="center"/>
        </w:trPr>
        <w:tc>
          <w:tcPr>
            <w:tcW w:w="3970" w:type="dxa"/>
            <w:gridSpan w:val="8"/>
          </w:tcPr>
          <w:p w:rsidR="002933A8" w:rsidRPr="007B0A26" w:rsidRDefault="002933A8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Maintenance </w:t>
            </w:r>
            <w:r w:rsidRPr="007B0A26">
              <w:rPr>
                <w:b/>
              </w:rPr>
              <w:t>Hour</w:t>
            </w:r>
          </w:p>
        </w:tc>
        <w:tc>
          <w:tcPr>
            <w:tcW w:w="3970" w:type="dxa"/>
            <w:gridSpan w:val="9"/>
          </w:tcPr>
          <w:p w:rsidR="002933A8" w:rsidRPr="007B0A26" w:rsidRDefault="002933A8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Maintenance </w:t>
            </w:r>
            <w:r w:rsidRPr="007B0A26">
              <w:rPr>
                <w:b/>
              </w:rPr>
              <w:t>Minute</w:t>
            </w:r>
          </w:p>
        </w:tc>
      </w:tr>
      <w:tr w:rsidR="002933A8" w:rsidTr="002933A8">
        <w:trPr>
          <w:gridAfter w:val="9"/>
          <w:wAfter w:w="3970" w:type="dxa"/>
          <w:jc w:val="center"/>
        </w:trPr>
        <w:tc>
          <w:tcPr>
            <w:tcW w:w="3970" w:type="dxa"/>
            <w:gridSpan w:val="8"/>
          </w:tcPr>
          <w:p w:rsidR="002933A8" w:rsidRPr="007B0A26" w:rsidRDefault="002933A8" w:rsidP="002933A8">
            <w:pPr>
              <w:jc w:val="center"/>
              <w:rPr>
                <w:b/>
              </w:rPr>
            </w:pPr>
            <w:r>
              <w:rPr>
                <w:b/>
              </w:rPr>
              <w:t xml:space="preserve">Maintenance </w:t>
            </w:r>
            <w:r w:rsidRPr="007B0A26">
              <w:rPr>
                <w:b/>
              </w:rPr>
              <w:t>Second</w:t>
            </w:r>
          </w:p>
        </w:tc>
      </w:tr>
    </w:tbl>
    <w:p w:rsidR="002933A8" w:rsidRDefault="002933A8" w:rsidP="002933A8">
      <w:pPr>
        <w:pStyle w:val="a7"/>
        <w:ind w:left="840" w:firstLineChars="0" w:firstLine="0"/>
      </w:pPr>
    </w:p>
    <w:p w:rsidR="002933A8" w:rsidRDefault="002933A8" w:rsidP="002933A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933A8" w:rsidRDefault="002933A8" w:rsidP="002933A8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082410">
        <w:rPr>
          <w:rFonts w:hint="eastAsia"/>
        </w:rPr>
        <w:t>泵端返回一个空的数据包。</w:t>
      </w:r>
    </w:p>
    <w:p w:rsidR="002933A8" w:rsidRPr="002933A8" w:rsidRDefault="002933A8" w:rsidP="002933A8"/>
    <w:p w:rsidR="0017709C" w:rsidRDefault="0017709C" w:rsidP="0017709C">
      <w:pPr>
        <w:pStyle w:val="2"/>
        <w:numPr>
          <w:ilvl w:val="1"/>
          <w:numId w:val="5"/>
        </w:numPr>
      </w:pPr>
      <w:bookmarkStart w:id="9801" w:name="_Ref485912849"/>
      <w:r>
        <w:t>GET_PRESSURE_SENSOR_VALUE</w:t>
      </w:r>
      <w:bookmarkEnd w:id="9801"/>
    </w:p>
    <w:p w:rsidR="0017709C" w:rsidRDefault="0017709C" w:rsidP="0017709C">
      <w:pPr>
        <w:ind w:firstLine="420"/>
      </w:pPr>
      <w:r>
        <w:rPr>
          <w:rFonts w:hint="eastAsia"/>
        </w:rPr>
        <w:t>读取压力传感器值（</w:t>
      </w:r>
      <w:r w:rsidRPr="007E5010">
        <w:t>ADC</w:t>
      </w:r>
      <w:r w:rsidRPr="007E5010">
        <w:rPr>
          <w:rFonts w:hint="eastAsia"/>
        </w:rPr>
        <w:t>值、电压值、</w:t>
      </w:r>
      <w:r w:rsidRPr="007E5010">
        <w:t>mmHg</w:t>
      </w:r>
      <w:r w:rsidRPr="007E5010">
        <w:rPr>
          <w:rFonts w:hint="eastAsia"/>
        </w:rPr>
        <w:t>值</w:t>
      </w:r>
      <w:r>
        <w:t>）</w:t>
      </w:r>
      <w:r>
        <w:rPr>
          <w:rFonts w:hint="eastAsia"/>
        </w:rPr>
        <w:t>，命令包含字段如下：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7709C" w:rsidRPr="001C7716" w:rsidRDefault="0017709C" w:rsidP="0017709C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7709C" w:rsidRPr="00301BD7" w:rsidRDefault="0017709C" w:rsidP="0017709C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正常返回：泵端返回一个包含自定义字段的数据包，包含三种形式的值（等价的，可相互转换</w:t>
      </w:r>
      <w:r>
        <w:t>）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7709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17295A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=1</w:t>
            </w:r>
            <w:r>
              <w:rPr>
                <w:b/>
              </w:rPr>
              <w:t>2</w:t>
            </w:r>
          </w:p>
        </w:tc>
      </w:tr>
      <w:tr w:rsidR="0017709C" w:rsidRPr="004B56EE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ADC</w:t>
            </w:r>
            <w:r w:rsidRPr="004B56EE">
              <w:rPr>
                <w:rFonts w:hint="eastAsia"/>
                <w:b/>
              </w:rPr>
              <w:t>值（</w:t>
            </w:r>
            <w:r w:rsidRPr="004B56EE">
              <w:rPr>
                <w:rFonts w:hint="eastAsia"/>
                <w:b/>
              </w:rPr>
              <w:t>4 bytes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小端</w:t>
            </w:r>
            <w:r w:rsidRPr="004B56EE">
              <w:rPr>
                <w:rFonts w:hint="eastAsia"/>
                <w:b/>
              </w:rPr>
              <w:t>）</w:t>
            </w:r>
          </w:p>
        </w:tc>
      </w:tr>
      <w:tr w:rsidR="0017709C" w:rsidRPr="004B56EE" w:rsidTr="006A6C10">
        <w:tc>
          <w:tcPr>
            <w:tcW w:w="3896" w:type="dxa"/>
            <w:gridSpan w:val="9"/>
          </w:tcPr>
          <w:p w:rsidR="0017709C" w:rsidRPr="007E5010" w:rsidRDefault="0017709C" w:rsidP="006A6C10">
            <w:pPr>
              <w:jc w:val="center"/>
              <w:rPr>
                <w:b/>
              </w:rPr>
            </w:pPr>
            <w:r w:rsidRPr="004B56EE">
              <w:rPr>
                <w:rFonts w:hint="eastAsia"/>
                <w:b/>
              </w:rPr>
              <w:t>电压值</w:t>
            </w:r>
            <w:r w:rsidRPr="004B56EE">
              <w:rPr>
                <w:rFonts w:hint="eastAsia"/>
                <w:b/>
              </w:rPr>
              <w:t>(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</w:instrText>
            </w:r>
            <w:r>
              <w:rPr>
                <w:rFonts w:hint="eastAsia"/>
                <w:b/>
              </w:rPr>
              <w:instrText>REF _Ref454207407 \h</w:instrText>
            </w:r>
            <w:r>
              <w:rPr>
                <w:b/>
              </w:rPr>
              <w:instrText xml:space="preserve">  \* MERGEFORMAT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ins w:id="9802" w:author="Zhang, Carol (MSHA)" w:date="2019-12-11T16:14:00Z">
              <w:r w:rsidR="00B2321A" w:rsidRPr="00B2321A">
                <w:rPr>
                  <w:color w:val="0000FF"/>
                  <w:u w:val="single"/>
                  <w:rPrChange w:id="9803" w:author="Zhang, Carol (MSHA)" w:date="2019-12-11T16:14:00Z">
                    <w:rPr/>
                  </w:rPrChange>
                </w:rPr>
                <w:t>Scale Value</w:t>
              </w:r>
            </w:ins>
            <w:del w:id="980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>
              <w:rPr>
                <w:b/>
              </w:rPr>
              <w:fldChar w:fldCharType="end"/>
            </w:r>
            <w:r w:rsidRPr="004B56EE">
              <w:rPr>
                <w:rFonts w:hint="eastAsia"/>
                <w:b/>
              </w:rPr>
              <w:t>)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4B56EE">
              <w:rPr>
                <w:rFonts w:hint="eastAsia"/>
                <w:b/>
              </w:rPr>
              <w:t>电压值</w:t>
            </w:r>
          </w:p>
        </w:tc>
      </w:tr>
      <w:tr w:rsidR="0017709C" w:rsidRPr="004B56EE" w:rsidTr="006A6C10">
        <w:tc>
          <w:tcPr>
            <w:tcW w:w="3896" w:type="dxa"/>
            <w:gridSpan w:val="9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4B56EE">
              <w:rPr>
                <w:rFonts w:hint="eastAsia"/>
                <w:b/>
              </w:rPr>
              <w:t>电压值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4B56EE">
              <w:rPr>
                <w:rFonts w:hint="eastAsia"/>
                <w:b/>
              </w:rPr>
              <w:t>电压值</w:t>
            </w:r>
          </w:p>
        </w:tc>
      </w:tr>
      <w:tr w:rsidR="0017709C" w:rsidRPr="004B56EE" w:rsidTr="006A6C10">
        <w:tc>
          <w:tcPr>
            <w:tcW w:w="3896" w:type="dxa"/>
            <w:gridSpan w:val="9"/>
          </w:tcPr>
          <w:p w:rsidR="0017709C" w:rsidRPr="004B56EE" w:rsidRDefault="0017709C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mmHg</w:t>
            </w:r>
            <w:r w:rsidRPr="004B56EE">
              <w:rPr>
                <w:rFonts w:hint="eastAsia"/>
                <w:b/>
              </w:rPr>
              <w:t>(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</w:instrText>
            </w:r>
            <w:r>
              <w:rPr>
                <w:rFonts w:hint="eastAsia"/>
                <w:b/>
              </w:rPr>
              <w:instrText>REF _Ref454207407 \h</w:instrText>
            </w:r>
            <w:r>
              <w:rPr>
                <w:b/>
              </w:rPr>
              <w:instrText xml:space="preserve">  \* MERGEFORMAT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ins w:id="9805" w:author="Zhang, Carol (MSHA)" w:date="2019-12-11T16:14:00Z">
              <w:r w:rsidR="00B2321A" w:rsidRPr="00B2321A">
                <w:rPr>
                  <w:color w:val="0000FF"/>
                  <w:u w:val="single"/>
                  <w:rPrChange w:id="9806" w:author="Zhang, Carol (MSHA)" w:date="2019-12-11T16:14:00Z">
                    <w:rPr/>
                  </w:rPrChange>
                </w:rPr>
                <w:t>Scale Value</w:t>
              </w:r>
            </w:ins>
            <w:del w:id="980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>
              <w:rPr>
                <w:b/>
              </w:rPr>
              <w:fldChar w:fldCharType="end"/>
            </w:r>
            <w:r w:rsidRPr="004B56EE">
              <w:rPr>
                <w:rFonts w:hint="eastAsia"/>
                <w:b/>
              </w:rPr>
              <w:t>)</w:t>
            </w:r>
          </w:p>
        </w:tc>
        <w:tc>
          <w:tcPr>
            <w:tcW w:w="3896" w:type="dxa"/>
            <w:gridSpan w:val="8"/>
          </w:tcPr>
          <w:p w:rsidR="0017709C" w:rsidRPr="004B56EE" w:rsidRDefault="0017709C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mmHg</w:t>
            </w:r>
          </w:p>
        </w:tc>
      </w:tr>
      <w:tr w:rsidR="0017709C" w:rsidRPr="004B56EE" w:rsidTr="006A6C10">
        <w:tc>
          <w:tcPr>
            <w:tcW w:w="3896" w:type="dxa"/>
            <w:gridSpan w:val="9"/>
          </w:tcPr>
          <w:p w:rsidR="0017709C" w:rsidRPr="004B56EE" w:rsidRDefault="0017709C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mmHg</w:t>
            </w:r>
          </w:p>
        </w:tc>
        <w:tc>
          <w:tcPr>
            <w:tcW w:w="3896" w:type="dxa"/>
            <w:gridSpan w:val="8"/>
          </w:tcPr>
          <w:p w:rsidR="0017709C" w:rsidRPr="004B56EE" w:rsidRDefault="0017709C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mmHg</w:t>
            </w:r>
          </w:p>
        </w:tc>
      </w:tr>
    </w:tbl>
    <w:p w:rsidR="00275A9D" w:rsidRDefault="00275A9D" w:rsidP="002D56AA"/>
    <w:p w:rsidR="00275A9D" w:rsidRDefault="00275A9D" w:rsidP="002D56AA"/>
    <w:p w:rsidR="0017709C" w:rsidRDefault="0017709C" w:rsidP="0017709C">
      <w:pPr>
        <w:pStyle w:val="2"/>
        <w:numPr>
          <w:ilvl w:val="1"/>
          <w:numId w:val="5"/>
        </w:numPr>
      </w:pPr>
      <w:bookmarkStart w:id="9808" w:name="_Ref488932334"/>
      <w:r>
        <w:t>G</w:t>
      </w:r>
      <w:r w:rsidRPr="00871F40">
        <w:t>ET</w:t>
      </w:r>
      <w:r>
        <w:t>_</w:t>
      </w:r>
      <w:r w:rsidRPr="00871F40">
        <w:t>PRESSURE</w:t>
      </w:r>
      <w:r>
        <w:t>_</w:t>
      </w:r>
      <w:r w:rsidRPr="00871F40">
        <w:t>P</w:t>
      </w:r>
      <w:r>
        <w:t>_</w:t>
      </w:r>
      <w:r w:rsidRPr="00871F40">
        <w:t>VALU</w:t>
      </w:r>
      <w:r>
        <w:t>E</w:t>
      </w:r>
      <w:bookmarkEnd w:id="9808"/>
    </w:p>
    <w:p w:rsidR="0017709C" w:rsidRPr="003945BF" w:rsidRDefault="0017709C" w:rsidP="0017709C">
      <w:pPr>
        <w:ind w:firstLine="420"/>
      </w:pPr>
      <w:r>
        <w:rPr>
          <w:rFonts w:hint="eastAsia"/>
        </w:rPr>
        <w:t>获取</w:t>
      </w:r>
      <w:r>
        <w:t>P</w:t>
      </w:r>
      <w:r>
        <w:rPr>
          <w:rFonts w:hint="eastAsia"/>
        </w:rPr>
        <w:t>值</w:t>
      </w:r>
      <w:r>
        <w:rPr>
          <w:rFonts w:hint="eastAsia"/>
        </w:rPr>
        <w:t>(</w:t>
      </w:r>
      <w:r>
        <w:t>ADC</w:t>
      </w:r>
      <w:r>
        <w:rPr>
          <w:rFonts w:hint="eastAsia"/>
        </w:rPr>
        <w:t>值</w:t>
      </w:r>
      <w:r>
        <w:rPr>
          <w:rFonts w:hint="eastAsia"/>
        </w:rPr>
        <w:t>)</w:t>
      </w:r>
      <w:r w:rsidRPr="003945BF">
        <w:rPr>
          <w:rFonts w:hint="eastAsia"/>
        </w:rPr>
        <w:t>：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7709C" w:rsidRDefault="0017709C" w:rsidP="0017709C">
      <w:pPr>
        <w:pStyle w:val="a7"/>
        <w:ind w:left="840" w:firstLineChars="0" w:firstLine="0"/>
      </w:pPr>
      <w:r>
        <w:rPr>
          <w:rFonts w:hint="eastAsia"/>
        </w:rPr>
        <w:lastRenderedPageBreak/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7709C" w:rsidRPr="00A16D0F" w:rsidRDefault="0017709C" w:rsidP="0017709C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7709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17295A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t>P(low byte)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t>P(high byte)</w:t>
            </w:r>
          </w:p>
        </w:tc>
      </w:tr>
    </w:tbl>
    <w:p w:rsidR="00275A9D" w:rsidRDefault="00275A9D" w:rsidP="002D56AA"/>
    <w:p w:rsidR="00275A9D" w:rsidRDefault="00275A9D" w:rsidP="002D56AA"/>
    <w:p w:rsidR="0017709C" w:rsidRDefault="0017709C" w:rsidP="0017709C">
      <w:pPr>
        <w:pStyle w:val="2"/>
        <w:numPr>
          <w:ilvl w:val="1"/>
          <w:numId w:val="5"/>
        </w:numPr>
      </w:pPr>
      <w:bookmarkStart w:id="9809" w:name="_Ref488932371"/>
      <w:r w:rsidRPr="00395742">
        <w:t>GET</w:t>
      </w:r>
      <w:r>
        <w:t>_</w:t>
      </w:r>
      <w:r w:rsidRPr="00395742">
        <w:t>PRESSURE</w:t>
      </w:r>
      <w:r>
        <w:t>_</w:t>
      </w:r>
      <w:r w:rsidRPr="00395742">
        <w:t>FACTOR</w:t>
      </w:r>
      <w:r>
        <w:t>_AB</w:t>
      </w:r>
      <w:r w:rsidRPr="00395742">
        <w:t>C</w:t>
      </w:r>
      <w:bookmarkEnd w:id="9809"/>
    </w:p>
    <w:p w:rsidR="0017709C" w:rsidRPr="003945BF" w:rsidRDefault="0017709C" w:rsidP="0017709C">
      <w:pPr>
        <w:ind w:firstLine="420"/>
      </w:pPr>
      <w:r>
        <w:rPr>
          <w:rFonts w:hint="eastAsia"/>
        </w:rPr>
        <w:t>获取</w:t>
      </w:r>
      <w:r>
        <w:t>ABC</w:t>
      </w:r>
      <w:r>
        <w:rPr>
          <w:rFonts w:hint="eastAsia"/>
        </w:rPr>
        <w:t>因子</w:t>
      </w:r>
      <w:r w:rsidRPr="003945BF">
        <w:rPr>
          <w:rFonts w:hint="eastAsia"/>
        </w:rPr>
        <w:t>：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7709C" w:rsidRDefault="0017709C" w:rsidP="0017709C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17709C" w:rsidRDefault="0017709C" w:rsidP="0017709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7709C" w:rsidRPr="00A16D0F" w:rsidRDefault="0017709C" w:rsidP="0017709C">
      <w:pPr>
        <w:pStyle w:val="a7"/>
        <w:ind w:left="840" w:firstLineChars="0" w:firstLine="0"/>
      </w:pPr>
      <w:r>
        <w:rPr>
          <w:rFonts w:hint="eastAsia"/>
        </w:rPr>
        <w:t>正常返回：泵端返回定义如下</w:t>
      </w:r>
      <w:r>
        <w:rPr>
          <w:rFonts w:hint="eastAsia"/>
        </w:rPr>
        <w:t>(</w:t>
      </w:r>
      <w:r>
        <w:t>A,B,C</w:t>
      </w:r>
      <w:r>
        <w:rPr>
          <w:rFonts w:hint="eastAsia"/>
        </w:rPr>
        <w:t>均为</w:t>
      </w:r>
      <w:r>
        <w:rPr>
          <w:rFonts w:hint="eastAsia"/>
        </w:rPr>
        <w:t>32</w:t>
      </w:r>
      <w:r>
        <w:rPr>
          <w:rFonts w:hint="eastAsia"/>
        </w:rPr>
        <w:t>位有符号整数</w:t>
      </w:r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7709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17295A" w:rsidRDefault="0017709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7709C" w:rsidRPr="00513A48" w:rsidRDefault="0017709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7709C" w:rsidTr="006A6C10">
        <w:tc>
          <w:tcPr>
            <w:tcW w:w="7792" w:type="dxa"/>
            <w:gridSpan w:val="17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0x0C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t>A(low byte)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  <w:rPr>
                <w:b/>
              </w:rPr>
            </w:pPr>
            <w:r>
              <w:t>A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Pr="00CB643E" w:rsidRDefault="0017709C" w:rsidP="006A6C10">
            <w:pPr>
              <w:jc w:val="center"/>
              <w:rPr>
                <w:color w:val="0000FF"/>
                <w:u w:val="single"/>
              </w:rPr>
            </w:pPr>
            <w:r>
              <w:t>A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</w:pPr>
            <w:r>
              <w:t>A(high byte)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Pr="00CB643E" w:rsidRDefault="0017709C" w:rsidP="006A6C10">
            <w:pPr>
              <w:jc w:val="center"/>
              <w:rPr>
                <w:color w:val="0000FF"/>
                <w:u w:val="single"/>
              </w:rPr>
            </w:pPr>
            <w:r>
              <w:t>B(low byte)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</w:pPr>
            <w:r>
              <w:t>B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Pr="00CB643E" w:rsidRDefault="0017709C" w:rsidP="006A6C10">
            <w:pPr>
              <w:jc w:val="center"/>
              <w:rPr>
                <w:color w:val="0000FF"/>
                <w:u w:val="single"/>
              </w:rPr>
            </w:pPr>
            <w:r>
              <w:t>B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</w:pPr>
            <w:r>
              <w:t>B(high byte)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Pr="00CB643E" w:rsidRDefault="0017709C" w:rsidP="006A6C10">
            <w:pPr>
              <w:jc w:val="center"/>
              <w:rPr>
                <w:color w:val="0000FF"/>
                <w:u w:val="single"/>
              </w:rPr>
            </w:pPr>
            <w:r>
              <w:t>C(low byte)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</w:pPr>
            <w:r>
              <w:t>C</w:t>
            </w:r>
          </w:p>
        </w:tc>
      </w:tr>
      <w:tr w:rsidR="0017709C" w:rsidTr="006A6C10">
        <w:tc>
          <w:tcPr>
            <w:tcW w:w="3896" w:type="dxa"/>
            <w:gridSpan w:val="9"/>
          </w:tcPr>
          <w:p w:rsidR="0017709C" w:rsidRPr="00CB643E" w:rsidRDefault="0017709C" w:rsidP="006A6C10">
            <w:pPr>
              <w:jc w:val="center"/>
              <w:rPr>
                <w:color w:val="0000FF"/>
                <w:u w:val="single"/>
              </w:rPr>
            </w:pPr>
            <w:r>
              <w:t>C</w:t>
            </w:r>
          </w:p>
        </w:tc>
        <w:tc>
          <w:tcPr>
            <w:tcW w:w="3896" w:type="dxa"/>
            <w:gridSpan w:val="8"/>
          </w:tcPr>
          <w:p w:rsidR="0017709C" w:rsidRDefault="0017709C" w:rsidP="006A6C10">
            <w:pPr>
              <w:jc w:val="center"/>
            </w:pPr>
            <w:r>
              <w:t>C(high byte)</w:t>
            </w:r>
          </w:p>
        </w:tc>
      </w:tr>
    </w:tbl>
    <w:p w:rsidR="00275A9D" w:rsidRDefault="00275A9D" w:rsidP="002D56AA"/>
    <w:p w:rsidR="00275A9D" w:rsidRDefault="00275A9D" w:rsidP="002D56AA"/>
    <w:p w:rsidR="00DB4C0C" w:rsidRDefault="00DB4C0C" w:rsidP="00DB4C0C">
      <w:pPr>
        <w:pStyle w:val="2"/>
        <w:numPr>
          <w:ilvl w:val="1"/>
          <w:numId w:val="5"/>
        </w:numPr>
      </w:pPr>
      <w:bookmarkStart w:id="9810" w:name="_Ref488932380"/>
      <w:r w:rsidRPr="00D9104D">
        <w:t>GET</w:t>
      </w:r>
      <w:r>
        <w:t>_</w:t>
      </w:r>
      <w:r w:rsidRPr="00D9104D">
        <w:t>SIZE</w:t>
      </w:r>
      <w:r>
        <w:t>_</w:t>
      </w:r>
      <w:r w:rsidRPr="00D9104D">
        <w:t>SENSOR</w:t>
      </w:r>
      <w:r>
        <w:t>_</w:t>
      </w:r>
      <w:r w:rsidRPr="00D9104D">
        <w:t>CALIBRATION</w:t>
      </w:r>
      <w:r>
        <w:t>_</w:t>
      </w:r>
      <w:r w:rsidRPr="00D9104D">
        <w:t>FACTOR</w:t>
      </w:r>
      <w:r>
        <w:t>_K</w:t>
      </w:r>
      <w:r w:rsidRPr="00D9104D">
        <w:t>P</w:t>
      </w:r>
      <w:bookmarkEnd w:id="9810"/>
    </w:p>
    <w:p w:rsidR="00DB4C0C" w:rsidRPr="003945BF" w:rsidRDefault="00DB4C0C" w:rsidP="00DB4C0C">
      <w:pPr>
        <w:ind w:firstLine="420"/>
      </w:pPr>
      <w:r>
        <w:rPr>
          <w:rFonts w:hint="eastAsia"/>
        </w:rPr>
        <w:t>获取尺寸校准因子</w:t>
      </w:r>
      <w:r>
        <w:rPr>
          <w:rFonts w:hint="eastAsia"/>
        </w:rPr>
        <w:t>KP</w:t>
      </w:r>
      <w:r>
        <w:rPr>
          <w:rFonts w:hint="eastAsia"/>
        </w:rPr>
        <w:t>值</w:t>
      </w:r>
      <w:r w:rsidRPr="003945BF">
        <w:rPr>
          <w:rFonts w:hint="eastAsia"/>
        </w:rPr>
        <w:t>：</w:t>
      </w:r>
    </w:p>
    <w:p w:rsidR="00DB4C0C" w:rsidRDefault="00DB4C0C" w:rsidP="00DB4C0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DB4C0C" w:rsidRDefault="00DB4C0C" w:rsidP="00DB4C0C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DB4C0C" w:rsidRDefault="00DB4C0C" w:rsidP="00DB4C0C">
      <w:pPr>
        <w:pStyle w:val="a7"/>
        <w:ind w:left="840" w:firstLineChars="0" w:firstLine="0"/>
      </w:pPr>
    </w:p>
    <w:p w:rsidR="00DB4C0C" w:rsidRDefault="00DB4C0C" w:rsidP="00DB4C0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DB4C0C" w:rsidRDefault="00DB4C0C" w:rsidP="00DB4C0C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rPr>
          <w:rFonts w:hint="eastAsia"/>
        </w:rPr>
        <w:t>(</w:t>
      </w:r>
      <w:r>
        <w:t>K,P</w:t>
      </w:r>
      <w:r>
        <w:rPr>
          <w:rFonts w:hint="eastAsia"/>
        </w:rPr>
        <w:t>均为</w:t>
      </w:r>
      <w:r>
        <w:rPr>
          <w:rFonts w:hint="eastAsia"/>
        </w:rPr>
        <w:t>32</w:t>
      </w:r>
      <w:r>
        <w:rPr>
          <w:rFonts w:hint="eastAsia"/>
        </w:rPr>
        <w:t>位有符号整数</w:t>
      </w:r>
      <w:r>
        <w:rPr>
          <w:rFonts w:hint="eastAsia"/>
        </w:rPr>
        <w:t>)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DB4C0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17295A" w:rsidRDefault="00DB4C0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DB4C0C" w:rsidRPr="00513A48" w:rsidRDefault="00DB4C0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B4C0C" w:rsidTr="006A6C10">
        <w:tc>
          <w:tcPr>
            <w:tcW w:w="7792" w:type="dxa"/>
            <w:gridSpan w:val="17"/>
          </w:tcPr>
          <w:p w:rsidR="00DB4C0C" w:rsidRDefault="00DB4C0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DB4C0C" w:rsidTr="006A6C10">
        <w:tc>
          <w:tcPr>
            <w:tcW w:w="7792" w:type="dxa"/>
            <w:gridSpan w:val="17"/>
          </w:tcPr>
          <w:p w:rsidR="00DB4C0C" w:rsidRDefault="00DB4C0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0x08</w:t>
            </w:r>
          </w:p>
        </w:tc>
      </w:tr>
      <w:tr w:rsidR="00DB4C0C" w:rsidTr="006A6C10">
        <w:tc>
          <w:tcPr>
            <w:tcW w:w="3896" w:type="dxa"/>
            <w:gridSpan w:val="9"/>
          </w:tcPr>
          <w:p w:rsidR="00DB4C0C" w:rsidRPr="00CB643E" w:rsidRDefault="00DB4C0C" w:rsidP="006A6C10">
            <w:pPr>
              <w:jc w:val="center"/>
              <w:rPr>
                <w:color w:val="0000FF"/>
                <w:u w:val="single"/>
              </w:rPr>
            </w:pPr>
            <w:r>
              <w:t>K (low byte)</w:t>
            </w:r>
          </w:p>
        </w:tc>
        <w:tc>
          <w:tcPr>
            <w:tcW w:w="3896" w:type="dxa"/>
            <w:gridSpan w:val="8"/>
          </w:tcPr>
          <w:p w:rsidR="00DB4C0C" w:rsidRDefault="00DB4C0C" w:rsidP="006A6C10">
            <w:pPr>
              <w:jc w:val="center"/>
            </w:pPr>
            <w:r>
              <w:t xml:space="preserve">K </w:t>
            </w:r>
          </w:p>
        </w:tc>
      </w:tr>
      <w:tr w:rsidR="00DB4C0C" w:rsidTr="006A6C10">
        <w:tc>
          <w:tcPr>
            <w:tcW w:w="3896" w:type="dxa"/>
            <w:gridSpan w:val="9"/>
          </w:tcPr>
          <w:p w:rsidR="00DB4C0C" w:rsidRPr="00CB643E" w:rsidRDefault="00DB4C0C" w:rsidP="006A6C10">
            <w:pPr>
              <w:jc w:val="center"/>
              <w:rPr>
                <w:color w:val="0000FF"/>
                <w:u w:val="single"/>
              </w:rPr>
            </w:pPr>
            <w:r>
              <w:lastRenderedPageBreak/>
              <w:t>K</w:t>
            </w:r>
          </w:p>
        </w:tc>
        <w:tc>
          <w:tcPr>
            <w:tcW w:w="3896" w:type="dxa"/>
            <w:gridSpan w:val="8"/>
          </w:tcPr>
          <w:p w:rsidR="00DB4C0C" w:rsidRDefault="00DB4C0C" w:rsidP="006A6C10">
            <w:pPr>
              <w:jc w:val="center"/>
            </w:pPr>
            <w:r>
              <w:t>K(high byte)</w:t>
            </w:r>
          </w:p>
        </w:tc>
      </w:tr>
      <w:tr w:rsidR="00DB4C0C" w:rsidTr="006A6C10">
        <w:tc>
          <w:tcPr>
            <w:tcW w:w="3896" w:type="dxa"/>
            <w:gridSpan w:val="9"/>
          </w:tcPr>
          <w:p w:rsidR="00DB4C0C" w:rsidRPr="00CB643E" w:rsidRDefault="00DB4C0C" w:rsidP="006A6C10">
            <w:pPr>
              <w:jc w:val="center"/>
              <w:rPr>
                <w:color w:val="0000FF"/>
                <w:u w:val="single"/>
              </w:rPr>
            </w:pPr>
            <w:r>
              <w:t>P (low byte)</w:t>
            </w:r>
          </w:p>
        </w:tc>
        <w:tc>
          <w:tcPr>
            <w:tcW w:w="3896" w:type="dxa"/>
            <w:gridSpan w:val="8"/>
          </w:tcPr>
          <w:p w:rsidR="00DB4C0C" w:rsidRDefault="00DB4C0C" w:rsidP="006A6C10">
            <w:pPr>
              <w:jc w:val="center"/>
            </w:pPr>
            <w:r>
              <w:t>P</w:t>
            </w:r>
          </w:p>
        </w:tc>
      </w:tr>
      <w:tr w:rsidR="00DB4C0C" w:rsidTr="006A6C10">
        <w:tc>
          <w:tcPr>
            <w:tcW w:w="3896" w:type="dxa"/>
            <w:gridSpan w:val="9"/>
          </w:tcPr>
          <w:p w:rsidR="00DB4C0C" w:rsidRPr="00CB643E" w:rsidRDefault="00DB4C0C" w:rsidP="006A6C10">
            <w:pPr>
              <w:jc w:val="center"/>
              <w:rPr>
                <w:color w:val="0000FF"/>
                <w:u w:val="single"/>
              </w:rPr>
            </w:pPr>
            <w:r>
              <w:t>P</w:t>
            </w:r>
          </w:p>
        </w:tc>
        <w:tc>
          <w:tcPr>
            <w:tcW w:w="3896" w:type="dxa"/>
            <w:gridSpan w:val="8"/>
          </w:tcPr>
          <w:p w:rsidR="00DB4C0C" w:rsidRDefault="00DB4C0C" w:rsidP="006A6C10">
            <w:pPr>
              <w:jc w:val="center"/>
            </w:pPr>
            <w:r>
              <w:t>P (high byte)</w:t>
            </w:r>
          </w:p>
        </w:tc>
      </w:tr>
    </w:tbl>
    <w:p w:rsidR="00DB4C0C" w:rsidRDefault="00DB4C0C" w:rsidP="00DB4C0C"/>
    <w:p w:rsidR="00275A9D" w:rsidRDefault="00275A9D" w:rsidP="002D56AA"/>
    <w:p w:rsidR="005600AA" w:rsidRDefault="005600AA" w:rsidP="005600AA">
      <w:pPr>
        <w:pStyle w:val="2"/>
        <w:numPr>
          <w:ilvl w:val="1"/>
          <w:numId w:val="5"/>
        </w:numPr>
      </w:pPr>
      <w:bookmarkStart w:id="9811" w:name="_Ref490656592"/>
      <w:r>
        <w:t>GET_SIZE_SENSOR_VALUE</w:t>
      </w:r>
      <w:bookmarkEnd w:id="9811"/>
    </w:p>
    <w:p w:rsidR="005600AA" w:rsidRDefault="005600AA" w:rsidP="005600AA">
      <w:pPr>
        <w:ind w:firstLine="420"/>
      </w:pPr>
      <w:r>
        <w:rPr>
          <w:rFonts w:hint="eastAsia"/>
        </w:rPr>
        <w:t>读取尺寸传感器值（</w:t>
      </w:r>
      <w:r w:rsidRPr="007E5010">
        <w:t>ADC</w:t>
      </w:r>
      <w:r w:rsidRPr="007E5010">
        <w:rPr>
          <w:rFonts w:hint="eastAsia"/>
        </w:rPr>
        <w:t>值</w:t>
      </w:r>
      <w:r>
        <w:t>）</w:t>
      </w:r>
      <w:r>
        <w:rPr>
          <w:rFonts w:hint="eastAsia"/>
        </w:rPr>
        <w:t>，命令包含字段如下：</w:t>
      </w:r>
    </w:p>
    <w:p w:rsidR="005600AA" w:rsidRDefault="005600AA" w:rsidP="005600A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600AA" w:rsidRPr="001C7716" w:rsidRDefault="005600AA" w:rsidP="005600AA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5600AA" w:rsidRDefault="005600AA" w:rsidP="005600A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600AA" w:rsidRPr="00301BD7" w:rsidRDefault="005600AA" w:rsidP="005600AA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正常返回：泵端返回一个包含自定义字段的数据包，包含</w:t>
      </w:r>
      <w:r w:rsidRPr="007E5010">
        <w:t>ADC</w:t>
      </w:r>
      <w:r w:rsidRPr="007E5010">
        <w:rPr>
          <w:rFonts w:hint="eastAsia"/>
        </w:rPr>
        <w:t>值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5600AA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17295A" w:rsidRDefault="005600A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600AA" w:rsidRPr="00513A48" w:rsidRDefault="005600A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600AA" w:rsidTr="006A6C10">
        <w:tc>
          <w:tcPr>
            <w:tcW w:w="7792" w:type="dxa"/>
            <w:gridSpan w:val="16"/>
          </w:tcPr>
          <w:p w:rsidR="005600AA" w:rsidRDefault="005600AA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600AA" w:rsidTr="006A6C10">
        <w:tc>
          <w:tcPr>
            <w:tcW w:w="7792" w:type="dxa"/>
            <w:gridSpan w:val="16"/>
          </w:tcPr>
          <w:p w:rsidR="005600AA" w:rsidRDefault="005600AA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=2</w:t>
            </w:r>
          </w:p>
        </w:tc>
      </w:tr>
      <w:tr w:rsidR="005600AA" w:rsidRPr="004B56EE" w:rsidTr="006A6C10">
        <w:tc>
          <w:tcPr>
            <w:tcW w:w="7792" w:type="dxa"/>
            <w:gridSpan w:val="16"/>
          </w:tcPr>
          <w:p w:rsidR="005600AA" w:rsidRDefault="005600AA" w:rsidP="006A6C10">
            <w:pPr>
              <w:jc w:val="center"/>
              <w:rPr>
                <w:b/>
              </w:rPr>
            </w:pPr>
            <w:r w:rsidRPr="004B56EE">
              <w:rPr>
                <w:b/>
              </w:rPr>
              <w:t>ADC</w:t>
            </w:r>
            <w:r w:rsidRPr="004B56EE">
              <w:rPr>
                <w:rFonts w:hint="eastAsia"/>
                <w:b/>
              </w:rPr>
              <w:t>值（</w:t>
            </w:r>
            <w:r>
              <w:rPr>
                <w:rFonts w:hint="eastAsia"/>
                <w:b/>
              </w:rPr>
              <w:t>2</w:t>
            </w:r>
            <w:r w:rsidRPr="004B56EE">
              <w:rPr>
                <w:rFonts w:hint="eastAsia"/>
                <w:b/>
              </w:rPr>
              <w:t xml:space="preserve"> bytes</w:t>
            </w:r>
            <w:r w:rsidRPr="004B56EE">
              <w:rPr>
                <w:rFonts w:hint="eastAsia"/>
                <w:b/>
              </w:rPr>
              <w:t>）</w:t>
            </w:r>
          </w:p>
        </w:tc>
      </w:tr>
    </w:tbl>
    <w:p w:rsidR="005600AA" w:rsidRDefault="005600AA" w:rsidP="005600AA"/>
    <w:p w:rsidR="00BB5637" w:rsidRDefault="00BB5637" w:rsidP="00BB5637">
      <w:pPr>
        <w:pStyle w:val="2"/>
        <w:numPr>
          <w:ilvl w:val="1"/>
          <w:numId w:val="5"/>
        </w:numPr>
      </w:pPr>
      <w:bookmarkStart w:id="9812" w:name="_Ref485220023"/>
      <w:r w:rsidRPr="00FC4E30">
        <w:t>GET_BATTERY_VOLTAGE</w:t>
      </w:r>
      <w:bookmarkEnd w:id="9812"/>
    </w:p>
    <w:p w:rsidR="00BB5637" w:rsidRDefault="00BB5637" w:rsidP="00BB5637">
      <w:pPr>
        <w:ind w:firstLine="420"/>
      </w:pPr>
      <w:r>
        <w:rPr>
          <w:rFonts w:ascii="宋体" w:hAnsi="宋体" w:hint="eastAsia"/>
        </w:rPr>
        <w:t>读取电池电压</w:t>
      </w:r>
      <w:r>
        <w:rPr>
          <w:rFonts w:hint="eastAsia"/>
        </w:rPr>
        <w:t>：</w:t>
      </w:r>
    </w:p>
    <w:p w:rsidR="00BB5637" w:rsidRDefault="00BB5637" w:rsidP="00BB5637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BB5637" w:rsidRDefault="00BB5637" w:rsidP="00BB5637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BB5637" w:rsidRDefault="00BB5637" w:rsidP="00BB563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86F01" w:rsidRDefault="00BB5637" w:rsidP="00F86F01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F86F01">
        <w:rPr>
          <w:rFonts w:hint="eastAsia"/>
        </w:rPr>
        <w:t>泵端返回一个包含自定义字段的数据包，电压值字段包含放大倍数和放大后的数据，默认单位：</w:t>
      </w:r>
      <w:r w:rsidR="00F86F01">
        <w:t>V</w:t>
      </w:r>
      <w:r w:rsidR="00F86F01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F86F01" w:rsidRPr="00513A48" w:rsidTr="002933A8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F86F01" w:rsidRPr="0017295A" w:rsidRDefault="00F86F01" w:rsidP="002933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F86F01" w:rsidRPr="00513A48" w:rsidRDefault="00F86F01" w:rsidP="002933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86F01" w:rsidTr="002933A8">
        <w:trPr>
          <w:jc w:val="center"/>
        </w:trPr>
        <w:tc>
          <w:tcPr>
            <w:tcW w:w="7939" w:type="dxa"/>
            <w:gridSpan w:val="17"/>
          </w:tcPr>
          <w:p w:rsidR="00F86F01" w:rsidRDefault="00F86F01" w:rsidP="002933A8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</w:p>
        </w:tc>
      </w:tr>
      <w:tr w:rsidR="00F86F01" w:rsidTr="002933A8">
        <w:trPr>
          <w:jc w:val="center"/>
        </w:trPr>
        <w:tc>
          <w:tcPr>
            <w:tcW w:w="7939" w:type="dxa"/>
            <w:gridSpan w:val="17"/>
          </w:tcPr>
          <w:p w:rsidR="00F86F01" w:rsidRDefault="00F86F01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03</w:t>
            </w:r>
          </w:p>
        </w:tc>
      </w:tr>
      <w:tr w:rsidR="00F86F01" w:rsidTr="002933A8">
        <w:trPr>
          <w:jc w:val="center"/>
        </w:trPr>
        <w:tc>
          <w:tcPr>
            <w:tcW w:w="4302" w:type="dxa"/>
            <w:gridSpan w:val="9"/>
          </w:tcPr>
          <w:p w:rsidR="00F86F01" w:rsidRDefault="00F86F01" w:rsidP="002933A8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9813" w:author="Zhang, Carol (MSHA)" w:date="2019-12-11T16:14:00Z">
              <w:r w:rsidR="00B2321A" w:rsidRPr="00B2321A">
                <w:rPr>
                  <w:color w:val="0000FF"/>
                  <w:u w:val="single"/>
                  <w:rPrChange w:id="9814" w:author="Zhang, Carol (MSHA)" w:date="2019-12-11T16:14:00Z">
                    <w:rPr/>
                  </w:rPrChange>
                </w:rPr>
                <w:t>Scale Value</w:t>
              </w:r>
            </w:ins>
            <w:del w:id="98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637" w:type="dxa"/>
            <w:gridSpan w:val="8"/>
          </w:tcPr>
          <w:p w:rsidR="00F86F01" w:rsidRPr="00C85507" w:rsidRDefault="00F86F01" w:rsidP="002933A8">
            <w:pPr>
              <w:jc w:val="center"/>
              <w:rPr>
                <w:b/>
              </w:rPr>
            </w:pPr>
            <w:r w:rsidRPr="00F720D1">
              <w:rPr>
                <w:b/>
              </w:rPr>
              <w:t>Volatge low byte</w:t>
            </w:r>
          </w:p>
        </w:tc>
      </w:tr>
      <w:tr w:rsidR="00F86F01" w:rsidTr="002933A8">
        <w:trPr>
          <w:gridAfter w:val="8"/>
          <w:wAfter w:w="3637" w:type="dxa"/>
          <w:jc w:val="center"/>
        </w:trPr>
        <w:tc>
          <w:tcPr>
            <w:tcW w:w="4302" w:type="dxa"/>
            <w:gridSpan w:val="9"/>
          </w:tcPr>
          <w:p w:rsidR="00F86F01" w:rsidRPr="00C85507" w:rsidRDefault="00F86F01" w:rsidP="002933A8">
            <w:pPr>
              <w:jc w:val="center"/>
            </w:pPr>
            <w:r w:rsidRPr="00F720D1">
              <w:rPr>
                <w:b/>
              </w:rPr>
              <w:t>Volatge high byte</w:t>
            </w:r>
          </w:p>
        </w:tc>
      </w:tr>
    </w:tbl>
    <w:p w:rsidR="00BB5637" w:rsidRPr="00F86F01" w:rsidRDefault="00BB5637" w:rsidP="00F86F01">
      <w:pPr>
        <w:rPr>
          <w:color w:val="0000FF"/>
          <w:u w:val="single"/>
        </w:rPr>
      </w:pPr>
    </w:p>
    <w:p w:rsidR="00275A9D" w:rsidRDefault="00275A9D" w:rsidP="002D56AA"/>
    <w:p w:rsidR="006034D9" w:rsidRDefault="006034D9" w:rsidP="006034D9">
      <w:pPr>
        <w:pStyle w:val="2"/>
        <w:numPr>
          <w:ilvl w:val="1"/>
          <w:numId w:val="5"/>
        </w:numPr>
      </w:pPr>
      <w:bookmarkStart w:id="9816" w:name="_Ref488932450"/>
      <w:r w:rsidRPr="004F3882">
        <w:t>GET_SYRINGE_BRAND_NAME</w:t>
      </w:r>
      <w:bookmarkEnd w:id="9816"/>
    </w:p>
    <w:p w:rsidR="006034D9" w:rsidRPr="003945BF" w:rsidRDefault="006034D9" w:rsidP="006034D9">
      <w:pPr>
        <w:ind w:firstLine="420"/>
      </w:pPr>
      <w:r>
        <w:rPr>
          <w:rFonts w:hint="eastAsia"/>
        </w:rPr>
        <w:t>获取品牌名称</w:t>
      </w:r>
      <w:del w:id="9817" w:author="Zhang, Carol (MSHA)" w:date="2019-09-10T14:07:00Z">
        <w:r w:rsidRPr="003945BF" w:rsidDel="00985923">
          <w:rPr>
            <w:rFonts w:hint="eastAsia"/>
          </w:rPr>
          <w:delText>：</w:delText>
        </w:r>
      </w:del>
      <w:ins w:id="9818" w:author="Zhang, Carol (MSHA)" w:date="2019-09-10T14:07:00Z">
        <w:r w:rsidR="00985923">
          <w:rPr>
            <w:rFonts w:hint="eastAsia"/>
          </w:rPr>
          <w:t>,</w:t>
        </w:r>
        <w:r w:rsidR="00985923">
          <w:rPr>
            <w:rFonts w:hint="eastAsia"/>
          </w:rPr>
          <w:t>和</w:t>
        </w:r>
      </w:ins>
      <w:ins w:id="9819" w:author="Zhang, Carol (MSHA)" w:date="2019-09-10T14:08:00Z">
        <w:r w:rsidR="00985923" w:rsidRPr="00985923">
          <w:rPr>
            <w:color w:val="0000FF"/>
            <w:u w:val="single"/>
            <w:rPrChange w:id="9820" w:author="Zhang, Carol (MSHA)" w:date="2019-09-10T14:08:00Z">
              <w:rPr/>
            </w:rPrChange>
          </w:rPr>
          <w:fldChar w:fldCharType="begin"/>
        </w:r>
        <w:r w:rsidR="00985923" w:rsidRPr="00985923">
          <w:rPr>
            <w:color w:val="0000FF"/>
            <w:u w:val="single"/>
            <w:rPrChange w:id="9821" w:author="Zhang, Carol (MSHA)" w:date="2019-09-10T14:08:00Z">
              <w:rPr/>
            </w:rPrChange>
          </w:rPr>
          <w:instrText xml:space="preserve"> REF _Ref512441188 \h </w:instrText>
        </w:r>
      </w:ins>
      <w:r w:rsidR="00985923">
        <w:rPr>
          <w:color w:val="0000FF"/>
          <w:u w:val="single"/>
        </w:rPr>
        <w:instrText xml:space="preserve"> \* MERGEFORMAT </w:instrText>
      </w:r>
      <w:r w:rsidR="00985923" w:rsidRPr="00985923">
        <w:rPr>
          <w:color w:val="0000FF"/>
          <w:u w:val="single"/>
          <w:rPrChange w:id="9822" w:author="Zhang, Carol (MSHA)" w:date="2019-09-10T14:08:00Z">
            <w:rPr>
              <w:color w:val="0000FF"/>
              <w:u w:val="single"/>
            </w:rPr>
          </w:rPrChange>
        </w:rPr>
      </w:r>
      <w:r w:rsidR="00985923" w:rsidRPr="00985923">
        <w:rPr>
          <w:color w:val="0000FF"/>
          <w:u w:val="single"/>
          <w:rPrChange w:id="9823" w:author="Zhang, Carol (MSHA)" w:date="2019-09-10T14:08:00Z">
            <w:rPr/>
          </w:rPrChange>
        </w:rPr>
        <w:fldChar w:fldCharType="separate"/>
      </w:r>
      <w:ins w:id="9824" w:author="Zhang, Carol (MSHA)" w:date="2019-12-11T16:14:00Z">
        <w:r w:rsidR="00B2321A" w:rsidRPr="00B2321A">
          <w:rPr>
            <w:color w:val="0000FF"/>
            <w:u w:val="single"/>
            <w:rPrChange w:id="9825" w:author="Zhang, Carol (MSHA)" w:date="2019-12-11T16:14:00Z">
              <w:rPr/>
            </w:rPrChange>
          </w:rPr>
          <w:t>GET_BRAND_COUNT</w:t>
        </w:r>
      </w:ins>
      <w:ins w:id="9826" w:author="Zhang, Carol (MSHA)" w:date="2019-09-10T14:08:00Z">
        <w:r w:rsidR="00985923" w:rsidRPr="00985923">
          <w:rPr>
            <w:color w:val="0000FF"/>
            <w:u w:val="single"/>
            <w:rPrChange w:id="9827" w:author="Zhang, Carol (MSHA)" w:date="2019-09-10T14:08:00Z">
              <w:rPr/>
            </w:rPrChange>
          </w:rPr>
          <w:fldChar w:fldCharType="end"/>
        </w:r>
        <w:r w:rsidR="00985923">
          <w:rPr>
            <w:rFonts w:hint="eastAsia"/>
          </w:rPr>
          <w:t>配合</w:t>
        </w:r>
        <w:r w:rsidR="00985923" w:rsidRPr="00985923">
          <w:rPr>
            <w:rFonts w:hint="eastAsia"/>
            <w:rPrChange w:id="9828" w:author="Zhang, Carol (MSHA)" w:date="2019-09-10T14:08:00Z">
              <w:rPr>
                <w:rFonts w:hint="eastAsia"/>
                <w:color w:val="0000FF"/>
                <w:u w:val="single"/>
              </w:rPr>
            </w:rPrChange>
          </w:rPr>
          <w:t>使用</w:t>
        </w:r>
      </w:ins>
      <w:ins w:id="9829" w:author="Zhang, Carol (MSHA)" w:date="2019-09-10T14:40:00Z">
        <w:r w:rsidR="00E17A9E" w:rsidRPr="00E17A9E">
          <w:rPr>
            <w:rFonts w:hint="eastAsia"/>
            <w:rPrChange w:id="9830" w:author="Zhang, Carol (MSHA)" w:date="2019-09-10T14:40:00Z">
              <w:rPr>
                <w:rFonts w:hint="eastAsia"/>
                <w:color w:val="0000FF"/>
                <w:u w:val="single"/>
              </w:rPr>
            </w:rPrChange>
          </w:rPr>
          <w:t>。</w:t>
        </w:r>
      </w:ins>
    </w:p>
    <w:p w:rsidR="006034D9" w:rsidRDefault="006034D9" w:rsidP="006034D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034D9" w:rsidRDefault="006034D9" w:rsidP="006034D9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 xml:space="preserve">ID. 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034D9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17295A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034D9" w:rsidTr="006A6C10">
        <w:tc>
          <w:tcPr>
            <w:tcW w:w="7792" w:type="dxa"/>
            <w:gridSpan w:val="17"/>
          </w:tcPr>
          <w:p w:rsidR="006034D9" w:rsidRDefault="006034D9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lastRenderedPageBreak/>
              <w:t>0</w:t>
            </w:r>
            <w:r w:rsidRPr="00A32854">
              <w:rPr>
                <w:b/>
              </w:rPr>
              <w:t>x0001</w:t>
            </w:r>
          </w:p>
        </w:tc>
      </w:tr>
      <w:tr w:rsidR="006034D9" w:rsidTr="006A6C10">
        <w:tc>
          <w:tcPr>
            <w:tcW w:w="7792" w:type="dxa"/>
            <w:gridSpan w:val="17"/>
          </w:tcPr>
          <w:p w:rsidR="006034D9" w:rsidRDefault="006034D9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6034D9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034D9" w:rsidRDefault="006034D9" w:rsidP="006A6C10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31" w:author="Zhang, Carol (MSHA)" w:date="2019-12-11T16:14:00Z">
              <w:r w:rsidR="00B2321A" w:rsidRPr="00B2321A">
                <w:rPr>
                  <w:color w:val="0000FF"/>
                  <w:u w:val="single"/>
                  <w:rPrChange w:id="9832" w:author="Zhang, Carol (MSHA)" w:date="2019-12-11T16:14:00Z">
                    <w:rPr/>
                  </w:rPrChange>
                </w:rPr>
                <w:t>Brand</w:t>
              </w:r>
            </w:ins>
            <w:del w:id="98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6034D9" w:rsidRDefault="006034D9" w:rsidP="006034D9">
      <w:pPr>
        <w:pStyle w:val="a7"/>
        <w:ind w:left="840" w:firstLineChars="0" w:firstLine="0"/>
      </w:pPr>
    </w:p>
    <w:p w:rsidR="0059340C" w:rsidRDefault="0059340C" w:rsidP="0059340C">
      <w:pPr>
        <w:pStyle w:val="a7"/>
        <w:ind w:left="840" w:firstLineChars="0" w:firstLine="0"/>
      </w:pPr>
    </w:p>
    <w:p w:rsidR="006034D9" w:rsidRDefault="006034D9" w:rsidP="006034D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034D9" w:rsidRPr="00A16D0F" w:rsidRDefault="006034D9" w:rsidP="006034D9">
      <w:pPr>
        <w:pStyle w:val="a7"/>
        <w:ind w:left="840" w:firstLineChars="0" w:firstLine="0"/>
      </w:pPr>
      <w:r>
        <w:rPr>
          <w:rFonts w:hint="eastAsia"/>
        </w:rPr>
        <w:t>正常返回：泵端返回定义如下</w:t>
      </w:r>
      <w:r>
        <w:rPr>
          <w:rFonts w:hint="eastAsia"/>
        </w:rPr>
        <w:t>(</w:t>
      </w:r>
      <w:r>
        <w:rPr>
          <w:rFonts w:hint="eastAsia"/>
        </w:rPr>
        <w:t>品牌名称</w:t>
      </w:r>
      <w:r>
        <w:rPr>
          <w:rFonts w:hint="eastAsia"/>
        </w:rPr>
        <w:t>Name</w:t>
      </w:r>
      <w:r>
        <w:rPr>
          <w:rFonts w:hint="eastAsia"/>
        </w:rPr>
        <w:t>由</w:t>
      </w:r>
      <w:r>
        <w:rPr>
          <w:rFonts w:hint="eastAsia"/>
        </w:rPr>
        <w:t>20</w:t>
      </w:r>
      <w:r>
        <w:rPr>
          <w:rFonts w:hint="eastAsia"/>
        </w:rPr>
        <w:t>个字节存储</w:t>
      </w:r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034D9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17295A" w:rsidRDefault="006034D9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034D9" w:rsidRPr="00513A48" w:rsidRDefault="006034D9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034D9" w:rsidTr="006A6C10">
        <w:tc>
          <w:tcPr>
            <w:tcW w:w="7792" w:type="dxa"/>
            <w:gridSpan w:val="17"/>
          </w:tcPr>
          <w:p w:rsidR="006034D9" w:rsidRDefault="006034D9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034D9" w:rsidTr="006A6C10">
        <w:tc>
          <w:tcPr>
            <w:tcW w:w="7792" w:type="dxa"/>
            <w:gridSpan w:val="17"/>
          </w:tcPr>
          <w:p w:rsidR="006034D9" w:rsidRDefault="006034D9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0x0015</w:t>
            </w:r>
          </w:p>
        </w:tc>
      </w:tr>
      <w:tr w:rsidR="006034D9" w:rsidTr="006A6C10">
        <w:tc>
          <w:tcPr>
            <w:tcW w:w="3896" w:type="dxa"/>
            <w:gridSpan w:val="9"/>
          </w:tcPr>
          <w:p w:rsidR="006034D9" w:rsidRDefault="006034D9" w:rsidP="00796E1A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34" w:author="Zhang, Carol (MSHA)" w:date="2019-12-11T16:14:00Z">
              <w:r w:rsidR="00B2321A" w:rsidRPr="00B2321A">
                <w:rPr>
                  <w:color w:val="0000FF"/>
                  <w:u w:val="single"/>
                  <w:rPrChange w:id="9835" w:author="Zhang, Carol (MSHA)" w:date="2019-12-11T16:14:00Z">
                    <w:rPr/>
                  </w:rPrChange>
                </w:rPr>
                <w:t>Brand</w:t>
              </w:r>
            </w:ins>
            <w:del w:id="983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034D9" w:rsidRDefault="006034D9" w:rsidP="006A6C10">
            <w:pPr>
              <w:jc w:val="center"/>
            </w:pPr>
            <w:r>
              <w:t>Name 0(low byte)</w:t>
            </w:r>
          </w:p>
        </w:tc>
      </w:tr>
      <w:tr w:rsidR="006034D9" w:rsidTr="006A6C10">
        <w:tc>
          <w:tcPr>
            <w:tcW w:w="3896" w:type="dxa"/>
            <w:gridSpan w:val="9"/>
          </w:tcPr>
          <w:p w:rsidR="006034D9" w:rsidRPr="00752B58" w:rsidRDefault="006034D9" w:rsidP="006A6C10">
            <w:pPr>
              <w:jc w:val="center"/>
            </w:pPr>
            <w:r>
              <w:t xml:space="preserve">  Name 1</w:t>
            </w:r>
          </w:p>
        </w:tc>
        <w:tc>
          <w:tcPr>
            <w:tcW w:w="3896" w:type="dxa"/>
            <w:gridSpan w:val="8"/>
          </w:tcPr>
          <w:p w:rsidR="006034D9" w:rsidRPr="00752B58" w:rsidRDefault="006034D9" w:rsidP="006A6C10">
            <w:pPr>
              <w:jc w:val="center"/>
            </w:pPr>
            <w:r>
              <w:t>Name 2</w:t>
            </w:r>
          </w:p>
        </w:tc>
      </w:tr>
      <w:tr w:rsidR="006034D9" w:rsidTr="006A6C10">
        <w:tc>
          <w:tcPr>
            <w:tcW w:w="3896" w:type="dxa"/>
            <w:gridSpan w:val="9"/>
          </w:tcPr>
          <w:p w:rsidR="006034D9" w:rsidRDefault="006034D9" w:rsidP="006A6C10">
            <w:pPr>
              <w:jc w:val="center"/>
            </w:pPr>
            <w:r>
              <w:t>…</w:t>
            </w:r>
          </w:p>
        </w:tc>
        <w:tc>
          <w:tcPr>
            <w:tcW w:w="3896" w:type="dxa"/>
            <w:gridSpan w:val="8"/>
          </w:tcPr>
          <w:p w:rsidR="006034D9" w:rsidRDefault="006034D9" w:rsidP="006A6C10">
            <w:pPr>
              <w:jc w:val="center"/>
            </w:pPr>
            <w:r>
              <w:t>Name 19</w:t>
            </w:r>
          </w:p>
        </w:tc>
      </w:tr>
    </w:tbl>
    <w:p w:rsidR="006034D9" w:rsidRDefault="006034D9" w:rsidP="006034D9"/>
    <w:p w:rsidR="0070531D" w:rsidRDefault="0070531D" w:rsidP="0070531D">
      <w:pPr>
        <w:pStyle w:val="2"/>
        <w:numPr>
          <w:ilvl w:val="1"/>
          <w:numId w:val="5"/>
        </w:numPr>
      </w:pPr>
      <w:bookmarkStart w:id="9837" w:name="_Ref507685182"/>
      <w:r>
        <w:t>GET_FIRMWARE_DATA_VERSION</w:t>
      </w:r>
      <w:bookmarkEnd w:id="9837"/>
    </w:p>
    <w:p w:rsidR="0070531D" w:rsidRPr="003945BF" w:rsidRDefault="0070531D" w:rsidP="0070531D">
      <w:pPr>
        <w:ind w:firstLine="420"/>
      </w:pPr>
      <w:r>
        <w:rPr>
          <w:rFonts w:hint="eastAsia"/>
        </w:rPr>
        <w:t>查询固件内部数据</w:t>
      </w:r>
      <w:r w:rsidR="002B5BAA">
        <w:rPr>
          <w:rFonts w:hint="eastAsia"/>
        </w:rPr>
        <w:t>（</w:t>
      </w:r>
      <w:r w:rsidR="002B5BAA" w:rsidRPr="002B5BAA">
        <w:t>UI Flash Data/Main Flash Data/Drug Library/Main Preset Syringe Data/Voice Image</w:t>
      </w:r>
      <w:r w:rsidR="002B5BAA">
        <w:rPr>
          <w:rFonts w:hint="eastAsia"/>
        </w:rPr>
        <w:t>）</w:t>
      </w:r>
      <w:r>
        <w:rPr>
          <w:rFonts w:hint="eastAsia"/>
        </w:rPr>
        <w:t>版本号</w:t>
      </w:r>
      <w:r w:rsidRPr="003945BF">
        <w:rPr>
          <w:rFonts w:hint="eastAsia"/>
        </w:rPr>
        <w:t>：</w:t>
      </w:r>
    </w:p>
    <w:p w:rsidR="0070531D" w:rsidRDefault="0070531D" w:rsidP="0070531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0531D" w:rsidRDefault="0070531D" w:rsidP="002B5BAA">
      <w:pPr>
        <w:ind w:left="420" w:firstLine="420"/>
      </w:pPr>
      <w:r w:rsidRPr="00491DDA">
        <w:rPr>
          <w:color w:val="0000FF"/>
          <w:u w:val="single"/>
        </w:rPr>
        <w:fldChar w:fldCharType="begin"/>
      </w:r>
      <w:r w:rsidRPr="00491DDA">
        <w:rPr>
          <w:color w:val="0000FF"/>
          <w:u w:val="single"/>
        </w:rPr>
        <w:instrText xml:space="preserve"> REF _Ref464717784 \h  \* MERGEFORMAT </w:instrText>
      </w:r>
      <w:r w:rsidRPr="00491DDA">
        <w:rPr>
          <w:color w:val="0000FF"/>
          <w:u w:val="single"/>
        </w:rPr>
      </w:r>
      <w:r w:rsidRPr="00491DDA">
        <w:rPr>
          <w:color w:val="0000FF"/>
          <w:u w:val="single"/>
        </w:rPr>
        <w:fldChar w:fldCharType="separate"/>
      </w:r>
      <w:ins w:id="9838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9839" w:author="Zhang, Carol (MSHA)" w:date="2019-12-11T16:14:00Z">
              <w:rPr>
                <w:rFonts w:hint="eastAsia"/>
              </w:rPr>
            </w:rPrChange>
          </w:rPr>
          <w:t>自定义字段</w:t>
        </w:r>
      </w:ins>
      <w:del w:id="9840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491DDA">
        <w:rPr>
          <w:color w:val="0000FF"/>
          <w:u w:val="single"/>
        </w:rPr>
        <w:fldChar w:fldCharType="end"/>
      </w:r>
      <w:r w:rsidRPr="00491DDA">
        <w:rPr>
          <w:color w:val="0000FF"/>
          <w:u w:val="single"/>
        </w:rPr>
        <w:t>,</w:t>
      </w:r>
      <w:r>
        <w:rPr>
          <w:rFonts w:hint="eastAsia"/>
        </w:rPr>
        <w:t>包含数据类型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0531D" w:rsidTr="006F6052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0531D" w:rsidRDefault="0070531D" w:rsidP="006F6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0531D" w:rsidTr="006F6052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31D" w:rsidRDefault="0070531D" w:rsidP="006F6052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0531D" w:rsidTr="006F6052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31D" w:rsidRDefault="0070531D" w:rsidP="006F6052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70531D" w:rsidTr="006F6052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31D" w:rsidRPr="00BD3ECD" w:rsidRDefault="002B5BAA" w:rsidP="006F6052">
            <w:pPr>
              <w:jc w:val="center"/>
              <w:rPr>
                <w:b/>
              </w:rPr>
            </w:pPr>
            <w:r w:rsidRPr="00083CC6">
              <w:rPr>
                <w:color w:val="0000FF"/>
                <w:u w:val="single"/>
              </w:rPr>
              <w:fldChar w:fldCharType="begin"/>
            </w:r>
            <w:r w:rsidRPr="00083CC6">
              <w:rPr>
                <w:color w:val="0000FF"/>
                <w:u w:val="single"/>
              </w:rPr>
              <w:instrText xml:space="preserve"> REF _Ref483313931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083CC6">
              <w:rPr>
                <w:color w:val="0000FF"/>
                <w:u w:val="single"/>
              </w:rPr>
            </w:r>
            <w:r w:rsidRPr="00083CC6">
              <w:rPr>
                <w:color w:val="0000FF"/>
                <w:u w:val="single"/>
              </w:rPr>
              <w:fldChar w:fldCharType="separate"/>
            </w:r>
            <w:ins w:id="9841" w:author="Zhang, Carol (MSHA)" w:date="2019-12-11T16:14:00Z">
              <w:r w:rsidR="00B2321A" w:rsidRPr="00B2321A">
                <w:rPr>
                  <w:color w:val="0000FF"/>
                  <w:u w:val="single"/>
                  <w:rPrChange w:id="9842" w:author="Zhang, Carol (MSHA)" w:date="2019-12-11T16:14:00Z">
                    <w:rPr/>
                  </w:rPrChange>
                </w:rPr>
                <w:t>Firmware Type</w:t>
              </w:r>
            </w:ins>
            <w:del w:id="98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Firmware Type</w:delText>
              </w:r>
            </w:del>
            <w:r w:rsidRPr="00083CC6">
              <w:rPr>
                <w:color w:val="0000FF"/>
                <w:u w:val="single"/>
              </w:rPr>
              <w:fldChar w:fldCharType="end"/>
            </w:r>
          </w:p>
        </w:tc>
      </w:tr>
    </w:tbl>
    <w:p w:rsidR="0070531D" w:rsidRDefault="0070531D" w:rsidP="0070531D">
      <w:pPr>
        <w:pStyle w:val="a7"/>
        <w:ind w:left="840" w:firstLineChars="0" w:firstLine="0"/>
      </w:pPr>
    </w:p>
    <w:p w:rsidR="00B70082" w:rsidRDefault="0070531D" w:rsidP="006F605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B5BAA" w:rsidRDefault="002B5BAA" w:rsidP="002B5BAA">
      <w:pPr>
        <w:pStyle w:val="a7"/>
        <w:ind w:left="840" w:firstLineChars="0" w:firstLine="0"/>
      </w:pPr>
      <w:r>
        <w:rPr>
          <w:rFonts w:hint="eastAsia"/>
        </w:rPr>
        <w:t>正常返回：泵端返回版本号定义如下：</w:t>
      </w:r>
    </w:p>
    <w:p w:rsidR="002B5BAA" w:rsidRPr="00461B88" w:rsidRDefault="002B5BAA" w:rsidP="002B5BAA">
      <w:pPr>
        <w:pStyle w:val="a7"/>
        <w:numPr>
          <w:ilvl w:val="0"/>
          <w:numId w:val="63"/>
        </w:numPr>
        <w:ind w:firstLineChars="0"/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REF _Ref483314410 \h 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9844" w:author="Zhang, Carol (MSHA)" w:date="2019-12-11T16:14:00Z">
        <w:r w:rsidR="00B2321A" w:rsidRPr="00B2321A">
          <w:rPr>
            <w:rFonts w:hint="eastAsia"/>
            <w:color w:val="0000FF"/>
            <w:u w:val="single"/>
            <w:rPrChange w:id="9845" w:author="Zhang, Carol (MSHA)" w:date="2019-12-11T16:14:00Z">
              <w:rPr>
                <w:rFonts w:hint="eastAsia"/>
              </w:rPr>
            </w:rPrChange>
          </w:rPr>
          <w:t>固件版本号</w:t>
        </w:r>
      </w:ins>
      <w:del w:id="9846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固件版本号</w:delText>
        </w:r>
      </w:del>
      <w:r>
        <w:rPr>
          <w:color w:val="0000FF"/>
          <w:u w:val="single"/>
        </w:rPr>
        <w:fldChar w:fldCharType="end"/>
      </w:r>
    </w:p>
    <w:p w:rsidR="007E6209" w:rsidRDefault="007E6209" w:rsidP="00461B88"/>
    <w:p w:rsidR="007E6209" w:rsidRPr="00461B88" w:rsidRDefault="007E6209" w:rsidP="00461B88">
      <w:pPr>
        <w:pStyle w:val="2"/>
        <w:numPr>
          <w:ilvl w:val="1"/>
          <w:numId w:val="5"/>
        </w:numPr>
        <w:rPr>
          <w:rStyle w:val="shorttext"/>
          <w:lang w:val="en"/>
        </w:rPr>
      </w:pPr>
      <w:bookmarkStart w:id="9847" w:name="_Ref527015988"/>
      <w:r w:rsidRPr="00461B88">
        <w:rPr>
          <w:rStyle w:val="shorttext"/>
          <w:lang w:val="en"/>
        </w:rPr>
        <w:t>GET_</w:t>
      </w:r>
      <w:r w:rsidR="001D74D5" w:rsidRPr="00ED00AB">
        <w:rPr>
          <w:rStyle w:val="shorttext"/>
          <w:lang w:val="en"/>
        </w:rPr>
        <w:t>TUBE_</w:t>
      </w:r>
      <w:r w:rsidRPr="00461B88">
        <w:rPr>
          <w:rStyle w:val="shorttext"/>
          <w:lang w:val="en"/>
        </w:rPr>
        <w:t>PRECISION_CALIBRATION_FACTOR</w:t>
      </w:r>
      <w:bookmarkEnd w:id="9847"/>
    </w:p>
    <w:p w:rsidR="007E6209" w:rsidRPr="003945BF" w:rsidRDefault="007E6209" w:rsidP="007E6209">
      <w:pPr>
        <w:ind w:firstLine="420"/>
      </w:pPr>
      <w:r>
        <w:rPr>
          <w:rFonts w:hint="eastAsia"/>
        </w:rPr>
        <w:t>获取指定品牌的管路校准参数</w:t>
      </w:r>
      <w:r w:rsidRPr="003945BF">
        <w:rPr>
          <w:rFonts w:hint="eastAsia"/>
        </w:rPr>
        <w:t>：</w:t>
      </w:r>
    </w:p>
    <w:p w:rsidR="007E6209" w:rsidRDefault="007E6209" w:rsidP="007E620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E6209" w:rsidRDefault="007E6209" w:rsidP="007E6209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 xml:space="preserve">ID. 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7E6209" w:rsidRPr="00513A48" w:rsidTr="001D74D5"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17295A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7E6209" w:rsidTr="001D74D5">
        <w:tc>
          <w:tcPr>
            <w:tcW w:w="7792" w:type="dxa"/>
            <w:gridSpan w:val="17"/>
          </w:tcPr>
          <w:p w:rsidR="007E6209" w:rsidRDefault="007E6209" w:rsidP="001D74D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E6209" w:rsidTr="001D74D5">
        <w:tc>
          <w:tcPr>
            <w:tcW w:w="7792" w:type="dxa"/>
            <w:gridSpan w:val="17"/>
          </w:tcPr>
          <w:p w:rsidR="007E6209" w:rsidRDefault="007E6209" w:rsidP="001D74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7E6209" w:rsidTr="001D74D5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7E6209" w:rsidRDefault="007E6209" w:rsidP="001D74D5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48" w:author="Zhang, Carol (MSHA)" w:date="2019-12-11T16:14:00Z">
              <w:r w:rsidR="00B2321A" w:rsidRPr="00B2321A">
                <w:rPr>
                  <w:color w:val="0000FF"/>
                  <w:u w:val="single"/>
                  <w:rPrChange w:id="9849" w:author="Zhang, Carol (MSHA)" w:date="2019-12-11T16:14:00Z">
                    <w:rPr/>
                  </w:rPrChange>
                </w:rPr>
                <w:t>Brand</w:t>
              </w:r>
            </w:ins>
            <w:del w:id="985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</w:tr>
    </w:tbl>
    <w:p w:rsidR="007E6209" w:rsidRDefault="007E6209" w:rsidP="007E6209">
      <w:pPr>
        <w:pStyle w:val="a7"/>
        <w:ind w:left="840" w:firstLineChars="0" w:firstLine="0"/>
      </w:pPr>
    </w:p>
    <w:p w:rsidR="007E6209" w:rsidRDefault="007E6209" w:rsidP="007E6209">
      <w:pPr>
        <w:pStyle w:val="a7"/>
        <w:ind w:left="840" w:firstLineChars="0" w:firstLine="0"/>
      </w:pPr>
    </w:p>
    <w:p w:rsidR="007E6209" w:rsidRDefault="007E6209" w:rsidP="007E6209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7E6209" w:rsidRPr="00A16D0F" w:rsidRDefault="007E6209" w:rsidP="007E6209">
      <w:pPr>
        <w:pStyle w:val="a7"/>
        <w:ind w:left="840" w:firstLineChars="0" w:firstLine="0"/>
      </w:pPr>
      <w:r>
        <w:rPr>
          <w:rFonts w:hint="eastAsia"/>
        </w:rPr>
        <w:t>正常返回：泵端返回</w:t>
      </w:r>
      <w:ins w:id="9851" w:author="Zhang, Carol (MSHA)" w:date="2019-12-11T16:12:00Z">
        <w:r w:rsidR="003F3BCB">
          <w:rPr>
            <w:rFonts w:hint="eastAsia"/>
          </w:rPr>
          <w:t>管路校准系数</w:t>
        </w:r>
        <w:r w:rsidR="003F3BCB">
          <w:rPr>
            <w:rFonts w:hint="eastAsia"/>
          </w:rPr>
          <w:t>(float</w:t>
        </w:r>
      </w:ins>
      <w:ins w:id="9852" w:author="Zhang, Carol (MSHA)" w:date="2019-12-11T16:13:00Z">
        <w:r w:rsidR="003F3BCB">
          <w:rPr>
            <w:rFonts w:hint="eastAsia"/>
          </w:rPr>
          <w:t>型</w:t>
        </w:r>
      </w:ins>
      <w:ins w:id="9853" w:author="Zhang, Carol (MSHA)" w:date="2019-12-11T16:12:00Z">
        <w:r w:rsidR="003F3BCB">
          <w:rPr>
            <w:rFonts w:hint="eastAsia"/>
          </w:rPr>
          <w:t>)</w:t>
        </w:r>
      </w:ins>
      <w:r>
        <w:rPr>
          <w:rFonts w:hint="eastAsia"/>
        </w:rPr>
        <w:t>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7E6209" w:rsidRPr="00513A48" w:rsidTr="001D74D5"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17295A" w:rsidRDefault="007E6209" w:rsidP="001D74D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7E6209" w:rsidRPr="00513A48" w:rsidRDefault="007E6209" w:rsidP="001D74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7E6209" w:rsidTr="001D74D5">
        <w:tc>
          <w:tcPr>
            <w:tcW w:w="7792" w:type="dxa"/>
            <w:gridSpan w:val="17"/>
          </w:tcPr>
          <w:p w:rsidR="007E6209" w:rsidRDefault="007E6209" w:rsidP="001D74D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E6209" w:rsidTr="001D74D5">
        <w:tc>
          <w:tcPr>
            <w:tcW w:w="7792" w:type="dxa"/>
            <w:gridSpan w:val="17"/>
          </w:tcPr>
          <w:p w:rsidR="007E6209" w:rsidRDefault="007E6209">
            <w:pPr>
              <w:jc w:val="center"/>
              <w:rPr>
                <w:b/>
              </w:rPr>
              <w:pPrChange w:id="9854" w:author="Zhang, Carol (MSHA)" w:date="2019-12-11T16:11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del w:id="9855" w:author="Zhang, Carol (MSHA)" w:date="2019-12-11T16:11:00Z">
              <w:r w:rsidDel="003F3BCB">
                <w:rPr>
                  <w:b/>
                </w:rPr>
                <w:delText>0x00</w:delText>
              </w:r>
              <w:r w:rsidR="00F80EC1" w:rsidDel="003F3BCB">
                <w:rPr>
                  <w:rFonts w:hint="eastAsia"/>
                  <w:b/>
                </w:rPr>
                <w:delText>07</w:delText>
              </w:r>
            </w:del>
            <w:ins w:id="9856" w:author="Zhang, Carol (MSHA)" w:date="2019-12-11T16:11:00Z">
              <w:r w:rsidR="003F3BCB">
                <w:rPr>
                  <w:b/>
                </w:rPr>
                <w:t>0x00</w:t>
              </w:r>
              <w:r w:rsidR="003F3BCB">
                <w:rPr>
                  <w:rFonts w:hint="eastAsia"/>
                  <w:b/>
                </w:rPr>
                <w:t>0</w:t>
              </w:r>
              <w:r w:rsidR="003F3BCB">
                <w:rPr>
                  <w:b/>
                </w:rPr>
                <w:t>6</w:t>
              </w:r>
            </w:ins>
          </w:p>
        </w:tc>
      </w:tr>
      <w:tr w:rsidR="007E6209" w:rsidTr="001D74D5">
        <w:tc>
          <w:tcPr>
            <w:tcW w:w="3896" w:type="dxa"/>
            <w:gridSpan w:val="9"/>
          </w:tcPr>
          <w:p w:rsidR="007E6209" w:rsidRDefault="007E6209" w:rsidP="001D74D5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57" w:author="Zhang, Carol (MSHA)" w:date="2019-12-11T16:14:00Z">
              <w:r w:rsidR="00B2321A" w:rsidRPr="00B2321A">
                <w:rPr>
                  <w:color w:val="0000FF"/>
                  <w:u w:val="single"/>
                  <w:rPrChange w:id="9858" w:author="Zhang, Carol (MSHA)" w:date="2019-12-11T16:14:00Z">
                    <w:rPr/>
                  </w:rPrChange>
                </w:rPr>
                <w:t>Brand</w:t>
              </w:r>
            </w:ins>
            <w:del w:id="985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7E6209" w:rsidRDefault="003F3BCB" w:rsidP="001D74D5">
            <w:pPr>
              <w:jc w:val="center"/>
            </w:pPr>
            <w:ins w:id="9860" w:author="Zhang, Carol (MSHA)" w:date="2019-12-11T16:11:00Z">
              <w:r>
                <w:rPr>
                  <w:rFonts w:hint="eastAsia"/>
                  <w:b/>
                </w:rPr>
                <w:t>Tube Calibration Factor</w:t>
              </w:r>
              <w:r w:rsidRPr="00234281">
                <w:rPr>
                  <w:b/>
                </w:rPr>
                <w:t xml:space="preserve"> </w:t>
              </w:r>
              <w:r>
                <w:rPr>
                  <w:b/>
                </w:rPr>
                <w:t>byte 1</w:t>
              </w:r>
            </w:ins>
            <w:del w:id="9861" w:author="Zhang, Carol (MSHA)" w:date="2019-12-11T16:11:00Z">
              <w:r w:rsidR="007E6209" w:rsidDel="003F3BCB">
                <w:rPr>
                  <w:rFonts w:hint="eastAsia"/>
                  <w:b/>
                </w:rPr>
                <w:delText>Tube Calibration Factor</w:delText>
              </w:r>
              <w:r w:rsidR="007E6209" w:rsidRPr="00234281" w:rsidDel="003F3BCB">
                <w:rPr>
                  <w:b/>
                </w:rPr>
                <w:delText xml:space="preserve"> </w:delText>
              </w:r>
              <w:r w:rsidR="007E6209" w:rsidRPr="00EB7FEC" w:rsidDel="003F3BCB">
                <w:rPr>
                  <w:color w:val="0000FF"/>
                  <w:u w:val="single"/>
                </w:rPr>
                <w:fldChar w:fldCharType="begin"/>
              </w:r>
              <w:r w:rsidR="007E6209" w:rsidRPr="00EB7FEC" w:rsidDel="003F3BCB">
                <w:rPr>
                  <w:color w:val="0000FF"/>
                  <w:u w:val="single"/>
                </w:rPr>
                <w:delInstrText xml:space="preserve"> REF _Ref454207407 \h </w:delInstrText>
              </w:r>
              <w:r w:rsidR="007E6209" w:rsidDel="003F3BCB">
                <w:rPr>
                  <w:color w:val="0000FF"/>
                  <w:u w:val="single"/>
                </w:rPr>
                <w:delInstrText xml:space="preserve"> \* MERGEFORMAT </w:delInstrText>
              </w:r>
              <w:r w:rsidR="007E6209" w:rsidRPr="00EB7FEC" w:rsidDel="003F3BCB">
                <w:rPr>
                  <w:color w:val="0000FF"/>
                  <w:u w:val="single"/>
                </w:rPr>
              </w:r>
              <w:r w:rsidR="007E6209" w:rsidRPr="00EB7FEC" w:rsidDel="003F3BCB">
                <w:rPr>
                  <w:color w:val="0000FF"/>
                  <w:u w:val="single"/>
                </w:rPr>
                <w:fldChar w:fldCharType="separate"/>
              </w:r>
            </w:del>
            <w:del w:id="98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del w:id="9863" w:author="Zhang, Carol (MSHA)" w:date="2019-12-11T16:11:00Z">
              <w:r w:rsidR="007E6209" w:rsidRPr="00EB7FEC" w:rsidDel="003F3BCB">
                <w:rPr>
                  <w:color w:val="0000FF"/>
                  <w:u w:val="single"/>
                </w:rPr>
                <w:fldChar w:fldCharType="end"/>
              </w:r>
            </w:del>
          </w:p>
        </w:tc>
      </w:tr>
      <w:tr w:rsidR="007E6209" w:rsidTr="001D74D5">
        <w:tc>
          <w:tcPr>
            <w:tcW w:w="3896" w:type="dxa"/>
            <w:gridSpan w:val="9"/>
          </w:tcPr>
          <w:p w:rsidR="007E6209" w:rsidRPr="00B434E8" w:rsidRDefault="007E6209">
            <w:pPr>
              <w:jc w:val="center"/>
              <w:rPr>
                <w:b/>
              </w:rPr>
              <w:pPrChange w:id="9864" w:author="Zhang, Carol (MSHA)" w:date="2019-12-11T16:11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Tube Calibration Factor</w:t>
            </w:r>
            <w:r w:rsidRPr="00234281">
              <w:rPr>
                <w:b/>
              </w:rPr>
              <w:t xml:space="preserve"> </w:t>
            </w:r>
            <w:r>
              <w:rPr>
                <w:b/>
              </w:rPr>
              <w:t xml:space="preserve">byte </w:t>
            </w:r>
            <w:del w:id="9865" w:author="Zhang, Carol (MSHA)" w:date="2019-12-11T16:11:00Z">
              <w:r w:rsidDel="003F3BCB">
                <w:rPr>
                  <w:b/>
                </w:rPr>
                <w:delText>1</w:delText>
              </w:r>
            </w:del>
            <w:ins w:id="9866" w:author="Zhang, Carol (MSHA)" w:date="2019-12-11T16:11:00Z">
              <w:r w:rsidR="003F3BCB">
                <w:rPr>
                  <w:b/>
                </w:rPr>
                <w:t>2</w:t>
              </w:r>
            </w:ins>
          </w:p>
        </w:tc>
        <w:tc>
          <w:tcPr>
            <w:tcW w:w="3896" w:type="dxa"/>
            <w:gridSpan w:val="8"/>
          </w:tcPr>
          <w:p w:rsidR="007E6209" w:rsidRDefault="007E6209">
            <w:pPr>
              <w:jc w:val="center"/>
              <w:rPr>
                <w:b/>
              </w:rPr>
              <w:pPrChange w:id="9867" w:author="Zhang, Carol (MSHA)" w:date="2019-12-11T16:11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Tube Calibration Factor</w:t>
            </w:r>
            <w:r w:rsidRPr="00234281">
              <w:rPr>
                <w:b/>
              </w:rPr>
              <w:t xml:space="preserve"> </w:t>
            </w:r>
            <w:del w:id="9868" w:author="Zhang, Carol (MSHA)" w:date="2019-12-11T16:11:00Z">
              <w:r w:rsidDel="003F3BCB">
                <w:rPr>
                  <w:b/>
                </w:rPr>
                <w:delText>2</w:delText>
              </w:r>
            </w:del>
            <w:ins w:id="9869" w:author="Zhang, Carol (MSHA)" w:date="2019-12-11T16:11:00Z">
              <w:r w:rsidR="003F3BCB">
                <w:rPr>
                  <w:b/>
                </w:rPr>
                <w:t>3</w:t>
              </w:r>
            </w:ins>
          </w:p>
        </w:tc>
      </w:tr>
      <w:tr w:rsidR="007E6209" w:rsidRPr="00234281" w:rsidTr="001D74D5">
        <w:tc>
          <w:tcPr>
            <w:tcW w:w="3896" w:type="dxa"/>
            <w:gridSpan w:val="9"/>
          </w:tcPr>
          <w:p w:rsidR="007E6209" w:rsidRPr="00B434E8" w:rsidRDefault="007E6209">
            <w:pPr>
              <w:jc w:val="center"/>
              <w:rPr>
                <w:b/>
              </w:rPr>
              <w:pPrChange w:id="9870" w:author="Zhang, Carol (MSHA)" w:date="2019-12-11T16:11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Tube Calibration Factor</w:t>
            </w:r>
            <w:r w:rsidRPr="00234281">
              <w:rPr>
                <w:b/>
              </w:rPr>
              <w:t xml:space="preserve"> </w:t>
            </w:r>
            <w:r>
              <w:rPr>
                <w:b/>
              </w:rPr>
              <w:t xml:space="preserve">byte </w:t>
            </w:r>
            <w:del w:id="9871" w:author="Zhang, Carol (MSHA)" w:date="2019-12-11T16:11:00Z">
              <w:r w:rsidDel="003F3BCB">
                <w:rPr>
                  <w:b/>
                </w:rPr>
                <w:delText>3</w:delText>
              </w:r>
            </w:del>
            <w:ins w:id="9872" w:author="Zhang, Carol (MSHA)" w:date="2019-12-11T16:11:00Z">
              <w:r w:rsidR="003F3BCB">
                <w:rPr>
                  <w:b/>
                </w:rPr>
                <w:t>4</w:t>
              </w:r>
            </w:ins>
          </w:p>
        </w:tc>
        <w:tc>
          <w:tcPr>
            <w:tcW w:w="3896" w:type="dxa"/>
            <w:gridSpan w:val="8"/>
          </w:tcPr>
          <w:p w:rsidR="003F3BCB" w:rsidRDefault="003F3BCB" w:rsidP="003F3BCB">
            <w:pPr>
              <w:jc w:val="center"/>
              <w:rPr>
                <w:ins w:id="9873" w:author="Zhang, Carol (MSHA)" w:date="2019-12-11T16:12:00Z"/>
                <w:b/>
              </w:rPr>
            </w:pPr>
            <w:ins w:id="9874" w:author="Zhang, Carol (MSHA)" w:date="2019-12-11T16:12:00Z">
              <w:r>
                <w:rPr>
                  <w:rFonts w:hint="eastAsia"/>
                  <w:b/>
                </w:rPr>
                <w:t>Calibration</w:t>
              </w:r>
              <w:r>
                <w:rPr>
                  <w:b/>
                </w:rPr>
                <w:t xml:space="preserve"> Status</w:t>
              </w:r>
            </w:ins>
          </w:p>
          <w:p w:rsidR="007E6209" w:rsidRPr="00234281" w:rsidRDefault="003F3BCB" w:rsidP="003F3BCB">
            <w:pPr>
              <w:jc w:val="center"/>
              <w:rPr>
                <w:b/>
              </w:rPr>
            </w:pPr>
            <w:ins w:id="9875" w:author="Zhang, Carol (MSHA)" w:date="2019-12-11T16:12:00Z">
              <w:r>
                <w:rPr>
                  <w:b/>
                </w:rPr>
                <w:t>(0:uncalibrated,1:calibrated)</w:t>
              </w:r>
            </w:ins>
            <w:del w:id="9876" w:author="Zhang, Carol (MSHA)" w:date="2019-12-11T16:12:00Z">
              <w:r w:rsidR="007E6209" w:rsidDel="003F3BCB">
                <w:rPr>
                  <w:rFonts w:hint="eastAsia"/>
                  <w:b/>
                </w:rPr>
                <w:delText>Tube Calibration Factor</w:delText>
              </w:r>
              <w:r w:rsidR="007E6209" w:rsidRPr="00234281" w:rsidDel="003F3BCB">
                <w:rPr>
                  <w:b/>
                </w:rPr>
                <w:delText xml:space="preserve"> </w:delText>
              </w:r>
              <w:r w:rsidR="007E6209" w:rsidDel="003F3BCB">
                <w:rPr>
                  <w:b/>
                </w:rPr>
                <w:delText>4</w:delText>
              </w:r>
            </w:del>
          </w:p>
        </w:tc>
      </w:tr>
      <w:tr w:rsidR="00F80EC1" w:rsidRPr="00234281" w:rsidDel="003F3BCB" w:rsidTr="001D74D5">
        <w:trPr>
          <w:del w:id="9877" w:author="Zhang, Carol (MSHA)" w:date="2019-12-11T16:12:00Z"/>
        </w:trPr>
        <w:tc>
          <w:tcPr>
            <w:tcW w:w="3896" w:type="dxa"/>
            <w:gridSpan w:val="9"/>
          </w:tcPr>
          <w:p w:rsidR="00F80EC1" w:rsidDel="003F3BCB" w:rsidRDefault="00F80EC1" w:rsidP="00ED00AB">
            <w:pPr>
              <w:jc w:val="center"/>
              <w:rPr>
                <w:del w:id="9878" w:author="Zhang, Carol (MSHA)" w:date="2019-12-11T16:12:00Z"/>
                <w:b/>
              </w:rPr>
            </w:pPr>
            <w:del w:id="9879" w:author="Zhang, Carol (MSHA)" w:date="2019-12-11T16:12:00Z">
              <w:r w:rsidDel="003F3BCB">
                <w:rPr>
                  <w:rFonts w:hint="eastAsia"/>
                  <w:b/>
                </w:rPr>
                <w:delText>Calibration</w:delText>
              </w:r>
              <w:r w:rsidDel="003F3BCB">
                <w:rPr>
                  <w:b/>
                </w:rPr>
                <w:delText xml:space="preserve"> Status</w:delText>
              </w:r>
            </w:del>
          </w:p>
          <w:p w:rsidR="00F80EC1" w:rsidDel="003F3BCB" w:rsidRDefault="00F80EC1" w:rsidP="00365BD0">
            <w:pPr>
              <w:jc w:val="center"/>
              <w:rPr>
                <w:del w:id="9880" w:author="Zhang, Carol (MSHA)" w:date="2019-12-11T16:12:00Z"/>
                <w:b/>
              </w:rPr>
            </w:pPr>
            <w:del w:id="9881" w:author="Zhang, Carol (MSHA)" w:date="2019-12-11T16:12:00Z">
              <w:r w:rsidDel="003F3BCB">
                <w:rPr>
                  <w:b/>
                </w:rPr>
                <w:delText>(0:uncalibrated,1:calibrated)</w:delText>
              </w:r>
            </w:del>
          </w:p>
        </w:tc>
        <w:tc>
          <w:tcPr>
            <w:tcW w:w="3896" w:type="dxa"/>
            <w:gridSpan w:val="8"/>
          </w:tcPr>
          <w:p w:rsidR="00F80EC1" w:rsidDel="003F3BCB" w:rsidRDefault="00F80EC1" w:rsidP="001D74D5">
            <w:pPr>
              <w:jc w:val="center"/>
              <w:rPr>
                <w:del w:id="9882" w:author="Zhang, Carol (MSHA)" w:date="2019-12-11T16:12:00Z"/>
                <w:b/>
              </w:rPr>
            </w:pPr>
          </w:p>
        </w:tc>
      </w:tr>
    </w:tbl>
    <w:p w:rsidR="007E6209" w:rsidRDefault="007E6209" w:rsidP="007E6209"/>
    <w:p w:rsidR="007E6209" w:rsidRPr="00461B88" w:rsidRDefault="004D6837" w:rsidP="00461B88">
      <w:pPr>
        <w:pStyle w:val="2"/>
        <w:numPr>
          <w:ilvl w:val="1"/>
          <w:numId w:val="5"/>
        </w:numPr>
        <w:rPr>
          <w:rStyle w:val="shorttext"/>
          <w:lang w:val="en"/>
        </w:rPr>
      </w:pPr>
      <w:bookmarkStart w:id="9883" w:name="_Ref534893289"/>
      <w:r w:rsidRPr="00461B88">
        <w:rPr>
          <w:rStyle w:val="shorttext"/>
          <w:lang w:val="en"/>
        </w:rPr>
        <w:t>GET_</w:t>
      </w:r>
      <w:r w:rsidR="00D534CA">
        <w:rPr>
          <w:rStyle w:val="shorttext"/>
          <w:rFonts w:hint="eastAsia"/>
          <w:lang w:val="en"/>
        </w:rPr>
        <w:t>BRAND</w:t>
      </w:r>
      <w:r w:rsidR="00D534CA">
        <w:rPr>
          <w:rStyle w:val="shorttext"/>
          <w:lang w:val="en"/>
        </w:rPr>
        <w:t>_</w:t>
      </w:r>
      <w:r w:rsidRPr="00461B88">
        <w:rPr>
          <w:rStyle w:val="shorttext"/>
          <w:lang w:val="en"/>
        </w:rPr>
        <w:t>PRESSURE_CALIBRATION_FACTOR_KB</w:t>
      </w:r>
      <w:bookmarkEnd w:id="9883"/>
    </w:p>
    <w:p w:rsidR="004D6837" w:rsidRPr="003945BF" w:rsidRDefault="004D6837" w:rsidP="004D6837">
      <w:pPr>
        <w:ind w:firstLine="420"/>
      </w:pPr>
      <w:r>
        <w:rPr>
          <w:rFonts w:hint="eastAsia"/>
        </w:rPr>
        <w:t>获取指定品牌的压力校准因子</w:t>
      </w:r>
      <w:r>
        <w:rPr>
          <w:rFonts w:hint="eastAsia"/>
        </w:rPr>
        <w:t>KB</w:t>
      </w:r>
      <w:r>
        <w:rPr>
          <w:rFonts w:hint="eastAsia"/>
        </w:rPr>
        <w:t>值</w:t>
      </w:r>
      <w:r w:rsidRPr="003945BF">
        <w:rPr>
          <w:rFonts w:hint="eastAsia"/>
        </w:rPr>
        <w:t>：</w:t>
      </w:r>
    </w:p>
    <w:p w:rsidR="004D6837" w:rsidRDefault="004D6837" w:rsidP="004D683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D6837" w:rsidRDefault="004D6837" w:rsidP="004D6837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 w:rsidR="009000B0">
        <w:rPr>
          <w:rFonts w:hint="eastAsia"/>
        </w:rPr>
        <w:t>ID</w:t>
      </w:r>
      <w:r w:rsidR="009000B0">
        <w:rPr>
          <w:rFonts w:hint="eastAsia"/>
        </w:rPr>
        <w:t>，压力传感器类型</w:t>
      </w:r>
      <w:r w:rsidR="009000B0"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D6837" w:rsidRPr="00513A48" w:rsidTr="004D6837">
        <w:tc>
          <w:tcPr>
            <w:tcW w:w="468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17295A" w:rsidRDefault="004D6837" w:rsidP="004D683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D6837" w:rsidRPr="00513A48" w:rsidRDefault="004D6837" w:rsidP="004D68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D6837" w:rsidTr="004D6837">
        <w:tc>
          <w:tcPr>
            <w:tcW w:w="7792" w:type="dxa"/>
            <w:gridSpan w:val="17"/>
          </w:tcPr>
          <w:p w:rsidR="004D6837" w:rsidRDefault="004D6837" w:rsidP="004D683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D6837" w:rsidTr="004D6837">
        <w:tc>
          <w:tcPr>
            <w:tcW w:w="7792" w:type="dxa"/>
            <w:gridSpan w:val="17"/>
          </w:tcPr>
          <w:p w:rsidR="004D6837" w:rsidRDefault="004D6837" w:rsidP="004D68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E96401">
              <w:rPr>
                <w:b/>
              </w:rPr>
              <w:t>0x000</w:t>
            </w:r>
            <w:r w:rsidR="00E96401">
              <w:rPr>
                <w:rFonts w:hint="eastAsia"/>
                <w:b/>
              </w:rPr>
              <w:t>2</w:t>
            </w:r>
          </w:p>
        </w:tc>
      </w:tr>
      <w:tr w:rsidR="00E96401" w:rsidTr="00C24AF6">
        <w:tc>
          <w:tcPr>
            <w:tcW w:w="3896" w:type="dxa"/>
            <w:gridSpan w:val="9"/>
          </w:tcPr>
          <w:p w:rsidR="00E96401" w:rsidRDefault="00E96401" w:rsidP="004D6837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84" w:author="Zhang, Carol (MSHA)" w:date="2019-12-11T16:14:00Z">
              <w:r w:rsidR="00B2321A" w:rsidRPr="00B2321A">
                <w:rPr>
                  <w:color w:val="0000FF"/>
                  <w:u w:val="single"/>
                  <w:rPrChange w:id="9885" w:author="Zhang, Carol (MSHA)" w:date="2019-12-11T16:14:00Z">
                    <w:rPr/>
                  </w:rPrChange>
                </w:rPr>
                <w:t>Brand</w:t>
              </w:r>
            </w:ins>
            <w:del w:id="988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E96401" w:rsidRPr="00CB643E" w:rsidRDefault="00E96401" w:rsidP="004D6837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887" w:author="Zhang, Carol (MSHA)" w:date="2019-12-11T16:14:00Z">
              <w:r w:rsidR="00B2321A" w:rsidRPr="00B2321A">
                <w:rPr>
                  <w:color w:val="0000FF"/>
                  <w:u w:val="single"/>
                  <w:rPrChange w:id="9888" w:author="Zhang, Carol (MSHA)" w:date="2019-12-11T16:14:00Z">
                    <w:rPr/>
                  </w:rPrChange>
                </w:rPr>
                <w:t>Pressure Sensor Type</w:t>
              </w:r>
            </w:ins>
            <w:del w:id="98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4D6837" w:rsidRDefault="004D6837" w:rsidP="004D6837">
      <w:pPr>
        <w:pStyle w:val="a7"/>
        <w:ind w:left="840" w:firstLineChars="0" w:firstLine="0"/>
      </w:pPr>
    </w:p>
    <w:p w:rsidR="004D6837" w:rsidRDefault="004D6837" w:rsidP="004D6837">
      <w:pPr>
        <w:pStyle w:val="a7"/>
        <w:ind w:left="840" w:firstLineChars="0" w:firstLine="0"/>
      </w:pPr>
    </w:p>
    <w:p w:rsidR="004D6837" w:rsidRDefault="004D6837" w:rsidP="004D683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94EAB" w:rsidRDefault="00194EAB" w:rsidP="00194EAB">
      <w:pPr>
        <w:ind w:left="420" w:firstLine="420"/>
      </w:pPr>
      <w:r>
        <w:rPr>
          <w:rFonts w:hint="eastAsia"/>
        </w:rPr>
        <w:t>泵端返回一个自定义数据字段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A3679F">
        <w:rPr>
          <w:rFonts w:hint="eastAsia"/>
        </w:rPr>
        <w:t>品牌，</w:t>
      </w:r>
      <w:r w:rsidR="009000B0">
        <w:rPr>
          <w:rFonts w:hint="eastAsia"/>
        </w:rPr>
        <w:t>压力传感器类型，</w:t>
      </w:r>
      <w:r w:rsidR="009000B0">
        <w:rPr>
          <w:rFonts w:hint="eastAsia"/>
        </w:rPr>
        <w:t xml:space="preserve"> </w:t>
      </w:r>
      <w:r>
        <w:rPr>
          <w:rFonts w:hint="eastAsia"/>
        </w:rPr>
        <w:t>校准后</w:t>
      </w:r>
      <w:r>
        <w:t>压力传感器的线性参数</w:t>
      </w:r>
      <w:r>
        <w:rPr>
          <w:rFonts w:hint="eastAsia"/>
        </w:rPr>
        <w:t>(</w:t>
      </w:r>
      <w:r w:rsidR="00243128">
        <w:rPr>
          <w:rFonts w:hint="eastAsia"/>
        </w:rPr>
        <w:t>浮点数</w:t>
      </w:r>
      <w:r>
        <w:rPr>
          <w:rFonts w:hint="eastAsia"/>
        </w:rPr>
        <w:t>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194EAB" w:rsidTr="001E16C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94EAB" w:rsidRDefault="00194EAB" w:rsidP="001E16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194EAB" w:rsidTr="001E16C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EAB" w:rsidRDefault="00194EAB" w:rsidP="001E16C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194EAB" w:rsidTr="001E16C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EAB" w:rsidRDefault="00194EAB">
            <w:pPr>
              <w:jc w:val="center"/>
              <w:rPr>
                <w:b/>
              </w:rPr>
            </w:pPr>
            <w:r>
              <w:rPr>
                <w:b/>
              </w:rPr>
              <w:t>0x00</w:t>
            </w:r>
            <w:r w:rsidR="0041109D">
              <w:rPr>
                <w:b/>
              </w:rPr>
              <w:t>2</w:t>
            </w:r>
            <w:r w:rsidR="00446762">
              <w:rPr>
                <w:rFonts w:hint="eastAsia"/>
                <w:b/>
              </w:rPr>
              <w:t>3</w:t>
            </w:r>
          </w:p>
        </w:tc>
      </w:tr>
      <w:tr w:rsidR="00194EAB" w:rsidTr="001E16C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EAB" w:rsidRDefault="00194EAB" w:rsidP="001E16CC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890" w:author="Zhang, Carol (MSHA)" w:date="2019-12-11T16:14:00Z">
              <w:r w:rsidR="00B2321A" w:rsidRPr="00B2321A">
                <w:rPr>
                  <w:color w:val="0000FF"/>
                  <w:u w:val="single"/>
                  <w:rPrChange w:id="9891" w:author="Zhang, Carol (MSHA)" w:date="2019-12-11T16:14:00Z">
                    <w:rPr/>
                  </w:rPrChange>
                </w:rPr>
                <w:t>Brand</w:t>
              </w:r>
            </w:ins>
            <w:del w:id="989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EAB" w:rsidRDefault="00E96401" w:rsidP="001E16CC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893" w:author="Zhang, Carol (MSHA)" w:date="2019-12-11T16:14:00Z">
              <w:r w:rsidR="00B2321A" w:rsidRPr="00B2321A">
                <w:rPr>
                  <w:color w:val="0000FF"/>
                  <w:u w:val="single"/>
                  <w:rPrChange w:id="9894" w:author="Zhang, Carol (MSHA)" w:date="2019-12-11T16:14:00Z">
                    <w:rPr/>
                  </w:rPrChange>
                </w:rPr>
                <w:t>Pressure Sensor Type</w:t>
              </w:r>
            </w:ins>
            <w:del w:id="989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41109D" w:rsidTr="0041109D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09D" w:rsidRDefault="0041109D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k</w:t>
            </w:r>
            <w:r>
              <w:rPr>
                <w:rFonts w:hint="eastAsia"/>
                <w:b/>
              </w:rPr>
              <w:t>_1</w:t>
            </w:r>
            <w:r>
              <w:rPr>
                <w:b/>
              </w:rPr>
              <w:t>(4 byte)</w:t>
            </w:r>
          </w:p>
        </w:tc>
      </w:tr>
      <w:tr w:rsidR="0041109D" w:rsidTr="0041109D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09D" w:rsidRDefault="0041109D" w:rsidP="001E16CC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b_1 (4 byte)</w:t>
            </w:r>
          </w:p>
        </w:tc>
      </w:tr>
      <w:tr w:rsidR="00EF32DC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DC" w:rsidRDefault="00EF32DC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EF32DC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DC" w:rsidRDefault="00EF32DC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k</w:t>
            </w:r>
            <w:r>
              <w:rPr>
                <w:rFonts w:hint="eastAsia"/>
                <w:b/>
              </w:rPr>
              <w:t>_</w:t>
            </w:r>
            <w:r w:rsidR="00446762">
              <w:rPr>
                <w:b/>
              </w:rPr>
              <w:t>4</w:t>
            </w:r>
            <w:r>
              <w:rPr>
                <w:b/>
              </w:rPr>
              <w:t>(4 byte)</w:t>
            </w:r>
          </w:p>
        </w:tc>
      </w:tr>
      <w:tr w:rsidR="00EF32DC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DC" w:rsidRDefault="00EF32DC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b_</w:t>
            </w:r>
            <w:r w:rsidR="00446762">
              <w:rPr>
                <w:b/>
              </w:rPr>
              <w:t>4</w:t>
            </w:r>
            <w:r>
              <w:rPr>
                <w:b/>
              </w:rPr>
              <w:t xml:space="preserve"> (4 byte)</w:t>
            </w:r>
          </w:p>
        </w:tc>
      </w:tr>
      <w:tr w:rsidR="00B85640" w:rsidTr="001E16C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DC" w:rsidRDefault="00EF32DC" w:rsidP="00EF32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Calibration</w:t>
            </w:r>
            <w:r>
              <w:rPr>
                <w:b/>
              </w:rPr>
              <w:t xml:space="preserve"> Status</w:t>
            </w:r>
          </w:p>
          <w:p w:rsidR="00B85640" w:rsidRDefault="00EF32DC" w:rsidP="00EF32DC">
            <w:pPr>
              <w:jc w:val="center"/>
              <w:rPr>
                <w:b/>
              </w:rPr>
            </w:pPr>
            <w:r>
              <w:rPr>
                <w:b/>
              </w:rPr>
              <w:t>(0:uncalibrated,1:calibrated)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640" w:rsidRDefault="00B85640" w:rsidP="00E96401">
            <w:pPr>
              <w:jc w:val="center"/>
              <w:rPr>
                <w:b/>
              </w:rPr>
            </w:pPr>
          </w:p>
        </w:tc>
      </w:tr>
    </w:tbl>
    <w:p w:rsidR="00194EAB" w:rsidRDefault="006E74F3" w:rsidP="00461B88">
      <w:pPr>
        <w:pStyle w:val="2"/>
        <w:numPr>
          <w:ilvl w:val="1"/>
          <w:numId w:val="5"/>
        </w:numPr>
      </w:pPr>
      <w:bookmarkStart w:id="9896" w:name="_Ref1484495"/>
      <w:r w:rsidRPr="006E74F3">
        <w:t>GET_</w:t>
      </w:r>
      <w:r>
        <w:t>EACH_</w:t>
      </w:r>
      <w:r w:rsidRPr="006E74F3">
        <w:t>PRESSURE_SENSOR_VALUE</w:t>
      </w:r>
      <w:bookmarkEnd w:id="9896"/>
    </w:p>
    <w:p w:rsidR="006E74F3" w:rsidRDefault="006E74F3" w:rsidP="006E74F3">
      <w:pPr>
        <w:ind w:firstLine="420"/>
      </w:pPr>
      <w:r>
        <w:rPr>
          <w:rFonts w:hint="eastAsia"/>
        </w:rPr>
        <w:t>读取各压力传感器值（</w:t>
      </w:r>
      <w:r w:rsidRPr="007E5010">
        <w:t>ADC</w:t>
      </w:r>
      <w:r w:rsidRPr="007E5010">
        <w:rPr>
          <w:rFonts w:hint="eastAsia"/>
        </w:rPr>
        <w:t>值、电压值、</w:t>
      </w:r>
      <w:r w:rsidRPr="007E5010">
        <w:t>mmHg</w:t>
      </w:r>
      <w:r w:rsidRPr="007E5010">
        <w:rPr>
          <w:rFonts w:hint="eastAsia"/>
        </w:rPr>
        <w:t>值</w:t>
      </w:r>
      <w:r>
        <w:t>）</w:t>
      </w:r>
      <w:r>
        <w:rPr>
          <w:rFonts w:hint="eastAsia"/>
        </w:rPr>
        <w:t>，命令包含字段如下：</w:t>
      </w:r>
    </w:p>
    <w:p w:rsidR="006E74F3" w:rsidRDefault="006E74F3" w:rsidP="006E74F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E74F3" w:rsidRDefault="006E74F3" w:rsidP="006E74F3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压力传感器类型</w:t>
      </w:r>
      <w:r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E74F3" w:rsidRPr="00513A48" w:rsidTr="002D7C57"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17295A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E74F3" w:rsidTr="002D7C57">
        <w:tc>
          <w:tcPr>
            <w:tcW w:w="7792" w:type="dxa"/>
            <w:gridSpan w:val="17"/>
          </w:tcPr>
          <w:p w:rsidR="006E74F3" w:rsidRDefault="006E74F3" w:rsidP="002D7C5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E74F3" w:rsidTr="002D7C57">
        <w:tc>
          <w:tcPr>
            <w:tcW w:w="7792" w:type="dxa"/>
            <w:gridSpan w:val="17"/>
          </w:tcPr>
          <w:p w:rsidR="006E74F3" w:rsidRDefault="006E74F3" w:rsidP="002D7C5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1</w:t>
            </w:r>
          </w:p>
        </w:tc>
      </w:tr>
      <w:tr w:rsidR="006E74F3" w:rsidTr="002D7C57">
        <w:tc>
          <w:tcPr>
            <w:tcW w:w="3896" w:type="dxa"/>
            <w:gridSpan w:val="9"/>
          </w:tcPr>
          <w:p w:rsidR="006E74F3" w:rsidRDefault="006E74F3" w:rsidP="002D7C57">
            <w:pPr>
              <w:jc w:val="center"/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897" w:author="Zhang, Carol (MSHA)" w:date="2019-12-11T16:14:00Z">
              <w:r w:rsidR="00B2321A" w:rsidRPr="00B2321A">
                <w:rPr>
                  <w:color w:val="0000FF"/>
                  <w:u w:val="single"/>
                  <w:rPrChange w:id="9898" w:author="Zhang, Carol (MSHA)" w:date="2019-12-11T16:14:00Z">
                    <w:rPr/>
                  </w:rPrChange>
                </w:rPr>
                <w:t>Pressure Sensor Type</w:t>
              </w:r>
            </w:ins>
            <w:del w:id="989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E74F3" w:rsidRPr="00CB643E" w:rsidRDefault="006E74F3" w:rsidP="002D7C57">
            <w:pPr>
              <w:jc w:val="center"/>
              <w:rPr>
                <w:color w:val="0000FF"/>
                <w:u w:val="single"/>
              </w:rPr>
            </w:pPr>
          </w:p>
        </w:tc>
      </w:tr>
    </w:tbl>
    <w:p w:rsidR="006E74F3" w:rsidRDefault="006E74F3" w:rsidP="006E74F3">
      <w:pPr>
        <w:pStyle w:val="a7"/>
        <w:ind w:left="840" w:firstLineChars="0" w:firstLine="0"/>
      </w:pPr>
    </w:p>
    <w:p w:rsidR="006E74F3" w:rsidRPr="001C7716" w:rsidRDefault="006E74F3" w:rsidP="006E74F3">
      <w:pPr>
        <w:pStyle w:val="a7"/>
        <w:ind w:left="840" w:firstLineChars="0" w:firstLine="0"/>
      </w:pPr>
    </w:p>
    <w:p w:rsidR="006E74F3" w:rsidRDefault="006E74F3" w:rsidP="006E74F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E74F3" w:rsidRPr="00301BD7" w:rsidRDefault="006E74F3" w:rsidP="006E74F3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正常返回：泵端返回一个包含自定义字段的数据包，包含压力传感器类型</w:t>
      </w:r>
      <w:r>
        <w:rPr>
          <w:rFonts w:hint="eastAsia"/>
        </w:rPr>
        <w:t xml:space="preserve">, </w:t>
      </w:r>
      <w:r>
        <w:rPr>
          <w:rFonts w:hint="eastAsia"/>
        </w:rPr>
        <w:t>三种形式的值（等价的，可相互转换</w:t>
      </w:r>
      <w:r>
        <w:t>）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E74F3" w:rsidRPr="00513A48" w:rsidTr="002D7C57"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17295A" w:rsidRDefault="006E74F3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E74F3" w:rsidRPr="00513A48" w:rsidRDefault="006E74F3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E74F3" w:rsidTr="002D7C57">
        <w:tc>
          <w:tcPr>
            <w:tcW w:w="7792" w:type="dxa"/>
            <w:gridSpan w:val="17"/>
          </w:tcPr>
          <w:p w:rsidR="006E74F3" w:rsidRDefault="006E74F3" w:rsidP="002D7C5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E74F3" w:rsidTr="002D7C57">
        <w:tc>
          <w:tcPr>
            <w:tcW w:w="7792" w:type="dxa"/>
            <w:gridSpan w:val="17"/>
          </w:tcPr>
          <w:p w:rsidR="006E74F3" w:rsidRDefault="006E74F3" w:rsidP="002D7C5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=0x000D</w:t>
            </w:r>
          </w:p>
        </w:tc>
      </w:tr>
      <w:tr w:rsidR="006E74F3" w:rsidTr="002D7C57">
        <w:tc>
          <w:tcPr>
            <w:tcW w:w="3896" w:type="dxa"/>
            <w:gridSpan w:val="9"/>
          </w:tcPr>
          <w:p w:rsidR="006E74F3" w:rsidRDefault="006E74F3" w:rsidP="002D7C57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00" w:author="Zhang, Carol (MSHA)" w:date="2019-12-11T16:14:00Z">
              <w:r w:rsidR="00B2321A" w:rsidRPr="00B2321A">
                <w:rPr>
                  <w:color w:val="0000FF"/>
                  <w:u w:val="single"/>
                  <w:rPrChange w:id="9901" w:author="Zhang, Carol (MSHA)" w:date="2019-12-11T16:14:00Z">
                    <w:rPr/>
                  </w:rPrChange>
                </w:rPr>
                <w:t>Pressure Sensor Type</w:t>
              </w:r>
            </w:ins>
            <w:del w:id="990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E74F3" w:rsidRDefault="006E74F3" w:rsidP="002D7C57">
            <w:pPr>
              <w:jc w:val="center"/>
              <w:rPr>
                <w:b/>
              </w:rPr>
            </w:pPr>
            <w:r w:rsidRPr="004B56EE">
              <w:rPr>
                <w:b/>
              </w:rPr>
              <w:t>ADC</w:t>
            </w:r>
            <w:r w:rsidRPr="004B56EE">
              <w:rPr>
                <w:rFonts w:hint="eastAsia"/>
                <w:b/>
              </w:rPr>
              <w:t>值（</w:t>
            </w:r>
            <w:r w:rsidR="00376127">
              <w:rPr>
                <w:rFonts w:hint="eastAsia"/>
                <w:b/>
              </w:rPr>
              <w:t>int</w:t>
            </w:r>
            <w:r w:rsidR="00376127">
              <w:rPr>
                <w:b/>
              </w:rPr>
              <w:t xml:space="preserve">, </w:t>
            </w:r>
            <w:r w:rsidRPr="004B56EE">
              <w:rPr>
                <w:rFonts w:hint="eastAsia"/>
                <w:b/>
              </w:rPr>
              <w:t>4 bytes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小端</w:t>
            </w:r>
            <w:r w:rsidRPr="004B56EE">
              <w:rPr>
                <w:rFonts w:hint="eastAsia"/>
                <w:b/>
              </w:rPr>
              <w:t>）</w:t>
            </w:r>
          </w:p>
        </w:tc>
      </w:tr>
      <w:tr w:rsidR="00376127" w:rsidRPr="004B56EE" w:rsidTr="00201004">
        <w:tc>
          <w:tcPr>
            <w:tcW w:w="7792" w:type="dxa"/>
            <w:gridSpan w:val="17"/>
          </w:tcPr>
          <w:p w:rsidR="00376127" w:rsidRDefault="00376127" w:rsidP="00365BD0">
            <w:pPr>
              <w:jc w:val="center"/>
              <w:rPr>
                <w:b/>
              </w:rPr>
            </w:pPr>
            <w:r w:rsidRPr="004B56EE">
              <w:rPr>
                <w:rFonts w:hint="eastAsia"/>
                <w:b/>
              </w:rPr>
              <w:t>电压值</w:t>
            </w:r>
            <w:r>
              <w:rPr>
                <w:b/>
              </w:rPr>
              <w:t>(float, 4 bytes)</w:t>
            </w:r>
          </w:p>
        </w:tc>
      </w:tr>
      <w:tr w:rsidR="00376127" w:rsidRPr="004B56EE" w:rsidTr="00201004">
        <w:tc>
          <w:tcPr>
            <w:tcW w:w="7792" w:type="dxa"/>
            <w:gridSpan w:val="17"/>
          </w:tcPr>
          <w:p w:rsidR="00376127" w:rsidRPr="004B56EE" w:rsidRDefault="00376127" w:rsidP="00365BD0">
            <w:pPr>
              <w:jc w:val="center"/>
              <w:rPr>
                <w:b/>
              </w:rPr>
            </w:pPr>
            <w:r w:rsidRPr="004B56EE">
              <w:rPr>
                <w:b/>
              </w:rPr>
              <w:t>mmHg</w:t>
            </w:r>
            <w:r>
              <w:rPr>
                <w:b/>
              </w:rPr>
              <w:t>(float, 4 bytes)</w:t>
            </w:r>
          </w:p>
        </w:tc>
      </w:tr>
    </w:tbl>
    <w:p w:rsidR="006E74F3" w:rsidRDefault="006E74F3" w:rsidP="00194EAB">
      <w:pPr>
        <w:ind w:left="420"/>
      </w:pPr>
    </w:p>
    <w:p w:rsidR="006E74F3" w:rsidRDefault="002D7C57" w:rsidP="00461B88">
      <w:pPr>
        <w:pStyle w:val="2"/>
        <w:numPr>
          <w:ilvl w:val="1"/>
          <w:numId w:val="5"/>
        </w:numPr>
      </w:pPr>
      <w:bookmarkStart w:id="9903" w:name="_Ref1485103"/>
      <w:r w:rsidRPr="002D7C57">
        <w:t>GET_</w:t>
      </w:r>
      <w:r>
        <w:t>BRAND_EACH_</w:t>
      </w:r>
      <w:r w:rsidRPr="002D7C57">
        <w:t>PRESSURE_P_VALUE</w:t>
      </w:r>
      <w:bookmarkEnd w:id="9903"/>
    </w:p>
    <w:p w:rsidR="002D7C57" w:rsidRPr="003945BF" w:rsidRDefault="002D7C57" w:rsidP="002D7C57">
      <w:pPr>
        <w:ind w:firstLine="420"/>
      </w:pPr>
      <w:r>
        <w:rPr>
          <w:rFonts w:hint="eastAsia"/>
        </w:rPr>
        <w:t>获取各品牌</w:t>
      </w:r>
      <w:r>
        <w:t>P</w:t>
      </w:r>
      <w:r>
        <w:rPr>
          <w:rFonts w:hint="eastAsia"/>
        </w:rPr>
        <w:t>值</w:t>
      </w:r>
      <w:r>
        <w:rPr>
          <w:rFonts w:hint="eastAsia"/>
        </w:rPr>
        <w:t>(</w:t>
      </w:r>
      <w:r>
        <w:t>ADC</w:t>
      </w:r>
      <w:r>
        <w:rPr>
          <w:rFonts w:hint="eastAsia"/>
        </w:rPr>
        <w:t>值</w:t>
      </w:r>
      <w:r>
        <w:rPr>
          <w:rFonts w:hint="eastAsia"/>
        </w:rPr>
        <w:t>)</w:t>
      </w:r>
      <w:r w:rsidRPr="003945BF">
        <w:rPr>
          <w:rFonts w:hint="eastAsia"/>
        </w:rPr>
        <w:t>：</w:t>
      </w:r>
    </w:p>
    <w:p w:rsidR="002D7C57" w:rsidRDefault="002D7C57" w:rsidP="002D7C5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D7C57" w:rsidRDefault="002D7C57" w:rsidP="002D7C57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>ID</w:t>
      </w:r>
      <w:r>
        <w:rPr>
          <w:rFonts w:hint="eastAsia"/>
        </w:rPr>
        <w:t>，压力传感器类型</w:t>
      </w:r>
      <w:r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D7C57" w:rsidRPr="00513A48" w:rsidTr="002D7C57"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17295A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D7C57" w:rsidTr="002D7C57">
        <w:tc>
          <w:tcPr>
            <w:tcW w:w="7792" w:type="dxa"/>
            <w:gridSpan w:val="17"/>
          </w:tcPr>
          <w:p w:rsidR="002D7C57" w:rsidRDefault="002D7C57" w:rsidP="002D7C5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D7C57" w:rsidTr="002D7C57">
        <w:tc>
          <w:tcPr>
            <w:tcW w:w="7792" w:type="dxa"/>
            <w:gridSpan w:val="17"/>
          </w:tcPr>
          <w:p w:rsidR="002D7C57" w:rsidRDefault="002D7C57" w:rsidP="002D7C5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2</w:t>
            </w:r>
          </w:p>
        </w:tc>
      </w:tr>
      <w:tr w:rsidR="002D7C57" w:rsidTr="002D7C57">
        <w:tc>
          <w:tcPr>
            <w:tcW w:w="3896" w:type="dxa"/>
            <w:gridSpan w:val="9"/>
          </w:tcPr>
          <w:p w:rsidR="002D7C57" w:rsidRDefault="002D7C57" w:rsidP="002D7C57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04" w:author="Zhang, Carol (MSHA)" w:date="2019-12-11T16:14:00Z">
              <w:r w:rsidR="00B2321A" w:rsidRPr="00B2321A">
                <w:rPr>
                  <w:color w:val="0000FF"/>
                  <w:u w:val="single"/>
                  <w:rPrChange w:id="9905" w:author="Zhang, Carol (MSHA)" w:date="2019-12-11T16:14:00Z">
                    <w:rPr/>
                  </w:rPrChange>
                </w:rPr>
                <w:t>Brand</w:t>
              </w:r>
            </w:ins>
            <w:del w:id="990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D7C57" w:rsidRPr="00CB643E" w:rsidRDefault="002D7C57" w:rsidP="002D7C57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07" w:author="Zhang, Carol (MSHA)" w:date="2019-12-11T16:14:00Z">
              <w:r w:rsidR="00B2321A" w:rsidRPr="00B2321A">
                <w:rPr>
                  <w:color w:val="0000FF"/>
                  <w:u w:val="single"/>
                  <w:rPrChange w:id="9908" w:author="Zhang, Carol (MSHA)" w:date="2019-12-11T16:14:00Z">
                    <w:rPr/>
                  </w:rPrChange>
                </w:rPr>
                <w:t>Pressure Sensor Type</w:t>
              </w:r>
            </w:ins>
            <w:del w:id="99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2D7C57" w:rsidRDefault="002D7C57" w:rsidP="002D7C57">
      <w:pPr>
        <w:pStyle w:val="a7"/>
        <w:ind w:left="840" w:firstLineChars="0" w:firstLine="0"/>
      </w:pPr>
    </w:p>
    <w:p w:rsidR="002D7C57" w:rsidRDefault="002D7C57" w:rsidP="002D7C57">
      <w:pPr>
        <w:pStyle w:val="a7"/>
        <w:ind w:left="840" w:firstLineChars="0" w:firstLine="0"/>
      </w:pPr>
    </w:p>
    <w:p w:rsidR="002D7C57" w:rsidRDefault="002D7C57" w:rsidP="002D7C5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D7C57" w:rsidRPr="00A16D0F" w:rsidRDefault="002D7C57" w:rsidP="002D7C57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D7C57" w:rsidRPr="00513A48" w:rsidTr="002D7C57"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17295A" w:rsidRDefault="002D7C57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D7C57" w:rsidRPr="00513A48" w:rsidRDefault="002D7C57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D7C57" w:rsidTr="002D7C57">
        <w:tc>
          <w:tcPr>
            <w:tcW w:w="7792" w:type="dxa"/>
            <w:gridSpan w:val="17"/>
          </w:tcPr>
          <w:p w:rsidR="002D7C57" w:rsidRDefault="002D7C57" w:rsidP="002D7C5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D7C57" w:rsidTr="002D7C57">
        <w:tc>
          <w:tcPr>
            <w:tcW w:w="7792" w:type="dxa"/>
            <w:gridSpan w:val="17"/>
          </w:tcPr>
          <w:p w:rsidR="002D7C57" w:rsidRDefault="002D7C57" w:rsidP="002D7C5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1B4B9C">
              <w:rPr>
                <w:b/>
              </w:rPr>
              <w:t>0x0006</w:t>
            </w:r>
          </w:p>
        </w:tc>
      </w:tr>
      <w:tr w:rsidR="002D7C57" w:rsidTr="002D7C57">
        <w:tc>
          <w:tcPr>
            <w:tcW w:w="3896" w:type="dxa"/>
            <w:gridSpan w:val="9"/>
          </w:tcPr>
          <w:p w:rsidR="002D7C57" w:rsidRDefault="002D7C57" w:rsidP="002D7C57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10" w:author="Zhang, Carol (MSHA)" w:date="2019-12-11T16:14:00Z">
              <w:r w:rsidR="00B2321A" w:rsidRPr="00B2321A">
                <w:rPr>
                  <w:color w:val="0000FF"/>
                  <w:u w:val="single"/>
                  <w:rPrChange w:id="9911" w:author="Zhang, Carol (MSHA)" w:date="2019-12-11T16:14:00Z">
                    <w:rPr/>
                  </w:rPrChange>
                </w:rPr>
                <w:t>Brand</w:t>
              </w:r>
            </w:ins>
            <w:del w:id="991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D7C57" w:rsidRDefault="002D7C57" w:rsidP="002D7C57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13" w:author="Zhang, Carol (MSHA)" w:date="2019-12-11T16:14:00Z">
              <w:r w:rsidR="00B2321A" w:rsidRPr="00B2321A">
                <w:rPr>
                  <w:color w:val="0000FF"/>
                  <w:u w:val="single"/>
                  <w:rPrChange w:id="9914" w:author="Zhang, Carol (MSHA)" w:date="2019-12-11T16:14:00Z">
                    <w:rPr/>
                  </w:rPrChange>
                </w:rPr>
                <w:t>Pressure Sensor Type</w:t>
              </w:r>
            </w:ins>
            <w:del w:id="991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376127" w:rsidTr="00201004">
        <w:tc>
          <w:tcPr>
            <w:tcW w:w="7792" w:type="dxa"/>
            <w:gridSpan w:val="17"/>
          </w:tcPr>
          <w:p w:rsidR="00376127" w:rsidRDefault="00376127" w:rsidP="00365BD0">
            <w:pPr>
              <w:jc w:val="center"/>
              <w:rPr>
                <w:b/>
              </w:rPr>
            </w:pPr>
            <w:r>
              <w:t>P(</w:t>
            </w:r>
            <w:r w:rsidR="006B7FBA">
              <w:rPr>
                <w:rFonts w:hint="eastAsia"/>
              </w:rPr>
              <w:t xml:space="preserve"> int</w:t>
            </w:r>
            <w:r w:rsidR="006B7FBA" w:rsidRPr="00376127">
              <w:t xml:space="preserve"> </w:t>
            </w:r>
            <w:r w:rsidRPr="00461B88">
              <w:t>, 4 bytes</w:t>
            </w:r>
            <w:r>
              <w:t>)</w:t>
            </w:r>
          </w:p>
        </w:tc>
      </w:tr>
    </w:tbl>
    <w:p w:rsidR="006E74F3" w:rsidRDefault="006E74F3" w:rsidP="00194EAB">
      <w:pPr>
        <w:ind w:left="420"/>
      </w:pPr>
    </w:p>
    <w:p w:rsidR="00E93582" w:rsidRDefault="00E93582" w:rsidP="00E93582">
      <w:pPr>
        <w:pStyle w:val="2"/>
        <w:numPr>
          <w:ilvl w:val="1"/>
          <w:numId w:val="5"/>
        </w:numPr>
      </w:pPr>
      <w:bookmarkStart w:id="9916" w:name="_Ref7099573"/>
      <w:r w:rsidRPr="00FC4E30">
        <w:t>GET_</w:t>
      </w:r>
      <w:r>
        <w:t>DRIPSENSOR_SPEED</w:t>
      </w:r>
      <w:bookmarkEnd w:id="9916"/>
    </w:p>
    <w:p w:rsidR="00E93582" w:rsidRDefault="00E93582" w:rsidP="00E93582">
      <w:pPr>
        <w:ind w:firstLine="420"/>
      </w:pPr>
      <w:r>
        <w:rPr>
          <w:rFonts w:ascii="宋体" w:hAnsi="宋体" w:hint="eastAsia"/>
        </w:rPr>
        <w:t>读取滴速传感器速度</w:t>
      </w:r>
      <w:r>
        <w:rPr>
          <w:rFonts w:hint="eastAsia"/>
        </w:rPr>
        <w:t>：</w:t>
      </w:r>
    </w:p>
    <w:p w:rsidR="00E93582" w:rsidRDefault="00E93582" w:rsidP="00E9358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93582" w:rsidRDefault="00E93582" w:rsidP="00E93582">
      <w:pPr>
        <w:pStyle w:val="a7"/>
        <w:ind w:left="840" w:firstLineChars="0" w:firstLine="0"/>
      </w:pPr>
      <w:r>
        <w:rPr>
          <w:rFonts w:hint="eastAsia"/>
        </w:rPr>
        <w:lastRenderedPageBreak/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E93582" w:rsidRDefault="00E93582" w:rsidP="00E9358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93582" w:rsidRDefault="00E93582" w:rsidP="00E93582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正常返回：泵端返回一个包含自定义字段的数据包，包含</w:t>
      </w:r>
      <w:r>
        <w:rPr>
          <w:rFonts w:ascii="宋体" w:hAnsi="宋体" w:hint="eastAsia"/>
        </w:rPr>
        <w:t>滴速传感器速度</w:t>
      </w:r>
      <w:r>
        <w:rPr>
          <w:rFonts w:hint="eastAsia"/>
        </w:rPr>
        <w:t>，默认单位：滴</w:t>
      </w:r>
      <w:r>
        <w:rPr>
          <w:rFonts w:hint="eastAsia"/>
        </w:rPr>
        <w:t>/</w:t>
      </w:r>
      <w:r>
        <w:rPr>
          <w:rFonts w:hint="eastAsia"/>
        </w:rPr>
        <w:t>分。</w:t>
      </w:r>
    </w:p>
    <w:tbl>
      <w:tblPr>
        <w:tblStyle w:val="a5"/>
        <w:tblW w:w="7696" w:type="dxa"/>
        <w:jc w:val="center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5"/>
        <w:gridCol w:w="485"/>
        <w:gridCol w:w="485"/>
        <w:gridCol w:w="485"/>
        <w:gridCol w:w="485"/>
        <w:gridCol w:w="462"/>
        <w:gridCol w:w="414"/>
        <w:gridCol w:w="496"/>
        <w:gridCol w:w="496"/>
        <w:gridCol w:w="496"/>
        <w:gridCol w:w="496"/>
        <w:gridCol w:w="505"/>
        <w:gridCol w:w="451"/>
      </w:tblGrid>
      <w:tr w:rsidR="00E93582" w:rsidRPr="00513A48" w:rsidTr="007713A1">
        <w:trPr>
          <w:jc w:val="center"/>
        </w:trPr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85" w:type="dxa"/>
            <w:shd w:val="clear" w:color="auto" w:fill="AEAAAA" w:themeFill="background2" w:themeFillShade="BF"/>
          </w:tcPr>
          <w:p w:rsidR="00E93582" w:rsidRPr="0017295A" w:rsidRDefault="00E93582" w:rsidP="007713A1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2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14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96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496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96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496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05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1" w:type="dxa"/>
            <w:shd w:val="clear" w:color="auto" w:fill="AEAAAA" w:themeFill="background2" w:themeFillShade="BF"/>
          </w:tcPr>
          <w:p w:rsidR="00E93582" w:rsidRPr="00513A48" w:rsidRDefault="00E93582" w:rsidP="007713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93582" w:rsidTr="007713A1">
        <w:trPr>
          <w:jc w:val="center"/>
        </w:trPr>
        <w:tc>
          <w:tcPr>
            <w:tcW w:w="7696" w:type="dxa"/>
            <w:gridSpan w:val="16"/>
          </w:tcPr>
          <w:p w:rsidR="00E93582" w:rsidRDefault="00E93582" w:rsidP="007713A1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93582" w:rsidTr="007713A1">
        <w:trPr>
          <w:jc w:val="center"/>
        </w:trPr>
        <w:tc>
          <w:tcPr>
            <w:tcW w:w="7696" w:type="dxa"/>
            <w:gridSpan w:val="16"/>
          </w:tcPr>
          <w:p w:rsidR="00E93582" w:rsidRDefault="00E935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CE276B">
              <w:rPr>
                <w:b/>
              </w:rPr>
              <w:t>2</w:t>
            </w:r>
          </w:p>
        </w:tc>
      </w:tr>
      <w:tr w:rsidR="00E93582" w:rsidTr="007713A1">
        <w:trPr>
          <w:jc w:val="center"/>
        </w:trPr>
        <w:tc>
          <w:tcPr>
            <w:tcW w:w="7696" w:type="dxa"/>
            <w:gridSpan w:val="16"/>
          </w:tcPr>
          <w:p w:rsidR="00E93582" w:rsidRDefault="00E935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Drip</w:t>
            </w:r>
            <w:r>
              <w:rPr>
                <w:b/>
              </w:rPr>
              <w:t xml:space="preserve"> sensor speed(</w:t>
            </w:r>
            <w:r w:rsidR="00CE276B">
              <w:rPr>
                <w:b/>
              </w:rPr>
              <w:t>ushort, 2</w:t>
            </w:r>
            <w:r>
              <w:rPr>
                <w:b/>
              </w:rPr>
              <w:t>bytes)</w:t>
            </w:r>
          </w:p>
        </w:tc>
      </w:tr>
    </w:tbl>
    <w:p w:rsidR="00E93582" w:rsidRDefault="00E93582" w:rsidP="00194EAB">
      <w:pPr>
        <w:ind w:left="420"/>
      </w:pPr>
    </w:p>
    <w:p w:rsidR="00AE251C" w:rsidRDefault="00AE251C" w:rsidP="00461B88">
      <w:pPr>
        <w:pStyle w:val="2"/>
        <w:numPr>
          <w:ilvl w:val="1"/>
          <w:numId w:val="5"/>
        </w:numPr>
      </w:pPr>
      <w:bookmarkStart w:id="9917" w:name="_Ref8656166"/>
      <w:r>
        <w:t>GET_</w:t>
      </w:r>
      <w:r w:rsidR="002768C8">
        <w:t>BRA</w:t>
      </w:r>
      <w:r w:rsidR="00FB2BE9">
        <w:t>N</w:t>
      </w:r>
      <w:r w:rsidR="002768C8">
        <w:t>D_</w:t>
      </w:r>
      <w:r>
        <w:t>OCCLUSION_LEVEL_THRESHOLD</w:t>
      </w:r>
      <w:bookmarkEnd w:id="9917"/>
    </w:p>
    <w:p w:rsidR="00853E63" w:rsidRPr="003945BF" w:rsidRDefault="00853E63" w:rsidP="00853E63">
      <w:pPr>
        <w:ind w:firstLine="420"/>
      </w:pPr>
      <w:r>
        <w:rPr>
          <w:rFonts w:hint="eastAsia"/>
        </w:rPr>
        <w:t>获取指定品牌和压力传感器的报警阈值</w:t>
      </w:r>
      <w:r w:rsidRPr="003945BF">
        <w:rPr>
          <w:rFonts w:hint="eastAsia"/>
        </w:rPr>
        <w:t>：</w:t>
      </w:r>
    </w:p>
    <w:p w:rsidR="00853E63" w:rsidRDefault="00853E63" w:rsidP="00853E6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53E63" w:rsidRDefault="00853E63" w:rsidP="00853E63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>ID</w:t>
      </w:r>
      <w:r>
        <w:rPr>
          <w:rFonts w:hint="eastAsia"/>
        </w:rPr>
        <w:t>，压力传感器类型</w:t>
      </w:r>
      <w:r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53E63" w:rsidRPr="00513A48" w:rsidTr="00FA236E">
        <w:tc>
          <w:tcPr>
            <w:tcW w:w="468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17295A" w:rsidRDefault="00853E63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53E63" w:rsidRPr="00513A48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53E63" w:rsidTr="00FA236E">
        <w:tc>
          <w:tcPr>
            <w:tcW w:w="7792" w:type="dxa"/>
            <w:gridSpan w:val="17"/>
          </w:tcPr>
          <w:p w:rsidR="00853E63" w:rsidRDefault="00853E63" w:rsidP="00FA236E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53E63" w:rsidTr="00FA236E">
        <w:tc>
          <w:tcPr>
            <w:tcW w:w="7792" w:type="dxa"/>
            <w:gridSpan w:val="17"/>
          </w:tcPr>
          <w:p w:rsidR="00853E63" w:rsidRDefault="00853E63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2</w:t>
            </w:r>
          </w:p>
        </w:tc>
      </w:tr>
      <w:tr w:rsidR="00853E63" w:rsidTr="00FA236E">
        <w:tc>
          <w:tcPr>
            <w:tcW w:w="3896" w:type="dxa"/>
            <w:gridSpan w:val="9"/>
          </w:tcPr>
          <w:p w:rsidR="00853E63" w:rsidRDefault="00853E63" w:rsidP="00FA236E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18" w:author="Zhang, Carol (MSHA)" w:date="2019-12-11T16:14:00Z">
              <w:r w:rsidR="00B2321A" w:rsidRPr="00B2321A">
                <w:rPr>
                  <w:color w:val="0000FF"/>
                  <w:u w:val="single"/>
                  <w:rPrChange w:id="9919" w:author="Zhang, Carol (MSHA)" w:date="2019-12-11T16:14:00Z">
                    <w:rPr/>
                  </w:rPrChange>
                </w:rPr>
                <w:t>Brand</w:t>
              </w:r>
            </w:ins>
            <w:del w:id="99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53E63" w:rsidRPr="00CB643E" w:rsidRDefault="00853E63" w:rsidP="00FA236E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21" w:author="Zhang, Carol (MSHA)" w:date="2019-12-11T16:14:00Z">
              <w:r w:rsidR="00B2321A" w:rsidRPr="00B2321A">
                <w:rPr>
                  <w:color w:val="0000FF"/>
                  <w:u w:val="single"/>
                  <w:rPrChange w:id="9922" w:author="Zhang, Carol (MSHA)" w:date="2019-12-11T16:14:00Z">
                    <w:rPr/>
                  </w:rPrChange>
                </w:rPr>
                <w:t>Pressure Sensor Type</w:t>
              </w:r>
            </w:ins>
            <w:del w:id="99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853E63" w:rsidRDefault="00853E63" w:rsidP="00853E63">
      <w:pPr>
        <w:pStyle w:val="a7"/>
        <w:ind w:left="840" w:firstLineChars="0" w:firstLine="0"/>
      </w:pPr>
    </w:p>
    <w:p w:rsidR="00853E63" w:rsidRDefault="00853E63" w:rsidP="00853E63">
      <w:pPr>
        <w:pStyle w:val="a7"/>
        <w:ind w:left="840" w:firstLineChars="0" w:firstLine="0"/>
      </w:pPr>
    </w:p>
    <w:p w:rsidR="00853E63" w:rsidRDefault="00853E63" w:rsidP="00853E6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53E63" w:rsidRDefault="00853E63" w:rsidP="00853E63">
      <w:pPr>
        <w:ind w:left="420" w:firstLine="420"/>
      </w:pPr>
      <w:r>
        <w:rPr>
          <w:rFonts w:hint="eastAsia"/>
        </w:rPr>
        <w:t>泵端返回一个自定义数据字段</w:t>
      </w:r>
      <w:r>
        <w:rPr>
          <w:rFonts w:hint="eastAsia"/>
        </w:rPr>
        <w:t>,</w:t>
      </w:r>
      <w:r>
        <w:rPr>
          <w:rFonts w:hint="eastAsia"/>
        </w:rPr>
        <w:t>包含品牌，压力传感器类型，</w:t>
      </w:r>
      <w:r>
        <w:rPr>
          <w:rFonts w:hint="eastAsia"/>
        </w:rPr>
        <w:t xml:space="preserve"> </w:t>
      </w:r>
      <w:r>
        <w:rPr>
          <w:rFonts w:hint="eastAsia"/>
        </w:rPr>
        <w:t>各阻塞等级的报警阈值</w:t>
      </w:r>
      <w:r>
        <w:rPr>
          <w:rFonts w:hint="eastAsia"/>
        </w:rPr>
        <w:t>(</w:t>
      </w:r>
      <w:r w:rsidR="002B1509">
        <w:rPr>
          <w:rFonts w:hint="eastAsia"/>
        </w:rPr>
        <w:t>i</w:t>
      </w:r>
      <w:r w:rsidR="002B1509">
        <w:t>nt</w:t>
      </w:r>
      <w:r>
        <w:rPr>
          <w:rFonts w:hint="eastAsia"/>
        </w:rPr>
        <w:t>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853E63" w:rsidTr="00FA236E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3E63" w:rsidRDefault="00853E63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3E63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3E63" w:rsidRDefault="00853E63" w:rsidP="00FA236E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853E63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3E63" w:rsidRDefault="00853E63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?</w:t>
            </w:r>
          </w:p>
        </w:tc>
      </w:tr>
      <w:tr w:rsidR="00853E63" w:rsidTr="00FA236E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E63" w:rsidRDefault="00853E63" w:rsidP="00FA236E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24" w:author="Zhang, Carol (MSHA)" w:date="2019-12-11T16:14:00Z">
              <w:r w:rsidR="00B2321A" w:rsidRPr="00B2321A">
                <w:rPr>
                  <w:color w:val="0000FF"/>
                  <w:u w:val="single"/>
                  <w:rPrChange w:id="9925" w:author="Zhang, Carol (MSHA)" w:date="2019-12-11T16:14:00Z">
                    <w:rPr/>
                  </w:rPrChange>
                </w:rPr>
                <w:t>Brand</w:t>
              </w:r>
            </w:ins>
            <w:del w:id="99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E63" w:rsidRDefault="00853E63" w:rsidP="00FA236E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27" w:author="Zhang, Carol (MSHA)" w:date="2019-12-11T16:14:00Z">
              <w:r w:rsidR="00B2321A" w:rsidRPr="00B2321A">
                <w:rPr>
                  <w:color w:val="0000FF"/>
                  <w:u w:val="single"/>
                  <w:rPrChange w:id="9928" w:author="Zhang, Carol (MSHA)" w:date="2019-12-11T16:14:00Z">
                    <w:rPr/>
                  </w:rPrChange>
                </w:rPr>
                <w:t>Pressure Sensor Type</w:t>
              </w:r>
            </w:ins>
            <w:del w:id="99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853E63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E63" w:rsidRDefault="00853E63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 xml:space="preserve">Leve 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 xml:space="preserve"> Threshold(4 byte)</w:t>
            </w:r>
          </w:p>
        </w:tc>
      </w:tr>
      <w:tr w:rsidR="00853E63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E63" w:rsidRDefault="00853E6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>Leve N Threshold(4 byte)</w:t>
            </w:r>
          </w:p>
        </w:tc>
      </w:tr>
    </w:tbl>
    <w:p w:rsidR="00853E63" w:rsidRPr="00185C34" w:rsidRDefault="00853E63" w:rsidP="00194EAB">
      <w:pPr>
        <w:ind w:left="420"/>
      </w:pPr>
    </w:p>
    <w:p w:rsidR="00B710D3" w:rsidRDefault="00B710D3" w:rsidP="00B710D3">
      <w:pPr>
        <w:pStyle w:val="2"/>
        <w:numPr>
          <w:ilvl w:val="1"/>
          <w:numId w:val="5"/>
        </w:numPr>
      </w:pPr>
      <w:bookmarkStart w:id="9930" w:name="_Ref486581866"/>
      <w:r>
        <w:t>SET_</w:t>
      </w:r>
      <w:r>
        <w:rPr>
          <w:rStyle w:val="shorttext"/>
          <w:lang w:val="en"/>
        </w:rPr>
        <w:t>PUMP</w:t>
      </w:r>
      <w:r>
        <w:t>_LANGUAGE</w:t>
      </w:r>
      <w:bookmarkEnd w:id="9930"/>
    </w:p>
    <w:p w:rsidR="00B710D3" w:rsidRDefault="00B710D3" w:rsidP="00B710D3">
      <w:pPr>
        <w:ind w:firstLine="420"/>
      </w:pPr>
      <w:r>
        <w:rPr>
          <w:rFonts w:hint="eastAsia"/>
        </w:rPr>
        <w:t>设置泵的当前语言</w:t>
      </w:r>
    </w:p>
    <w:p w:rsidR="00B710D3" w:rsidRDefault="00B710D3" w:rsidP="00B710D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710D3" w:rsidRDefault="00B710D3" w:rsidP="00B710D3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710D3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17295A" w:rsidRDefault="00B710D3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710D3" w:rsidRPr="00513A48" w:rsidRDefault="00B710D3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710D3" w:rsidTr="006A6C10">
        <w:tc>
          <w:tcPr>
            <w:tcW w:w="7792" w:type="dxa"/>
            <w:gridSpan w:val="17"/>
          </w:tcPr>
          <w:p w:rsidR="00B710D3" w:rsidRDefault="00B710D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710D3" w:rsidTr="006A6C10">
        <w:tc>
          <w:tcPr>
            <w:tcW w:w="7792" w:type="dxa"/>
            <w:gridSpan w:val="17"/>
          </w:tcPr>
          <w:p w:rsidR="00B710D3" w:rsidRDefault="00B710D3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2</w:t>
            </w:r>
          </w:p>
        </w:tc>
      </w:tr>
      <w:tr w:rsidR="00B710D3" w:rsidRPr="004B56EE" w:rsidTr="006A6C10">
        <w:tc>
          <w:tcPr>
            <w:tcW w:w="3896" w:type="dxa"/>
            <w:gridSpan w:val="9"/>
          </w:tcPr>
          <w:p w:rsidR="00B710D3" w:rsidRDefault="00B710D3" w:rsidP="006A6C10">
            <w:pPr>
              <w:jc w:val="center"/>
              <w:rPr>
                <w:b/>
              </w:rPr>
            </w:pPr>
            <w:r w:rsidRPr="008875E8">
              <w:rPr>
                <w:color w:val="0000FF"/>
                <w:u w:val="single"/>
              </w:rPr>
              <w:fldChar w:fldCharType="begin"/>
            </w:r>
            <w:r w:rsidRPr="008875E8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8875E8">
              <w:rPr>
                <w:color w:val="0000FF"/>
                <w:u w:val="single"/>
              </w:rPr>
            </w:r>
            <w:r w:rsidRPr="008875E8">
              <w:rPr>
                <w:color w:val="0000FF"/>
                <w:u w:val="single"/>
              </w:rPr>
              <w:fldChar w:fldCharType="separate"/>
            </w:r>
            <w:ins w:id="9931" w:author="Zhang, Carol (MSHA)" w:date="2019-12-11T16:14:00Z">
              <w:r w:rsidR="00B2321A" w:rsidRPr="00B2321A">
                <w:rPr>
                  <w:color w:val="0000FF"/>
                  <w:u w:val="single"/>
                  <w:rPrChange w:id="9932" w:author="Zhang, Carol (MSHA)" w:date="2019-12-11T16:14:00Z">
                    <w:rPr/>
                  </w:rPrChange>
                </w:rPr>
                <w:t>Language</w:t>
              </w:r>
            </w:ins>
            <w:del w:id="99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8875E8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710D3" w:rsidRPr="008875E8" w:rsidRDefault="00B710D3" w:rsidP="006A6C10">
            <w:pPr>
              <w:jc w:val="center"/>
              <w:rPr>
                <w:color w:val="0000FF"/>
                <w:u w:val="single"/>
              </w:rPr>
            </w:pPr>
            <w:r w:rsidRPr="001418B4">
              <w:rPr>
                <w:color w:val="0000FF"/>
                <w:u w:val="single"/>
              </w:rPr>
              <w:fldChar w:fldCharType="begin"/>
            </w:r>
            <w:r w:rsidRPr="001418B4">
              <w:rPr>
                <w:color w:val="0000FF"/>
                <w:u w:val="single"/>
              </w:rPr>
              <w:instrText xml:space="preserve"> REF _Ref493520179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1418B4">
              <w:rPr>
                <w:color w:val="0000FF"/>
                <w:u w:val="single"/>
              </w:rPr>
            </w:r>
            <w:r w:rsidRPr="001418B4">
              <w:rPr>
                <w:color w:val="0000FF"/>
                <w:u w:val="single"/>
              </w:rPr>
              <w:fldChar w:fldCharType="separate"/>
            </w:r>
            <w:ins w:id="9934" w:author="Zhang, Carol (MSHA)" w:date="2019-12-11T16:14:00Z">
              <w:r w:rsidR="00B2321A" w:rsidRPr="00B2321A">
                <w:rPr>
                  <w:color w:val="0000FF"/>
                  <w:u w:val="single"/>
                  <w:rPrChange w:id="9935" w:author="Zhang, Carol (MSHA)" w:date="2019-12-11T16:14:00Z">
                    <w:rPr/>
                  </w:rPrChange>
                </w:rPr>
                <w:t>Region</w:t>
              </w:r>
            </w:ins>
            <w:del w:id="993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Region</w:delText>
              </w:r>
            </w:del>
            <w:r w:rsidRPr="001418B4">
              <w:rPr>
                <w:color w:val="0000FF"/>
                <w:u w:val="single"/>
              </w:rPr>
              <w:fldChar w:fldCharType="end"/>
            </w:r>
          </w:p>
        </w:tc>
      </w:tr>
    </w:tbl>
    <w:p w:rsidR="00B710D3" w:rsidRDefault="00B710D3" w:rsidP="00B710D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710D3" w:rsidRPr="009D14BB" w:rsidRDefault="00B710D3" w:rsidP="00B710D3">
      <w:pPr>
        <w:pStyle w:val="a7"/>
        <w:ind w:left="840" w:firstLineChars="0" w:firstLine="0"/>
      </w:pPr>
      <w:r>
        <w:rPr>
          <w:rFonts w:hint="eastAsia"/>
        </w:rPr>
        <w:lastRenderedPageBreak/>
        <w:t>正常返回：泵端返回一个空的数据包。</w:t>
      </w:r>
    </w:p>
    <w:p w:rsidR="00B70082" w:rsidRDefault="00B70082" w:rsidP="002D56AA"/>
    <w:p w:rsidR="004B45D3" w:rsidRDefault="004B45D3" w:rsidP="004B45D3">
      <w:pPr>
        <w:pStyle w:val="2"/>
        <w:numPr>
          <w:ilvl w:val="1"/>
          <w:numId w:val="5"/>
        </w:numPr>
      </w:pPr>
      <w:bookmarkStart w:id="9937" w:name="_Ref486938198"/>
      <w:r>
        <w:t>CLEAR_HISTORY_LOG</w:t>
      </w:r>
      <w:bookmarkEnd w:id="9937"/>
    </w:p>
    <w:p w:rsidR="004B45D3" w:rsidRDefault="004B45D3" w:rsidP="004B45D3">
      <w:pPr>
        <w:ind w:firstLine="420"/>
      </w:pPr>
      <w:r>
        <w:rPr>
          <w:rFonts w:hint="eastAsia"/>
        </w:rPr>
        <w:t>清除历史纪录</w:t>
      </w:r>
    </w:p>
    <w:p w:rsidR="004B45D3" w:rsidRDefault="004B45D3" w:rsidP="004B45D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B45D3" w:rsidRDefault="004B45D3" w:rsidP="004B45D3">
      <w:pPr>
        <w:ind w:left="420" w:firstLine="42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4B45D3" w:rsidRDefault="004B45D3" w:rsidP="004B45D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B45D3" w:rsidRDefault="004B45D3" w:rsidP="004B45D3">
      <w:pPr>
        <w:ind w:left="420" w:firstLine="420"/>
      </w:pPr>
      <w:r>
        <w:rPr>
          <w:rFonts w:hint="eastAsia"/>
        </w:rPr>
        <w:t>正常返回：泵端返回一个空的数据包。</w:t>
      </w:r>
    </w:p>
    <w:p w:rsidR="00B70082" w:rsidRDefault="00B70082" w:rsidP="002D56AA"/>
    <w:p w:rsidR="004B45D3" w:rsidRDefault="004B45D3" w:rsidP="004B45D3">
      <w:pPr>
        <w:pStyle w:val="2"/>
        <w:numPr>
          <w:ilvl w:val="1"/>
          <w:numId w:val="5"/>
        </w:numPr>
      </w:pPr>
      <w:bookmarkStart w:id="9938" w:name="_Ref483314920"/>
      <w:r>
        <w:t>SET_SERIAL_NUMBER</w:t>
      </w:r>
      <w:bookmarkEnd w:id="9938"/>
    </w:p>
    <w:p w:rsidR="004B45D3" w:rsidRDefault="004B45D3" w:rsidP="004B45D3">
      <w:pPr>
        <w:ind w:firstLine="420"/>
      </w:pPr>
      <w:r>
        <w:rPr>
          <w:rFonts w:ascii="宋体" w:hAnsi="宋体" w:hint="eastAsia"/>
        </w:rPr>
        <w:t>设置泵的序列号</w:t>
      </w:r>
      <w:r>
        <w:rPr>
          <w:rFonts w:hint="eastAsia"/>
        </w:rPr>
        <w:t>：</w:t>
      </w:r>
    </w:p>
    <w:p w:rsidR="004B45D3" w:rsidRDefault="004B45D3" w:rsidP="004B45D3">
      <w:pPr>
        <w:pStyle w:val="a7"/>
        <w:numPr>
          <w:ilvl w:val="0"/>
          <w:numId w:val="23"/>
        </w:numPr>
        <w:ind w:firstLineChars="0"/>
      </w:pPr>
      <w:r>
        <w:t>Request</w:t>
      </w:r>
    </w:p>
    <w:p w:rsidR="00AC5467" w:rsidRDefault="00AC5467" w:rsidP="00AC5467">
      <w:pPr>
        <w:pStyle w:val="a7"/>
        <w:ind w:left="840" w:firstLineChars="0" w:firstLine="0"/>
      </w:pPr>
      <w:r>
        <w:rPr>
          <w:rFonts w:hint="eastAsia"/>
        </w:rPr>
        <w:t>向泵端发送一个自定义数据字段，序列号由多个字符组成，</w:t>
      </w:r>
      <w:r>
        <w:t>长度</w:t>
      </w:r>
      <w:r>
        <w:rPr>
          <w:rFonts w:hint="eastAsia"/>
        </w:rPr>
        <w:t>不固定。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AC5467" w:rsidTr="002933A8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C5467" w:rsidRDefault="00AC5467" w:rsidP="002933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AC5467" w:rsidTr="002933A8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5467" w:rsidRDefault="00AC5467" w:rsidP="002933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C5467" w:rsidTr="002933A8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5467" w:rsidRPr="00166D59" w:rsidRDefault="00AC5467" w:rsidP="002933A8">
            <w:pPr>
              <w:jc w:val="center"/>
            </w:pPr>
            <w:r w:rsidRPr="00166D59">
              <w:rPr>
                <w:rFonts w:hint="eastAsia"/>
              </w:rPr>
              <w:t>长度</w:t>
            </w:r>
            <w:r w:rsidRPr="00166D59">
              <w:rPr>
                <w:rFonts w:hint="eastAsia"/>
              </w:rPr>
              <w:t>=</w:t>
            </w:r>
            <w:r w:rsidRPr="00166D59">
              <w:rPr>
                <w:rFonts w:hint="eastAsia"/>
              </w:rPr>
              <w:t>？</w:t>
            </w:r>
          </w:p>
        </w:tc>
      </w:tr>
      <w:tr w:rsidR="00AC5467" w:rsidTr="002933A8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5467" w:rsidRPr="00992786" w:rsidRDefault="00AC5467" w:rsidP="002933A8">
            <w:pPr>
              <w:jc w:val="center"/>
              <w:rPr>
                <w:b/>
              </w:rPr>
            </w:pPr>
            <w:r w:rsidRPr="00992786">
              <w:rPr>
                <w:rFonts w:hint="eastAsia"/>
                <w:b/>
              </w:rPr>
              <w:t>Data1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5467" w:rsidRDefault="00AC5467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Data2</w:t>
            </w:r>
          </w:p>
        </w:tc>
      </w:tr>
      <w:tr w:rsidR="00AC5467" w:rsidTr="002933A8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467" w:rsidRPr="00E92A89" w:rsidRDefault="00AC5467" w:rsidP="002933A8">
            <w:pPr>
              <w:jc w:val="center"/>
              <w:rPr>
                <w:b/>
                <w:color w:val="0000FF"/>
                <w:u w:val="single"/>
              </w:rPr>
            </w:pPr>
            <w:r>
              <w:rPr>
                <w:rFonts w:hint="eastAsia"/>
                <w:b/>
              </w:rPr>
              <w:t>Data3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467" w:rsidRDefault="00AC5467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Data</w:t>
            </w:r>
            <w:r>
              <w:rPr>
                <w:b/>
              </w:rPr>
              <w:t>…</w:t>
            </w:r>
          </w:p>
        </w:tc>
      </w:tr>
    </w:tbl>
    <w:p w:rsidR="004B45D3" w:rsidRPr="00AC5467" w:rsidRDefault="004B45D3" w:rsidP="00AC5467">
      <w:pPr>
        <w:rPr>
          <w:color w:val="0000FF"/>
          <w:u w:val="single"/>
        </w:rPr>
      </w:pPr>
    </w:p>
    <w:p w:rsidR="004B45D3" w:rsidRDefault="004B45D3" w:rsidP="004B45D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B45D3" w:rsidRDefault="004B45D3" w:rsidP="004B45D3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B70082" w:rsidRDefault="00B70082" w:rsidP="002D56AA"/>
    <w:p w:rsidR="002A6826" w:rsidRDefault="002A6826" w:rsidP="002A6826">
      <w:pPr>
        <w:pStyle w:val="2"/>
        <w:numPr>
          <w:ilvl w:val="1"/>
          <w:numId w:val="5"/>
        </w:numPr>
      </w:pPr>
      <w:bookmarkStart w:id="9939" w:name="_Ref488932457"/>
      <w:r>
        <w:t>S</w:t>
      </w:r>
      <w:r w:rsidRPr="004F3882">
        <w:t>ET_UI_USER_DEFINE_SYRINGE_BRAND_NAM</w:t>
      </w:r>
      <w:r>
        <w:t>E</w:t>
      </w:r>
      <w:bookmarkEnd w:id="9939"/>
    </w:p>
    <w:p w:rsidR="002A6826" w:rsidRPr="003945BF" w:rsidRDefault="00BA682E" w:rsidP="002A6826">
      <w:pPr>
        <w:ind w:firstLine="420"/>
      </w:pPr>
      <w:r>
        <w:rPr>
          <w:rFonts w:hint="eastAsia"/>
        </w:rPr>
        <w:t>设置自定义品牌名称，仅支持英文</w:t>
      </w:r>
      <w:r w:rsidR="002A6826" w:rsidRPr="003945BF">
        <w:rPr>
          <w:rFonts w:hint="eastAsia"/>
        </w:rPr>
        <w:t>：</w:t>
      </w:r>
    </w:p>
    <w:p w:rsidR="002A6826" w:rsidRDefault="002A6826" w:rsidP="002A682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A6826" w:rsidRDefault="002A6826" w:rsidP="002A6826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A6826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17295A" w:rsidRDefault="002A68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A6826" w:rsidRPr="00513A48" w:rsidRDefault="002A68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A6826" w:rsidTr="006A6C10">
        <w:tc>
          <w:tcPr>
            <w:tcW w:w="7792" w:type="dxa"/>
            <w:gridSpan w:val="17"/>
          </w:tcPr>
          <w:p w:rsidR="002A6826" w:rsidRDefault="002A6826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A6826" w:rsidTr="006A6C10">
        <w:tc>
          <w:tcPr>
            <w:tcW w:w="7792" w:type="dxa"/>
            <w:gridSpan w:val="17"/>
          </w:tcPr>
          <w:p w:rsidR="002A6826" w:rsidRDefault="002A6826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0x0015</w:t>
            </w:r>
          </w:p>
        </w:tc>
      </w:tr>
      <w:tr w:rsidR="002A6826" w:rsidTr="006A6C10">
        <w:tc>
          <w:tcPr>
            <w:tcW w:w="3896" w:type="dxa"/>
            <w:gridSpan w:val="9"/>
          </w:tcPr>
          <w:p w:rsidR="002A6826" w:rsidRDefault="000F25E2" w:rsidP="006A6C10">
            <w:pPr>
              <w:jc w:val="center"/>
            </w:pPr>
            <w:r w:rsidRPr="00784256">
              <w:t xml:space="preserve">Custom </w:t>
            </w:r>
            <w:r w:rsidR="002A6826" w:rsidRPr="00CB643E">
              <w:rPr>
                <w:color w:val="0000FF"/>
                <w:u w:val="single"/>
              </w:rPr>
              <w:fldChar w:fldCharType="begin"/>
            </w:r>
            <w:r w:rsidR="002A6826" w:rsidRPr="00CB643E">
              <w:rPr>
                <w:color w:val="0000FF"/>
                <w:u w:val="single"/>
              </w:rPr>
              <w:instrText xml:space="preserve"> </w:instrText>
            </w:r>
            <w:r w:rsidR="002A6826"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="002A6826" w:rsidRPr="00CB643E">
              <w:rPr>
                <w:color w:val="0000FF"/>
                <w:u w:val="single"/>
              </w:rPr>
              <w:instrText xml:space="preserve"> </w:instrText>
            </w:r>
            <w:r w:rsidR="002A6826">
              <w:rPr>
                <w:color w:val="0000FF"/>
                <w:u w:val="single"/>
              </w:rPr>
              <w:instrText xml:space="preserve"> \* MERGEFORMAT </w:instrText>
            </w:r>
            <w:r w:rsidR="002A6826" w:rsidRPr="00CB643E">
              <w:rPr>
                <w:color w:val="0000FF"/>
                <w:u w:val="single"/>
              </w:rPr>
            </w:r>
            <w:r w:rsidR="002A6826" w:rsidRPr="00CB643E">
              <w:rPr>
                <w:color w:val="0000FF"/>
                <w:u w:val="single"/>
              </w:rPr>
              <w:fldChar w:fldCharType="separate"/>
            </w:r>
            <w:ins w:id="9940" w:author="Zhang, Carol (MSHA)" w:date="2019-12-11T16:14:00Z">
              <w:r w:rsidR="00B2321A" w:rsidRPr="00B2321A">
                <w:rPr>
                  <w:color w:val="0000FF"/>
                  <w:u w:val="single"/>
                  <w:rPrChange w:id="9941" w:author="Zhang, Carol (MSHA)" w:date="2019-12-11T16:14:00Z">
                    <w:rPr/>
                  </w:rPrChange>
                </w:rPr>
                <w:t>Brand</w:t>
              </w:r>
            </w:ins>
            <w:del w:id="994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="002A6826"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A6826" w:rsidRDefault="002A6826" w:rsidP="006A6C10">
            <w:pPr>
              <w:jc w:val="center"/>
            </w:pPr>
            <w:r>
              <w:t>Name 0(low byte)</w:t>
            </w:r>
          </w:p>
        </w:tc>
      </w:tr>
      <w:tr w:rsidR="002A6826" w:rsidTr="006A6C10">
        <w:tc>
          <w:tcPr>
            <w:tcW w:w="3896" w:type="dxa"/>
            <w:gridSpan w:val="9"/>
          </w:tcPr>
          <w:p w:rsidR="002A6826" w:rsidRPr="00752B58" w:rsidRDefault="002A6826" w:rsidP="006A6C10">
            <w:pPr>
              <w:jc w:val="center"/>
            </w:pPr>
            <w:r>
              <w:t xml:space="preserve">  Name 1</w:t>
            </w:r>
          </w:p>
        </w:tc>
        <w:tc>
          <w:tcPr>
            <w:tcW w:w="3896" w:type="dxa"/>
            <w:gridSpan w:val="8"/>
          </w:tcPr>
          <w:p w:rsidR="002A6826" w:rsidRPr="00752B58" w:rsidRDefault="002A6826" w:rsidP="006A6C10">
            <w:pPr>
              <w:jc w:val="center"/>
            </w:pPr>
            <w:r>
              <w:t>Name 2</w:t>
            </w:r>
          </w:p>
        </w:tc>
      </w:tr>
      <w:tr w:rsidR="002A6826" w:rsidTr="006A6C10">
        <w:tc>
          <w:tcPr>
            <w:tcW w:w="3896" w:type="dxa"/>
            <w:gridSpan w:val="9"/>
          </w:tcPr>
          <w:p w:rsidR="002A6826" w:rsidRDefault="002A6826" w:rsidP="006A6C10">
            <w:pPr>
              <w:jc w:val="center"/>
            </w:pPr>
            <w:r>
              <w:t>…</w:t>
            </w:r>
          </w:p>
        </w:tc>
        <w:tc>
          <w:tcPr>
            <w:tcW w:w="3896" w:type="dxa"/>
            <w:gridSpan w:val="8"/>
          </w:tcPr>
          <w:p w:rsidR="002A6826" w:rsidRDefault="002A6826" w:rsidP="006A6C10">
            <w:pPr>
              <w:jc w:val="center"/>
            </w:pPr>
            <w:r>
              <w:t>Name 19</w:t>
            </w:r>
          </w:p>
        </w:tc>
      </w:tr>
    </w:tbl>
    <w:p w:rsidR="002A6826" w:rsidRDefault="002A6826" w:rsidP="002A6826"/>
    <w:p w:rsidR="002A6826" w:rsidRDefault="002A6826" w:rsidP="002A682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A6826" w:rsidRPr="00A16D0F" w:rsidRDefault="002A6826" w:rsidP="002A6826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D43618" w:rsidRDefault="00D43618" w:rsidP="00D43618">
      <w:pPr>
        <w:pStyle w:val="2"/>
        <w:numPr>
          <w:ilvl w:val="1"/>
          <w:numId w:val="5"/>
        </w:numPr>
      </w:pPr>
      <w:bookmarkStart w:id="9943" w:name="_Ref498602058"/>
      <w:r>
        <w:lastRenderedPageBreak/>
        <w:t>RESTORE_FACTORY_SETTING</w:t>
      </w:r>
      <w:bookmarkEnd w:id="9943"/>
    </w:p>
    <w:p w:rsidR="00491DDA" w:rsidRPr="00491DDA" w:rsidRDefault="00491DDA" w:rsidP="00491DDA">
      <w:pPr>
        <w:ind w:left="420"/>
      </w:pPr>
      <w:r>
        <w:rPr>
          <w:rFonts w:hint="eastAsia"/>
        </w:rPr>
        <w:t>恢复</w:t>
      </w:r>
      <w:r w:rsidR="007E050D">
        <w:rPr>
          <w:rFonts w:hint="eastAsia"/>
        </w:rPr>
        <w:t>用户</w:t>
      </w:r>
      <w:r>
        <w:rPr>
          <w:rFonts w:hint="eastAsia"/>
        </w:rPr>
        <w:t>出厂化设置</w:t>
      </w:r>
      <w:r w:rsidRPr="003945BF">
        <w:rPr>
          <w:rFonts w:hint="eastAsia"/>
        </w:rPr>
        <w:t>：</w:t>
      </w:r>
    </w:p>
    <w:p w:rsidR="00D43618" w:rsidRDefault="00D43618" w:rsidP="00D4361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D43618" w:rsidRDefault="00D43618" w:rsidP="00D43618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D43618" w:rsidRDefault="00D43618" w:rsidP="00D4361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D43618" w:rsidRDefault="00D43618" w:rsidP="00D43618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482D80" w:rsidRDefault="00482D80" w:rsidP="00482D80"/>
    <w:p w:rsidR="00482D80" w:rsidRDefault="00321519" w:rsidP="00461B88">
      <w:pPr>
        <w:pStyle w:val="2"/>
        <w:numPr>
          <w:ilvl w:val="1"/>
          <w:numId w:val="5"/>
        </w:numPr>
      </w:pPr>
      <w:bookmarkStart w:id="9944" w:name="_Ref527016436"/>
      <w:r>
        <w:rPr>
          <w:rFonts w:hint="eastAsia"/>
        </w:rPr>
        <w:t>S</w:t>
      </w:r>
      <w:r w:rsidR="00125225" w:rsidRPr="00125225">
        <w:t>ET_TUBE_PRECISION_CALIBRATION_FACTOR</w:t>
      </w:r>
      <w:bookmarkEnd w:id="9944"/>
    </w:p>
    <w:p w:rsidR="00125225" w:rsidRPr="003945BF" w:rsidRDefault="00125225" w:rsidP="00125225">
      <w:pPr>
        <w:ind w:firstLine="420"/>
      </w:pPr>
      <w:r>
        <w:rPr>
          <w:rFonts w:hint="eastAsia"/>
        </w:rPr>
        <w:t>设置指定品牌的管路校准参数</w:t>
      </w:r>
      <w:r w:rsidRPr="003945BF">
        <w:rPr>
          <w:rFonts w:hint="eastAsia"/>
        </w:rPr>
        <w:t>：</w:t>
      </w:r>
    </w:p>
    <w:p w:rsidR="00125225" w:rsidRDefault="00125225" w:rsidP="0012522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25225" w:rsidRDefault="00125225" w:rsidP="00125225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>ID</w:t>
      </w:r>
      <w:r>
        <w:rPr>
          <w:rFonts w:hint="eastAsia"/>
        </w:rPr>
        <w:t>和校准参数</w:t>
      </w:r>
      <w:ins w:id="9945" w:author="Zhang, Carol (MSHA)" w:date="2019-12-11T16:16:00Z">
        <w:r w:rsidR="005B7E76">
          <w:rPr>
            <w:rFonts w:hint="eastAsia"/>
          </w:rPr>
          <w:t>（</w:t>
        </w:r>
        <w:r w:rsidR="005B7E76">
          <w:rPr>
            <w:rFonts w:hint="eastAsia"/>
          </w:rPr>
          <w:t>float</w:t>
        </w:r>
        <w:r w:rsidR="005B7E76">
          <w:rPr>
            <w:rFonts w:hint="eastAsia"/>
          </w:rPr>
          <w:t>型）</w:t>
        </w:r>
      </w:ins>
      <w:r>
        <w:rPr>
          <w:rFonts w:hint="eastAsia"/>
        </w:rPr>
        <w:t xml:space="preserve">. 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25225" w:rsidRPr="00513A48" w:rsidTr="0057725A">
        <w:tc>
          <w:tcPr>
            <w:tcW w:w="468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17295A" w:rsidRDefault="00125225" w:rsidP="0057725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25225" w:rsidRPr="00513A48" w:rsidRDefault="00125225" w:rsidP="005772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25225" w:rsidTr="0057725A">
        <w:tc>
          <w:tcPr>
            <w:tcW w:w="7792" w:type="dxa"/>
            <w:gridSpan w:val="17"/>
          </w:tcPr>
          <w:p w:rsidR="00125225" w:rsidRDefault="00125225" w:rsidP="0057725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25225" w:rsidTr="0057725A">
        <w:tc>
          <w:tcPr>
            <w:tcW w:w="7792" w:type="dxa"/>
            <w:gridSpan w:val="17"/>
          </w:tcPr>
          <w:p w:rsidR="00125225" w:rsidRDefault="00125225">
            <w:pPr>
              <w:jc w:val="center"/>
              <w:rPr>
                <w:b/>
              </w:rPr>
              <w:pPrChange w:id="9946" w:author="Zhang, Carol (MSHA)" w:date="2019-12-11T16:15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del w:id="9947" w:author="Zhang, Carol (MSHA)" w:date="2019-12-11T16:15:00Z">
              <w:r w:rsidDel="00B2321A">
                <w:rPr>
                  <w:b/>
                </w:rPr>
                <w:delText>0x00</w:delText>
              </w:r>
              <w:r w:rsidDel="00B2321A">
                <w:rPr>
                  <w:rFonts w:hint="eastAsia"/>
                  <w:b/>
                </w:rPr>
                <w:delText>06</w:delText>
              </w:r>
            </w:del>
            <w:ins w:id="9948" w:author="Zhang, Carol (MSHA)" w:date="2019-12-11T16:15:00Z">
              <w:r w:rsidR="00B2321A">
                <w:rPr>
                  <w:b/>
                </w:rPr>
                <w:t>0x00</w:t>
              </w:r>
              <w:r w:rsidR="00B2321A">
                <w:rPr>
                  <w:rFonts w:hint="eastAsia"/>
                  <w:b/>
                </w:rPr>
                <w:t>0</w:t>
              </w:r>
              <w:r w:rsidR="00B2321A">
                <w:rPr>
                  <w:b/>
                </w:rPr>
                <w:t>5</w:t>
              </w:r>
            </w:ins>
          </w:p>
        </w:tc>
      </w:tr>
      <w:tr w:rsidR="00125225" w:rsidTr="0057725A">
        <w:tc>
          <w:tcPr>
            <w:tcW w:w="3896" w:type="dxa"/>
            <w:gridSpan w:val="9"/>
          </w:tcPr>
          <w:p w:rsidR="00125225" w:rsidRDefault="00125225" w:rsidP="0057725A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49" w:author="Zhang, Carol (MSHA)" w:date="2019-12-11T16:14:00Z">
              <w:r w:rsidR="00B2321A" w:rsidRPr="00B2321A">
                <w:rPr>
                  <w:color w:val="0000FF"/>
                  <w:u w:val="single"/>
                  <w:rPrChange w:id="9950" w:author="Zhang, Carol (MSHA)" w:date="2019-12-11T16:15:00Z">
                    <w:rPr/>
                  </w:rPrChange>
                </w:rPr>
                <w:t>Brand</w:t>
              </w:r>
            </w:ins>
            <w:del w:id="995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125225" w:rsidRDefault="00B2321A" w:rsidP="0057725A">
            <w:pPr>
              <w:jc w:val="center"/>
            </w:pPr>
            <w:ins w:id="9952" w:author="Zhang, Carol (MSHA)" w:date="2019-12-11T16:15:00Z">
              <w:r>
                <w:rPr>
                  <w:rFonts w:hint="eastAsia"/>
                  <w:b/>
                </w:rPr>
                <w:t>Tube Calibration Factor</w:t>
              </w:r>
              <w:r w:rsidRPr="00234281">
                <w:rPr>
                  <w:b/>
                </w:rPr>
                <w:t xml:space="preserve"> </w:t>
              </w:r>
              <w:r>
                <w:rPr>
                  <w:b/>
                </w:rPr>
                <w:t>byte 1</w:t>
              </w:r>
            </w:ins>
            <w:del w:id="9953" w:author="Zhang, Carol (MSHA)" w:date="2019-12-11T16:15:00Z">
              <w:r w:rsidR="00125225" w:rsidDel="00B2321A">
                <w:rPr>
                  <w:rFonts w:hint="eastAsia"/>
                  <w:b/>
                </w:rPr>
                <w:delText>Tube Calibration Factor</w:delText>
              </w:r>
              <w:r w:rsidR="00125225" w:rsidRPr="00234281" w:rsidDel="00B2321A">
                <w:rPr>
                  <w:b/>
                </w:rPr>
                <w:delText xml:space="preserve"> </w:delText>
              </w:r>
              <w:r w:rsidR="00125225" w:rsidRPr="00EB7FEC" w:rsidDel="00B2321A">
                <w:rPr>
                  <w:color w:val="0000FF"/>
                  <w:u w:val="single"/>
                </w:rPr>
                <w:fldChar w:fldCharType="begin"/>
              </w:r>
              <w:r w:rsidR="00125225" w:rsidRPr="00EB7FEC" w:rsidDel="00B2321A">
                <w:rPr>
                  <w:color w:val="0000FF"/>
                  <w:u w:val="single"/>
                </w:rPr>
                <w:delInstrText xml:space="preserve"> REF _Ref454207407 \h </w:delInstrText>
              </w:r>
              <w:r w:rsidR="00125225" w:rsidDel="00B2321A">
                <w:rPr>
                  <w:color w:val="0000FF"/>
                  <w:u w:val="single"/>
                </w:rPr>
                <w:delInstrText xml:space="preserve"> \* MERGEFORMAT </w:delInstrText>
              </w:r>
              <w:r w:rsidR="00125225" w:rsidRPr="00EB7FEC" w:rsidDel="00B2321A">
                <w:rPr>
                  <w:color w:val="0000FF"/>
                  <w:u w:val="single"/>
                </w:rPr>
              </w:r>
              <w:r w:rsidR="00125225" w:rsidRPr="00EB7FEC" w:rsidDel="00B2321A">
                <w:rPr>
                  <w:color w:val="0000FF"/>
                  <w:u w:val="single"/>
                </w:rPr>
                <w:fldChar w:fldCharType="separate"/>
              </w:r>
            </w:del>
            <w:del w:id="995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del w:id="9955" w:author="Zhang, Carol (MSHA)" w:date="2019-12-11T16:15:00Z">
              <w:r w:rsidR="00125225" w:rsidRPr="00EB7FEC" w:rsidDel="00B2321A">
                <w:rPr>
                  <w:color w:val="0000FF"/>
                  <w:u w:val="single"/>
                </w:rPr>
                <w:fldChar w:fldCharType="end"/>
              </w:r>
            </w:del>
          </w:p>
        </w:tc>
      </w:tr>
      <w:tr w:rsidR="00125225" w:rsidTr="0057725A">
        <w:tc>
          <w:tcPr>
            <w:tcW w:w="3896" w:type="dxa"/>
            <w:gridSpan w:val="9"/>
          </w:tcPr>
          <w:p w:rsidR="00125225" w:rsidRPr="00B434E8" w:rsidRDefault="00125225">
            <w:pPr>
              <w:jc w:val="center"/>
              <w:rPr>
                <w:b/>
              </w:rPr>
              <w:pPrChange w:id="9956" w:author="Zhang, Carol (MSHA)" w:date="2019-12-11T16:15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Tube Calibration Factor</w:t>
            </w:r>
            <w:r w:rsidRPr="00234281">
              <w:rPr>
                <w:b/>
              </w:rPr>
              <w:t xml:space="preserve"> </w:t>
            </w:r>
            <w:r>
              <w:rPr>
                <w:b/>
              </w:rPr>
              <w:t xml:space="preserve">byte </w:t>
            </w:r>
            <w:del w:id="9957" w:author="Zhang, Carol (MSHA)" w:date="2019-12-11T16:15:00Z">
              <w:r w:rsidDel="00B2321A">
                <w:rPr>
                  <w:b/>
                </w:rPr>
                <w:delText>1</w:delText>
              </w:r>
            </w:del>
            <w:ins w:id="9958" w:author="Zhang, Carol (MSHA)" w:date="2019-12-11T16:15:00Z">
              <w:r w:rsidR="00B2321A">
                <w:rPr>
                  <w:b/>
                </w:rPr>
                <w:t>2</w:t>
              </w:r>
            </w:ins>
          </w:p>
        </w:tc>
        <w:tc>
          <w:tcPr>
            <w:tcW w:w="3896" w:type="dxa"/>
            <w:gridSpan w:val="8"/>
          </w:tcPr>
          <w:p w:rsidR="00125225" w:rsidRDefault="00125225">
            <w:pPr>
              <w:jc w:val="center"/>
              <w:rPr>
                <w:b/>
              </w:rPr>
              <w:pPrChange w:id="9959" w:author="Zhang, Carol (MSHA)" w:date="2019-12-11T16:16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 xml:space="preserve">Tube Calibration </w:t>
            </w:r>
            <w:del w:id="9960" w:author="Zhang, Carol (MSHA)" w:date="2019-12-11T16:16:00Z">
              <w:r w:rsidDel="00B2321A">
                <w:rPr>
                  <w:rFonts w:hint="eastAsia"/>
                  <w:b/>
                </w:rPr>
                <w:delText>Factor</w:delText>
              </w:r>
              <w:r w:rsidRPr="00234281" w:rsidDel="00B2321A">
                <w:rPr>
                  <w:b/>
                </w:rPr>
                <w:delText xml:space="preserve"> </w:delText>
              </w:r>
            </w:del>
            <w:ins w:id="9961" w:author="Zhang, Carol (MSHA)" w:date="2019-12-11T16:16:00Z">
              <w:r w:rsidR="00B2321A">
                <w:rPr>
                  <w:rFonts w:hint="eastAsia"/>
                  <w:b/>
                </w:rPr>
                <w:t>Factor</w:t>
              </w:r>
              <w:r w:rsidR="00B2321A">
                <w:rPr>
                  <w:b/>
                </w:rPr>
                <w:t xml:space="preserve"> byte </w:t>
              </w:r>
            </w:ins>
            <w:del w:id="9962" w:author="Zhang, Carol (MSHA)" w:date="2019-12-11T16:15:00Z">
              <w:r w:rsidDel="00B2321A">
                <w:rPr>
                  <w:b/>
                </w:rPr>
                <w:delText>2</w:delText>
              </w:r>
            </w:del>
            <w:ins w:id="9963" w:author="Zhang, Carol (MSHA)" w:date="2019-12-11T16:15:00Z">
              <w:r w:rsidR="00B2321A">
                <w:rPr>
                  <w:b/>
                </w:rPr>
                <w:t>3</w:t>
              </w:r>
            </w:ins>
          </w:p>
        </w:tc>
      </w:tr>
      <w:tr w:rsidR="00125225" w:rsidRPr="00234281" w:rsidTr="0057725A">
        <w:tc>
          <w:tcPr>
            <w:tcW w:w="3896" w:type="dxa"/>
            <w:gridSpan w:val="9"/>
          </w:tcPr>
          <w:p w:rsidR="00125225" w:rsidRPr="00B434E8" w:rsidRDefault="00125225">
            <w:pPr>
              <w:jc w:val="center"/>
              <w:rPr>
                <w:b/>
              </w:rPr>
              <w:pPrChange w:id="9964" w:author="Zhang, Carol (MSHA)" w:date="2019-12-11T16:15:00Z">
                <w:pPr>
                  <w:framePr w:hSpace="180" w:wrap="around" w:vAnchor="text" w:hAnchor="page" w:xAlign="center" w:y="91"/>
                  <w:jc w:val="center"/>
                </w:pPr>
              </w:pPrChange>
            </w:pPr>
            <w:r>
              <w:rPr>
                <w:rFonts w:hint="eastAsia"/>
                <w:b/>
              </w:rPr>
              <w:t>Tube Calibration Factor</w:t>
            </w:r>
            <w:r w:rsidRPr="00234281">
              <w:rPr>
                <w:b/>
              </w:rPr>
              <w:t xml:space="preserve"> </w:t>
            </w:r>
            <w:r>
              <w:rPr>
                <w:b/>
              </w:rPr>
              <w:t xml:space="preserve">byte </w:t>
            </w:r>
            <w:del w:id="9965" w:author="Zhang, Carol (MSHA)" w:date="2019-12-11T16:15:00Z">
              <w:r w:rsidDel="00B2321A">
                <w:rPr>
                  <w:b/>
                </w:rPr>
                <w:delText>3</w:delText>
              </w:r>
            </w:del>
            <w:ins w:id="9966" w:author="Zhang, Carol (MSHA)" w:date="2019-12-11T16:15:00Z">
              <w:r w:rsidR="00B2321A">
                <w:rPr>
                  <w:b/>
                </w:rPr>
                <w:t>4</w:t>
              </w:r>
            </w:ins>
          </w:p>
        </w:tc>
        <w:tc>
          <w:tcPr>
            <w:tcW w:w="3896" w:type="dxa"/>
            <w:gridSpan w:val="8"/>
          </w:tcPr>
          <w:p w:rsidR="00125225" w:rsidRPr="00234281" w:rsidRDefault="00125225" w:rsidP="0057725A">
            <w:pPr>
              <w:jc w:val="center"/>
              <w:rPr>
                <w:b/>
              </w:rPr>
            </w:pPr>
            <w:del w:id="9967" w:author="Zhang, Carol (MSHA)" w:date="2019-12-11T16:15:00Z">
              <w:r w:rsidDel="00B2321A">
                <w:rPr>
                  <w:rFonts w:hint="eastAsia"/>
                  <w:b/>
                </w:rPr>
                <w:delText>Tube Calibration Factor</w:delText>
              </w:r>
              <w:r w:rsidRPr="00234281" w:rsidDel="00B2321A">
                <w:rPr>
                  <w:b/>
                </w:rPr>
                <w:delText xml:space="preserve"> </w:delText>
              </w:r>
              <w:r w:rsidDel="00B2321A">
                <w:rPr>
                  <w:b/>
                </w:rPr>
                <w:delText>4</w:delText>
              </w:r>
            </w:del>
          </w:p>
        </w:tc>
      </w:tr>
    </w:tbl>
    <w:p w:rsidR="00125225" w:rsidRDefault="00125225" w:rsidP="00125225">
      <w:pPr>
        <w:pStyle w:val="a7"/>
        <w:ind w:left="840" w:firstLineChars="0" w:firstLine="0"/>
      </w:pPr>
    </w:p>
    <w:p w:rsidR="00125225" w:rsidRDefault="00125225" w:rsidP="0012522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25225" w:rsidRDefault="00125225" w:rsidP="00461B88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39614A" w:rsidRDefault="0039614A"/>
    <w:p w:rsidR="0039614A" w:rsidRDefault="0039614A" w:rsidP="00461B88">
      <w:pPr>
        <w:pStyle w:val="2"/>
        <w:numPr>
          <w:ilvl w:val="1"/>
          <w:numId w:val="5"/>
        </w:numPr>
      </w:pPr>
      <w:bookmarkStart w:id="9968" w:name="_Ref534895411"/>
      <w:r>
        <w:t>S</w:t>
      </w:r>
      <w:r w:rsidRPr="0039614A">
        <w:t>ET_BRAND_PRESSURE_CALIBRATION_FACTOR_KB</w:t>
      </w:r>
      <w:bookmarkEnd w:id="9968"/>
    </w:p>
    <w:p w:rsidR="0039614A" w:rsidRPr="003945BF" w:rsidRDefault="0039614A" w:rsidP="0039614A">
      <w:pPr>
        <w:ind w:firstLine="420"/>
      </w:pPr>
      <w:r>
        <w:rPr>
          <w:rFonts w:hint="eastAsia"/>
        </w:rPr>
        <w:t>设置指定品牌的压力校准参数</w:t>
      </w:r>
      <w:r w:rsidRPr="003945BF">
        <w:rPr>
          <w:rFonts w:hint="eastAsia"/>
        </w:rPr>
        <w:t>：</w:t>
      </w:r>
    </w:p>
    <w:p w:rsidR="0039614A" w:rsidRDefault="0039614A" w:rsidP="0039614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9614A" w:rsidRDefault="0039614A" w:rsidP="0039614A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>ID</w:t>
      </w:r>
      <w:r w:rsidR="009000B0">
        <w:rPr>
          <w:rFonts w:hint="eastAsia"/>
        </w:rPr>
        <w:t>，压力传感器类型</w:t>
      </w:r>
      <w:r>
        <w:rPr>
          <w:rFonts w:hint="eastAsia"/>
        </w:rPr>
        <w:t>和校准参数</w:t>
      </w:r>
      <w:r>
        <w:rPr>
          <w:rFonts w:hint="eastAsia"/>
        </w:rPr>
        <w:t xml:space="preserve">. 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E81B46" w:rsidTr="00857E61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81B46" w:rsidRDefault="00E81B46" w:rsidP="00857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E81B46" w:rsidTr="00857E6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B46" w:rsidRDefault="00E81B46" w:rsidP="00857E61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E81B46" w:rsidTr="00857E6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B46" w:rsidRDefault="00E81B46">
            <w:pPr>
              <w:jc w:val="center"/>
              <w:rPr>
                <w:b/>
              </w:rPr>
            </w:pPr>
            <w:r>
              <w:rPr>
                <w:b/>
              </w:rPr>
              <w:t>0x00</w:t>
            </w:r>
            <w:r w:rsidR="00CB68E1">
              <w:rPr>
                <w:b/>
              </w:rPr>
              <w:t>22</w:t>
            </w:r>
          </w:p>
        </w:tc>
      </w:tr>
      <w:tr w:rsidR="00E81B46" w:rsidTr="00857E61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B46" w:rsidRDefault="00E81B46" w:rsidP="00857E61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69" w:author="Zhang, Carol (MSHA)" w:date="2019-12-11T16:15:00Z">
              <w:r w:rsidR="00B2321A" w:rsidRPr="00B2321A">
                <w:rPr>
                  <w:color w:val="0000FF"/>
                  <w:u w:val="single"/>
                  <w:rPrChange w:id="9970" w:author="Zhang, Carol (MSHA)" w:date="2019-12-11T16:15:00Z">
                    <w:rPr/>
                  </w:rPrChange>
                </w:rPr>
                <w:t>Brand</w:t>
              </w:r>
            </w:ins>
            <w:del w:id="997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B46" w:rsidRDefault="00E96401" w:rsidP="00857E61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72" w:author="Zhang, Carol (MSHA)" w:date="2019-12-11T16:15:00Z">
              <w:r w:rsidR="00B2321A" w:rsidRPr="00B2321A">
                <w:rPr>
                  <w:color w:val="0000FF"/>
                  <w:u w:val="single"/>
                  <w:rPrChange w:id="9973" w:author="Zhang, Carol (MSHA)" w:date="2019-12-11T16:15:00Z">
                    <w:rPr/>
                  </w:rPrChange>
                </w:rPr>
                <w:t>Pressure Sensor Type</w:t>
              </w:r>
            </w:ins>
            <w:del w:id="997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9F1CD9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CD9" w:rsidRDefault="009F1CD9" w:rsidP="009F1CD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Calibration linear Parameter k</w:t>
            </w:r>
            <w:r>
              <w:rPr>
                <w:rFonts w:hint="eastAsia"/>
                <w:b/>
              </w:rPr>
              <w:t>_1</w:t>
            </w:r>
            <w:r>
              <w:rPr>
                <w:b/>
              </w:rPr>
              <w:t>(4 byte)</w:t>
            </w:r>
          </w:p>
        </w:tc>
      </w:tr>
      <w:tr w:rsidR="009F1CD9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CD9" w:rsidRDefault="009F1CD9" w:rsidP="009F1CD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Calibration linear Parameter b_1 (4 byte)</w:t>
            </w:r>
          </w:p>
        </w:tc>
      </w:tr>
      <w:tr w:rsidR="009F1CD9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CD9" w:rsidRDefault="009F1CD9" w:rsidP="009F1CD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…</w:t>
            </w:r>
          </w:p>
        </w:tc>
      </w:tr>
      <w:tr w:rsidR="009F1CD9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CD9" w:rsidRDefault="009F1CD9" w:rsidP="009F1CD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Calibration linear Parameter k</w:t>
            </w:r>
            <w:r>
              <w:rPr>
                <w:rFonts w:hint="eastAsia"/>
                <w:b/>
              </w:rPr>
              <w:t>_</w:t>
            </w:r>
            <w:r w:rsidR="00CB68E1">
              <w:rPr>
                <w:b/>
              </w:rPr>
              <w:t>4</w:t>
            </w:r>
            <w:r>
              <w:rPr>
                <w:b/>
              </w:rPr>
              <w:t>(4 byte)</w:t>
            </w:r>
          </w:p>
        </w:tc>
      </w:tr>
      <w:tr w:rsidR="009F1CD9" w:rsidTr="007713A1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CD9" w:rsidRDefault="00CB68E1" w:rsidP="009F1CD9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Calibration linear Parameter b_4</w:t>
            </w:r>
            <w:r w:rsidR="009F1CD9">
              <w:rPr>
                <w:b/>
              </w:rPr>
              <w:t xml:space="preserve"> (4 byte)</w:t>
            </w:r>
          </w:p>
        </w:tc>
      </w:tr>
    </w:tbl>
    <w:p w:rsidR="0039614A" w:rsidRDefault="0039614A" w:rsidP="0039614A">
      <w:pPr>
        <w:pStyle w:val="a7"/>
        <w:ind w:left="840" w:firstLineChars="0" w:firstLine="0"/>
      </w:pPr>
    </w:p>
    <w:p w:rsidR="0039614A" w:rsidRDefault="0039614A" w:rsidP="0039614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9614A" w:rsidRDefault="00327D5B" w:rsidP="00461B88">
      <w:pPr>
        <w:pStyle w:val="a7"/>
        <w:ind w:left="840" w:firstLineChars="0" w:firstLine="0"/>
      </w:pPr>
      <w:r>
        <w:rPr>
          <w:rFonts w:hint="eastAsia"/>
        </w:rPr>
        <w:lastRenderedPageBreak/>
        <w:t>正常返回：泵端返回一个空的数据包。</w:t>
      </w:r>
    </w:p>
    <w:p w:rsidR="002768C8" w:rsidRDefault="002768C8"/>
    <w:p w:rsidR="002768C8" w:rsidRDefault="002768C8" w:rsidP="00461B88">
      <w:pPr>
        <w:pStyle w:val="2"/>
        <w:numPr>
          <w:ilvl w:val="1"/>
          <w:numId w:val="5"/>
        </w:numPr>
      </w:pPr>
      <w:bookmarkStart w:id="9975" w:name="_Ref8657775"/>
      <w:r>
        <w:t>S</w:t>
      </w:r>
      <w:r w:rsidRPr="002768C8">
        <w:t>ET_</w:t>
      </w:r>
      <w:r>
        <w:t>BRAND_</w:t>
      </w:r>
      <w:r w:rsidRPr="002768C8">
        <w:t>OCCLUSION_LEVEL_THRESHOLD</w:t>
      </w:r>
      <w:bookmarkEnd w:id="9975"/>
    </w:p>
    <w:p w:rsidR="002768C8" w:rsidRPr="003945BF" w:rsidRDefault="002768C8" w:rsidP="002768C8">
      <w:pPr>
        <w:ind w:firstLine="420"/>
      </w:pPr>
      <w:r>
        <w:rPr>
          <w:rFonts w:hint="eastAsia"/>
        </w:rPr>
        <w:t>设置指定品牌和压力传感器的各阻塞等级的报警阈值</w:t>
      </w:r>
      <w:r w:rsidRPr="003945BF">
        <w:rPr>
          <w:rFonts w:hint="eastAsia"/>
        </w:rPr>
        <w:t>：</w:t>
      </w:r>
    </w:p>
    <w:p w:rsidR="002768C8" w:rsidRDefault="002768C8" w:rsidP="002768C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768C8" w:rsidRDefault="002768C8" w:rsidP="002768C8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>ID</w:t>
      </w:r>
      <w:r>
        <w:rPr>
          <w:rFonts w:hint="eastAsia"/>
        </w:rPr>
        <w:t>，压力传感器类型</w:t>
      </w:r>
      <w:r w:rsidR="00FB2BE9">
        <w:rPr>
          <w:rFonts w:hint="eastAsia"/>
        </w:rPr>
        <w:t>的各阻塞等级的报警阈值</w:t>
      </w:r>
      <w:r>
        <w:rPr>
          <w:rFonts w:hint="eastAsia"/>
        </w:rPr>
        <w:t>.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2768C8" w:rsidTr="00FA236E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2768C8" w:rsidRDefault="002768C8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2768C8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68C8" w:rsidRDefault="002768C8" w:rsidP="00FA236E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2768C8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68C8" w:rsidRDefault="002768C8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?</w:t>
            </w:r>
          </w:p>
        </w:tc>
      </w:tr>
      <w:tr w:rsidR="002768C8" w:rsidTr="00FA236E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C8" w:rsidRDefault="002768C8" w:rsidP="00FA236E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9976" w:author="Zhang, Carol (MSHA)" w:date="2019-12-11T16:15:00Z">
              <w:r w:rsidR="00B2321A" w:rsidRPr="00B2321A">
                <w:rPr>
                  <w:color w:val="0000FF"/>
                  <w:u w:val="single"/>
                  <w:rPrChange w:id="9977" w:author="Zhang, Carol (MSHA)" w:date="2019-12-11T16:15:00Z">
                    <w:rPr/>
                  </w:rPrChange>
                </w:rPr>
                <w:t>Brand</w:t>
              </w:r>
            </w:ins>
            <w:del w:id="99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C8" w:rsidRDefault="002768C8" w:rsidP="00FA236E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9979" w:author="Zhang, Carol (MSHA)" w:date="2019-12-11T16:15:00Z">
              <w:r w:rsidR="00B2321A" w:rsidRPr="00B2321A">
                <w:rPr>
                  <w:color w:val="0000FF"/>
                  <w:u w:val="single"/>
                  <w:rPrChange w:id="9980" w:author="Zhang, Carol (MSHA)" w:date="2019-12-11T16:15:00Z">
                    <w:rPr/>
                  </w:rPrChange>
                </w:rPr>
                <w:t>Pressure Sensor Type</w:t>
              </w:r>
            </w:ins>
            <w:del w:id="99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2768C8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C8" w:rsidRDefault="002768C8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 xml:space="preserve">Leve 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 xml:space="preserve"> Threshold(4 byte)</w:t>
            </w:r>
          </w:p>
        </w:tc>
      </w:tr>
      <w:tr w:rsidR="002768C8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C8" w:rsidRDefault="002768C8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>Leve N Threshold(4 byte)</w:t>
            </w:r>
          </w:p>
        </w:tc>
      </w:tr>
    </w:tbl>
    <w:p w:rsidR="002768C8" w:rsidRDefault="002768C8" w:rsidP="002768C8">
      <w:pPr>
        <w:pStyle w:val="a7"/>
        <w:ind w:left="840" w:firstLineChars="0" w:firstLine="0"/>
      </w:pPr>
    </w:p>
    <w:p w:rsidR="002768C8" w:rsidRDefault="002768C8" w:rsidP="002768C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768C8" w:rsidRDefault="002768C8" w:rsidP="00461B88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2768C8" w:rsidRDefault="002768C8"/>
    <w:p w:rsidR="006F47F9" w:rsidRDefault="006F47F9" w:rsidP="006F47F9">
      <w:pPr>
        <w:pStyle w:val="2"/>
        <w:numPr>
          <w:ilvl w:val="1"/>
          <w:numId w:val="5"/>
        </w:numPr>
      </w:pPr>
      <w:bookmarkStart w:id="9982" w:name="_Ref15308650"/>
      <w:r>
        <w:t>RESTORE_FACTORY_SETTING</w:t>
      </w:r>
      <w:r>
        <w:rPr>
          <w:rFonts w:hint="eastAsia"/>
        </w:rPr>
        <w:t xml:space="preserve"> </w:t>
      </w:r>
      <w:r>
        <w:t>(Factory mode)</w:t>
      </w:r>
      <w:bookmarkEnd w:id="9982"/>
    </w:p>
    <w:p w:rsidR="006F47F9" w:rsidRPr="00491DDA" w:rsidRDefault="006F47F9" w:rsidP="006F47F9">
      <w:pPr>
        <w:ind w:left="420"/>
      </w:pPr>
      <w:r>
        <w:rPr>
          <w:rFonts w:hint="eastAsia"/>
        </w:rPr>
        <w:t>恢复出厂化设置</w:t>
      </w:r>
      <w:r w:rsidR="007E050D">
        <w:rPr>
          <w:rFonts w:hint="eastAsia"/>
        </w:rPr>
        <w:t>(</w:t>
      </w:r>
      <w:r w:rsidR="007E050D">
        <w:rPr>
          <w:rFonts w:hint="eastAsia"/>
        </w:rPr>
        <w:t>工厂模式下</w:t>
      </w:r>
      <w:r w:rsidR="007E050D">
        <w:rPr>
          <w:rFonts w:hint="eastAsia"/>
        </w:rPr>
        <w:t>)</w:t>
      </w:r>
      <w:r w:rsidRPr="003945BF">
        <w:rPr>
          <w:rFonts w:hint="eastAsia"/>
        </w:rPr>
        <w:t>：</w:t>
      </w:r>
    </w:p>
    <w:p w:rsidR="006F47F9" w:rsidRDefault="006F47F9" w:rsidP="006F47F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F47F9" w:rsidRDefault="006F47F9" w:rsidP="006F47F9">
      <w:pPr>
        <w:pStyle w:val="a7"/>
        <w:ind w:left="840" w:firstLineChars="0" w:firstLine="0"/>
      </w:pPr>
      <w:r>
        <w:rPr>
          <w:rFonts w:hint="eastAsia"/>
        </w:rPr>
        <w:t>向泵端发送一个自定义品牌，</w:t>
      </w:r>
      <w:r>
        <w:t>包含</w:t>
      </w:r>
      <w:r>
        <w:rPr>
          <w:rFonts w:hint="eastAsia"/>
        </w:rPr>
        <w:t>重置类型</w:t>
      </w:r>
      <w:r>
        <w:rPr>
          <w:rFonts w:hint="eastAsia"/>
        </w:rPr>
        <w:t xml:space="preserve">. 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F47F9" w:rsidRPr="00513A48" w:rsidTr="00920300">
        <w:tc>
          <w:tcPr>
            <w:tcW w:w="468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17295A" w:rsidRDefault="006F47F9" w:rsidP="0092030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F47F9" w:rsidRPr="00513A48" w:rsidRDefault="006F47F9" w:rsidP="009203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F47F9" w:rsidTr="00920300">
        <w:tc>
          <w:tcPr>
            <w:tcW w:w="7792" w:type="dxa"/>
            <w:gridSpan w:val="17"/>
          </w:tcPr>
          <w:p w:rsidR="006F47F9" w:rsidRDefault="006F47F9" w:rsidP="0092030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F47F9" w:rsidTr="00920300">
        <w:tc>
          <w:tcPr>
            <w:tcW w:w="7792" w:type="dxa"/>
            <w:gridSpan w:val="17"/>
          </w:tcPr>
          <w:p w:rsidR="006F47F9" w:rsidRDefault="006F47F9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6F47F9" w:rsidTr="0092030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F47F9" w:rsidRDefault="006F47F9" w:rsidP="00920300">
            <w:pPr>
              <w:jc w:val="center"/>
            </w:pPr>
            <w:r>
              <w:rPr>
                <w:rFonts w:hint="eastAsia"/>
              </w:rPr>
              <w:t>Reset Type</w:t>
            </w:r>
          </w:p>
        </w:tc>
      </w:tr>
    </w:tbl>
    <w:p w:rsidR="006F47F9" w:rsidRDefault="006F47F9" w:rsidP="006F47F9">
      <w:pPr>
        <w:pStyle w:val="a7"/>
        <w:ind w:left="840" w:firstLineChars="0" w:firstLine="0"/>
      </w:pPr>
    </w:p>
    <w:p w:rsidR="006F47F9" w:rsidRDefault="006F47F9" w:rsidP="006F47F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F47F9" w:rsidRDefault="006F47F9" w:rsidP="006F47F9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6F47F9" w:rsidRDefault="006F47F9"/>
    <w:p w:rsidR="00950040" w:rsidRDefault="00950040" w:rsidP="00950040">
      <w:pPr>
        <w:pStyle w:val="2"/>
        <w:numPr>
          <w:ilvl w:val="1"/>
          <w:numId w:val="5"/>
        </w:numPr>
      </w:pPr>
      <w:bookmarkStart w:id="9983" w:name="_Ref479165148"/>
      <w:r>
        <w:rPr>
          <w:rFonts w:hint="eastAsia"/>
        </w:rPr>
        <w:t>GET</w:t>
      </w:r>
      <w:r>
        <w:t>_</w:t>
      </w:r>
      <w:r w:rsidRPr="00000B61">
        <w:t xml:space="preserve"> </w:t>
      </w:r>
      <w:r>
        <w:t>DRUG_ITEM</w:t>
      </w:r>
      <w:bookmarkEnd w:id="9983"/>
    </w:p>
    <w:p w:rsidR="00950040" w:rsidRDefault="00950040" w:rsidP="00950040">
      <w:pPr>
        <w:ind w:firstLine="420"/>
      </w:pPr>
      <w:r>
        <w:rPr>
          <w:rFonts w:hint="eastAsia"/>
        </w:rPr>
        <w:t>获取单条药名信息，</w:t>
      </w:r>
      <w:r>
        <w:t>包含</w:t>
      </w:r>
      <w:r>
        <w:rPr>
          <w:rFonts w:hint="eastAsia"/>
        </w:rPr>
        <w:t>：</w:t>
      </w:r>
      <w:r>
        <w:rPr>
          <w:rFonts w:hint="eastAsia"/>
        </w:rPr>
        <w:t>index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t xml:space="preserve"> id</w:t>
      </w:r>
      <w:r>
        <w:t>）</w:t>
      </w:r>
      <w:r>
        <w:rPr>
          <w:rFonts w:hint="eastAsia"/>
        </w:rPr>
        <w:t>、</w:t>
      </w:r>
      <w:r>
        <w:t>分类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t>flag</w:t>
      </w:r>
      <w:r>
        <w:rPr>
          <w:rFonts w:hint="eastAsia"/>
        </w:rPr>
        <w:t>、</w:t>
      </w:r>
      <w:r>
        <w:rPr>
          <w:rFonts w:hint="eastAsia"/>
        </w:rPr>
        <w:t>dose</w:t>
      </w:r>
      <w:r>
        <w:rPr>
          <w:rFonts w:hint="eastAsia"/>
        </w:rPr>
        <w:t>、</w:t>
      </w:r>
      <w:r>
        <w:t>concentration</w:t>
      </w:r>
      <w:r>
        <w:rPr>
          <w:rFonts w:hint="eastAsia"/>
        </w:rPr>
        <w:t>、语言、字符编码（药名及</w:t>
      </w:r>
      <w:r>
        <w:rPr>
          <w:rFonts w:hint="eastAsia"/>
        </w:rPr>
        <w:t>tips</w:t>
      </w:r>
      <w:r>
        <w:rPr>
          <w:rFonts w:hint="eastAsia"/>
        </w:rPr>
        <w:t>字符串的编码方式</w:t>
      </w:r>
      <w:r>
        <w:t>）</w:t>
      </w:r>
      <w:r>
        <w:rPr>
          <w:rFonts w:hint="eastAsia"/>
        </w:rPr>
        <w:t>、药名、</w:t>
      </w:r>
      <w:r>
        <w:rPr>
          <w:rFonts w:hint="eastAsia"/>
        </w:rPr>
        <w:t>tips</w:t>
      </w:r>
      <w:r>
        <w:rPr>
          <w:rFonts w:hint="eastAsia"/>
        </w:rPr>
        <w:t>等。字段定义如下：</w:t>
      </w:r>
    </w:p>
    <w:p w:rsidR="00950040" w:rsidRDefault="00950040" w:rsidP="0095004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50040" w:rsidRDefault="00950040" w:rsidP="00950040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rPr>
          <w:rFonts w:hint="eastAsia"/>
        </w:rPr>
        <w:t>drug index</w:t>
      </w:r>
      <w:r>
        <w:rPr>
          <w:rFonts w:hint="eastAsia"/>
        </w:rPr>
        <w:t>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50040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17295A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50040" w:rsidTr="006A6C10">
        <w:tc>
          <w:tcPr>
            <w:tcW w:w="7792" w:type="dxa"/>
            <w:gridSpan w:val="17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lastRenderedPageBreak/>
              <w:t>0</w:t>
            </w:r>
            <w:r w:rsidRPr="00A32854">
              <w:rPr>
                <w:b/>
              </w:rPr>
              <w:t>x0001</w:t>
            </w:r>
          </w:p>
        </w:tc>
      </w:tr>
      <w:tr w:rsidR="00950040" w:rsidTr="006A6C10">
        <w:tc>
          <w:tcPr>
            <w:tcW w:w="7792" w:type="dxa"/>
            <w:gridSpan w:val="17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0x0003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950040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language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</w:tr>
    </w:tbl>
    <w:p w:rsidR="00950040" w:rsidRPr="0004480A" w:rsidRDefault="00950040" w:rsidP="00950040">
      <w:pPr>
        <w:ind w:firstLine="420"/>
      </w:pPr>
      <w:r w:rsidRPr="0004480A">
        <w:t>language index:</w:t>
      </w:r>
      <w:r>
        <w:t xml:space="preserve"> </w:t>
      </w:r>
      <w:r w:rsidRPr="0004480A">
        <w:rPr>
          <w:rFonts w:hint="eastAsia"/>
        </w:rPr>
        <w:t>由泵端枚举定义，</w:t>
      </w:r>
      <w:r w:rsidRPr="0004480A">
        <w:t>（</w:t>
      </w:r>
      <w:r w:rsidRPr="0004480A">
        <w:rPr>
          <w:rFonts w:hint="eastAsia"/>
        </w:rPr>
        <w:t>0</w:t>
      </w:r>
      <w:r w:rsidRPr="0004480A">
        <w:t>~</w:t>
      </w:r>
      <w:r>
        <w:t>N</w:t>
      </w:r>
      <w:r w:rsidRPr="0004480A">
        <w:rPr>
          <w:rFonts w:hint="eastAsia"/>
        </w:rPr>
        <w:t>分别代表不同国家语言</w:t>
      </w:r>
      <w:r w:rsidRPr="0004480A">
        <w:t>）</w:t>
      </w:r>
    </w:p>
    <w:p w:rsidR="00950040" w:rsidRDefault="00950040" w:rsidP="00950040"/>
    <w:p w:rsidR="00950040" w:rsidRDefault="00950040" w:rsidP="0095004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50040" w:rsidRDefault="00E0692A" w:rsidP="00950040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正常返回：泵端返回一个包含自定义字段的数据包，内容如下：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50040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17295A" w:rsidRDefault="0095004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50040" w:rsidRPr="00513A48" w:rsidRDefault="0095004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50040" w:rsidTr="006A6C10">
        <w:tc>
          <w:tcPr>
            <w:tcW w:w="7792" w:type="dxa"/>
            <w:gridSpan w:val="17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50040" w:rsidTr="006A6C10">
        <w:tc>
          <w:tcPr>
            <w:tcW w:w="7792" w:type="dxa"/>
            <w:gridSpan w:val="17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950040" w:rsidRDefault="00950040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6010AA" w:rsidTr="006A6C10">
        <w:tc>
          <w:tcPr>
            <w:tcW w:w="3896" w:type="dxa"/>
            <w:gridSpan w:val="9"/>
          </w:tcPr>
          <w:p w:rsidR="006010AA" w:rsidRPr="00E32BC2" w:rsidRDefault="00E0692A" w:rsidP="006A6C10">
            <w:pPr>
              <w:jc w:val="center"/>
              <w:rPr>
                <w:b/>
              </w:rPr>
            </w:pPr>
            <w:r w:rsidRPr="00E0692A">
              <w:rPr>
                <w:color w:val="0000FF"/>
                <w:u w:val="single"/>
              </w:rPr>
              <w:fldChar w:fldCharType="begin"/>
            </w:r>
            <w:r w:rsidRPr="00E0692A">
              <w:rPr>
                <w:color w:val="0000FF"/>
                <w:u w:val="single"/>
              </w:rPr>
              <w:instrText xml:space="preserve"> REF _Ref497494590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0692A">
              <w:rPr>
                <w:color w:val="0000FF"/>
                <w:u w:val="single"/>
              </w:rPr>
            </w:r>
            <w:r w:rsidRPr="00E0692A">
              <w:rPr>
                <w:color w:val="0000FF"/>
                <w:u w:val="single"/>
              </w:rPr>
              <w:fldChar w:fldCharType="separate"/>
            </w:r>
            <w:ins w:id="9984" w:author="Zhang, Carol (MSHA)" w:date="2019-12-11T16:15:00Z">
              <w:r w:rsidR="00B2321A" w:rsidRPr="00B2321A">
                <w:rPr>
                  <w:color w:val="0000FF"/>
                  <w:u w:val="single"/>
                  <w:rPrChange w:id="9985" w:author="Zhang, Carol (MSHA)" w:date="2019-12-11T16:15:00Z">
                    <w:rPr/>
                  </w:rPrChange>
                </w:rPr>
                <w:t>Drug Item Flag</w:t>
              </w:r>
            </w:ins>
            <w:del w:id="998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Item Flag</w:delText>
              </w:r>
            </w:del>
            <w:r w:rsidRPr="00E0692A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6010AA" w:rsidRPr="00E32BC2" w:rsidRDefault="006010AA" w:rsidP="006A6C10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9987" w:author="Zhang, Carol (MSHA)" w:date="2019-12-11T16:15:00Z">
              <w:r w:rsidR="00B2321A" w:rsidRPr="00B2321A">
                <w:rPr>
                  <w:color w:val="0000FF"/>
                  <w:u w:val="single"/>
                  <w:rPrChange w:id="9988" w:author="Zhang, Carol (MSHA)" w:date="2019-12-11T16:15:00Z">
                    <w:rPr/>
                  </w:rPrChange>
                </w:rPr>
                <w:t>Language</w:t>
              </w:r>
            </w:ins>
            <w:del w:id="998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9D2DBF" w:rsidRDefault="006010AA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9990" w:author="Zhang, Carol (MSHA)" w:date="2019-12-11T16:15:00Z">
              <w:r w:rsidR="00B2321A" w:rsidRPr="00B2321A">
                <w:rPr>
                  <w:color w:val="0000FF"/>
                  <w:u w:val="single"/>
                  <w:rPrChange w:id="9991" w:author="Zhang, Carol (MSHA)" w:date="2019-12-11T16:15:00Z">
                    <w:rPr/>
                  </w:rPrChange>
                </w:rPr>
                <w:t>Encode</w:t>
              </w:r>
            </w:ins>
            <w:del w:id="999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50040" w:rsidRPr="009D2DBF" w:rsidRDefault="006010AA" w:rsidP="006A6C10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 bytes length=64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Default="006010AA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</w:t>
            </w:r>
          </w:p>
        </w:tc>
        <w:tc>
          <w:tcPr>
            <w:tcW w:w="3896" w:type="dxa"/>
            <w:gridSpan w:val="8"/>
          </w:tcPr>
          <w:p w:rsidR="00950040" w:rsidRDefault="006010AA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tips string bytes length=64</w:t>
            </w:r>
          </w:p>
        </w:tc>
        <w:tc>
          <w:tcPr>
            <w:tcW w:w="3896" w:type="dxa"/>
            <w:gridSpan w:val="8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 tips string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9993" w:author="Zhang, Carol (MSHA)" w:date="2019-12-11T16:15:00Z">
              <w:r w:rsidR="00B2321A" w:rsidRPr="00B2321A">
                <w:rPr>
                  <w:color w:val="0000FF"/>
                  <w:u w:val="single"/>
                  <w:rPrChange w:id="9994" w:author="Zhang, Carol (MSHA)" w:date="2019-12-11T16:15:00Z">
                    <w:rPr/>
                  </w:rPrChange>
                </w:rPr>
                <w:t>Scale Value</w:t>
              </w:r>
            </w:ins>
            <w:del w:id="999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50040" w:rsidRDefault="00950040" w:rsidP="00A109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byte</w:t>
            </w:r>
            <w:r w:rsidR="00A10910">
              <w:rPr>
                <w:b/>
              </w:rPr>
              <w:t xml:space="preserve"> 1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950040" w:rsidP="00A109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byte</w:t>
            </w:r>
            <w:r w:rsidR="00A10910">
              <w:rPr>
                <w:b/>
              </w:rPr>
              <w:t xml:space="preserve"> 2</w:t>
            </w:r>
          </w:p>
        </w:tc>
        <w:tc>
          <w:tcPr>
            <w:tcW w:w="3896" w:type="dxa"/>
            <w:gridSpan w:val="8"/>
          </w:tcPr>
          <w:p w:rsidR="00950040" w:rsidRPr="00234281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high byte</w:t>
            </w:r>
            <w:r w:rsidR="00A10910">
              <w:rPr>
                <w:b/>
              </w:rPr>
              <w:t xml:space="preserve"> 3</w:t>
            </w:r>
          </w:p>
        </w:tc>
      </w:tr>
      <w:tr w:rsidR="00A10910" w:rsidTr="006A6C10">
        <w:tc>
          <w:tcPr>
            <w:tcW w:w="3896" w:type="dxa"/>
            <w:gridSpan w:val="9"/>
          </w:tcPr>
          <w:p w:rsidR="00A10910" w:rsidRDefault="00A1091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high byte 4</w:t>
            </w:r>
          </w:p>
        </w:tc>
        <w:tc>
          <w:tcPr>
            <w:tcW w:w="3896" w:type="dxa"/>
            <w:gridSpan w:val="8"/>
          </w:tcPr>
          <w:p w:rsidR="00A10910" w:rsidRDefault="00A1091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9996" w:author="Zhang, Carol (MSHA)" w:date="2019-12-11T16:15:00Z">
              <w:r w:rsidR="00B2321A" w:rsidRPr="00B2321A">
                <w:rPr>
                  <w:color w:val="0000FF"/>
                  <w:u w:val="single"/>
                  <w:rPrChange w:id="9997" w:author="Zhang, Carol (MSHA)" w:date="2019-12-11T16:15:00Z">
                    <w:rPr/>
                  </w:rPrChange>
                </w:rPr>
                <w:t>Scale Value</w:t>
              </w:r>
            </w:ins>
            <w:del w:id="999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A10910" w:rsidP="00A109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950040" w:rsidRDefault="00A1091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2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A1091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950040" w:rsidRPr="00234281" w:rsidRDefault="00A10910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4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950040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9999" w:author="Zhang, Carol (MSHA)" w:date="2019-12-11T16:15:00Z">
              <w:r w:rsidR="00B2321A" w:rsidRPr="00B2321A">
                <w:rPr>
                  <w:color w:val="0000FF"/>
                  <w:u w:val="single"/>
                  <w:rPrChange w:id="10000" w:author="Zhang, Carol (MSHA)" w:date="2019-12-11T16:15:00Z">
                    <w:rPr/>
                  </w:rPrChange>
                </w:rPr>
                <w:t>Scale Value</w:t>
              </w:r>
            </w:ins>
            <w:del w:id="1000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50040" w:rsidRDefault="00950040" w:rsidP="001832B4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</w:t>
            </w:r>
            <w:r w:rsidR="001832B4">
              <w:rPr>
                <w:b/>
              </w:rPr>
              <w:t xml:space="preserve"> 1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1832B4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2</w:t>
            </w:r>
          </w:p>
        </w:tc>
        <w:tc>
          <w:tcPr>
            <w:tcW w:w="3896" w:type="dxa"/>
            <w:gridSpan w:val="8"/>
          </w:tcPr>
          <w:p w:rsidR="00950040" w:rsidRPr="00234281" w:rsidRDefault="001832B4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3</w:t>
            </w:r>
          </w:p>
        </w:tc>
      </w:tr>
      <w:tr w:rsidR="001832B4" w:rsidTr="006A6C10">
        <w:tc>
          <w:tcPr>
            <w:tcW w:w="3896" w:type="dxa"/>
            <w:gridSpan w:val="9"/>
          </w:tcPr>
          <w:p w:rsidR="001832B4" w:rsidRPr="004A6A84" w:rsidRDefault="001832B4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4</w:t>
            </w:r>
          </w:p>
        </w:tc>
        <w:tc>
          <w:tcPr>
            <w:tcW w:w="3896" w:type="dxa"/>
            <w:gridSpan w:val="8"/>
          </w:tcPr>
          <w:p w:rsidR="001832B4" w:rsidRPr="004A6A84" w:rsidRDefault="009164FF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10002" w:author="Zhang, Carol (MSHA)" w:date="2019-12-11T16:15:00Z">
              <w:r w:rsidR="00B2321A" w:rsidRPr="00B2321A">
                <w:rPr>
                  <w:color w:val="0000FF"/>
                  <w:u w:val="single"/>
                  <w:rPrChange w:id="10003" w:author="Zhang, Carol (MSHA)" w:date="2019-12-11T16:15:00Z">
                    <w:rPr/>
                  </w:rPrChange>
                </w:rPr>
                <w:t>Scale Value</w:t>
              </w:r>
            </w:ins>
            <w:del w:id="1000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9164FF" w:rsidP="009164FF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950040" w:rsidRDefault="00B302C5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2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B434E8" w:rsidRDefault="00B302C5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950040" w:rsidRPr="00234281" w:rsidRDefault="00B302C5" w:rsidP="006A6C1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4</w:t>
            </w:r>
          </w:p>
        </w:tc>
      </w:tr>
      <w:tr w:rsidR="00950040" w:rsidTr="006A6C10">
        <w:tc>
          <w:tcPr>
            <w:tcW w:w="3896" w:type="dxa"/>
            <w:gridSpan w:val="9"/>
          </w:tcPr>
          <w:p w:rsidR="00950040" w:rsidRPr="004A6A84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  <w:tc>
          <w:tcPr>
            <w:tcW w:w="3896" w:type="dxa"/>
            <w:gridSpan w:val="8"/>
          </w:tcPr>
          <w:p w:rsidR="00950040" w:rsidRPr="004A6A84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Color(G)</w:t>
            </w:r>
          </w:p>
        </w:tc>
      </w:tr>
      <w:tr w:rsidR="00950040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950040" w:rsidRDefault="00950040" w:rsidP="006A6C10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</w:tr>
    </w:tbl>
    <w:p w:rsidR="00950040" w:rsidRPr="003A36C5" w:rsidRDefault="00950040" w:rsidP="00950040"/>
    <w:p w:rsidR="00366794" w:rsidRDefault="00366794" w:rsidP="00366794">
      <w:pPr>
        <w:pStyle w:val="2"/>
        <w:numPr>
          <w:ilvl w:val="1"/>
          <w:numId w:val="5"/>
        </w:numPr>
      </w:pPr>
      <w:bookmarkStart w:id="10005" w:name="_Ref479165169"/>
      <w:r>
        <w:rPr>
          <w:rFonts w:hint="eastAsia"/>
        </w:rPr>
        <w:t>UPDATE</w:t>
      </w:r>
      <w:r>
        <w:t>_DRUG_ITEM</w:t>
      </w:r>
      <w:bookmarkEnd w:id="10005"/>
    </w:p>
    <w:p w:rsidR="00366794" w:rsidRDefault="00366794" w:rsidP="00366794">
      <w:pPr>
        <w:ind w:firstLine="420"/>
      </w:pPr>
      <w:r>
        <w:rPr>
          <w:rFonts w:hint="eastAsia"/>
        </w:rPr>
        <w:t>更新或新增单条药名信息，</w:t>
      </w:r>
      <w:r>
        <w:t>包含</w:t>
      </w:r>
      <w:r>
        <w:rPr>
          <w:rFonts w:hint="eastAsia"/>
        </w:rPr>
        <w:t>：</w:t>
      </w:r>
      <w:r>
        <w:rPr>
          <w:rFonts w:hint="eastAsia"/>
        </w:rPr>
        <w:t>index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t xml:space="preserve"> id</w:t>
      </w:r>
      <w:r>
        <w:t>）</w:t>
      </w:r>
      <w:r>
        <w:rPr>
          <w:rFonts w:hint="eastAsia"/>
        </w:rPr>
        <w:t>、</w:t>
      </w:r>
      <w:r>
        <w:t>分类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t>flag</w:t>
      </w:r>
      <w:r>
        <w:rPr>
          <w:rFonts w:hint="eastAsia"/>
        </w:rPr>
        <w:t>、</w:t>
      </w:r>
      <w:r>
        <w:rPr>
          <w:rFonts w:hint="eastAsia"/>
        </w:rPr>
        <w:t>dose</w:t>
      </w:r>
      <w:r>
        <w:rPr>
          <w:rFonts w:hint="eastAsia"/>
        </w:rPr>
        <w:t>、</w:t>
      </w:r>
      <w:r>
        <w:t>concentration</w:t>
      </w:r>
      <w:r>
        <w:rPr>
          <w:rFonts w:hint="eastAsia"/>
        </w:rPr>
        <w:t>、语言、字符编码、药名、</w:t>
      </w:r>
      <w:r>
        <w:rPr>
          <w:rFonts w:hint="eastAsia"/>
        </w:rPr>
        <w:t>tips</w:t>
      </w:r>
      <w:r>
        <w:rPr>
          <w:rFonts w:hint="eastAsia"/>
        </w:rPr>
        <w:t>等。字段定义如下：</w:t>
      </w:r>
    </w:p>
    <w:p w:rsidR="00366794" w:rsidRDefault="00366794" w:rsidP="0036679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66794" w:rsidRDefault="00366794" w:rsidP="00366794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66794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17295A" w:rsidRDefault="0036679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66794" w:rsidRPr="00513A48" w:rsidRDefault="0036679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66794" w:rsidTr="006A6C10">
        <w:tc>
          <w:tcPr>
            <w:tcW w:w="7792" w:type="dxa"/>
            <w:gridSpan w:val="17"/>
          </w:tcPr>
          <w:p w:rsidR="00366794" w:rsidRDefault="00366794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366794" w:rsidTr="006A6C10">
        <w:tc>
          <w:tcPr>
            <w:tcW w:w="7792" w:type="dxa"/>
            <w:gridSpan w:val="17"/>
          </w:tcPr>
          <w:p w:rsidR="00366794" w:rsidRDefault="00366794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366794" w:rsidTr="006A6C10">
        <w:tc>
          <w:tcPr>
            <w:tcW w:w="3896" w:type="dxa"/>
            <w:gridSpan w:val="9"/>
          </w:tcPr>
          <w:p w:rsidR="00366794" w:rsidRDefault="00366794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366794" w:rsidRDefault="00366794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BD5335" w:rsidTr="006A6C10">
        <w:tc>
          <w:tcPr>
            <w:tcW w:w="3896" w:type="dxa"/>
            <w:gridSpan w:val="9"/>
          </w:tcPr>
          <w:p w:rsidR="00BD5335" w:rsidRPr="00E32BC2" w:rsidRDefault="00E0692A" w:rsidP="006A6C10">
            <w:pPr>
              <w:jc w:val="center"/>
              <w:rPr>
                <w:b/>
              </w:rPr>
            </w:pPr>
            <w:r w:rsidRPr="00E0692A">
              <w:rPr>
                <w:color w:val="0000FF"/>
                <w:u w:val="single"/>
              </w:rPr>
              <w:fldChar w:fldCharType="begin"/>
            </w:r>
            <w:r w:rsidRPr="00E0692A">
              <w:rPr>
                <w:color w:val="0000FF"/>
                <w:u w:val="single"/>
              </w:rPr>
              <w:instrText xml:space="preserve"> REF _Ref497494590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0692A">
              <w:rPr>
                <w:color w:val="0000FF"/>
                <w:u w:val="single"/>
              </w:rPr>
            </w:r>
            <w:r w:rsidRPr="00E0692A">
              <w:rPr>
                <w:color w:val="0000FF"/>
                <w:u w:val="single"/>
              </w:rPr>
              <w:fldChar w:fldCharType="separate"/>
            </w:r>
            <w:ins w:id="10006" w:author="Zhang, Carol (MSHA)" w:date="2019-12-11T16:15:00Z">
              <w:r w:rsidR="00B2321A" w:rsidRPr="00B2321A">
                <w:rPr>
                  <w:color w:val="0000FF"/>
                  <w:u w:val="single"/>
                  <w:rPrChange w:id="10007" w:author="Zhang, Carol (MSHA)" w:date="2019-12-11T16:15:00Z">
                    <w:rPr/>
                  </w:rPrChange>
                </w:rPr>
                <w:t>Drug Item Flag</w:t>
              </w:r>
            </w:ins>
            <w:del w:id="1000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Item Flag</w:delText>
              </w:r>
            </w:del>
            <w:r w:rsidRPr="00E0692A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D5335" w:rsidRPr="00E32BC2" w:rsidRDefault="00BD5335" w:rsidP="006A6C10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09" w:author="Zhang, Carol (MSHA)" w:date="2019-12-11T16:15:00Z">
              <w:r w:rsidR="00B2321A" w:rsidRPr="00B2321A">
                <w:rPr>
                  <w:color w:val="0000FF"/>
                  <w:u w:val="single"/>
                  <w:rPrChange w:id="10010" w:author="Zhang, Carol (MSHA)" w:date="2019-12-11T16:15:00Z">
                    <w:rPr/>
                  </w:rPrChange>
                </w:rPr>
                <w:t>Language</w:t>
              </w:r>
            </w:ins>
            <w:del w:id="1001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366794" w:rsidTr="006A6C10">
        <w:tc>
          <w:tcPr>
            <w:tcW w:w="3896" w:type="dxa"/>
            <w:gridSpan w:val="9"/>
          </w:tcPr>
          <w:p w:rsidR="00366794" w:rsidRPr="009D2DBF" w:rsidRDefault="00BD5335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lastRenderedPageBreak/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12" w:author="Zhang, Carol (MSHA)" w:date="2019-12-11T16:15:00Z">
              <w:r w:rsidR="00B2321A" w:rsidRPr="00B2321A">
                <w:rPr>
                  <w:color w:val="0000FF"/>
                  <w:u w:val="single"/>
                  <w:rPrChange w:id="10013" w:author="Zhang, Carol (MSHA)" w:date="2019-12-11T16:15:00Z">
                    <w:rPr/>
                  </w:rPrChange>
                </w:rPr>
                <w:t>Encode</w:t>
              </w:r>
            </w:ins>
            <w:del w:id="1001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366794" w:rsidRPr="009D2DBF" w:rsidRDefault="00BD5335" w:rsidP="006A6C10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 bytes length=64</w:t>
            </w:r>
          </w:p>
        </w:tc>
      </w:tr>
      <w:tr w:rsidR="00366794" w:rsidTr="006A6C10">
        <w:tc>
          <w:tcPr>
            <w:tcW w:w="3896" w:type="dxa"/>
            <w:gridSpan w:val="9"/>
          </w:tcPr>
          <w:p w:rsidR="00366794" w:rsidRDefault="00BD5335" w:rsidP="006A6C1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</w:t>
            </w:r>
          </w:p>
        </w:tc>
        <w:tc>
          <w:tcPr>
            <w:tcW w:w="3896" w:type="dxa"/>
            <w:gridSpan w:val="8"/>
          </w:tcPr>
          <w:p w:rsidR="00366794" w:rsidRDefault="00BD5335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366794" w:rsidTr="006A6C10">
        <w:tc>
          <w:tcPr>
            <w:tcW w:w="3896" w:type="dxa"/>
            <w:gridSpan w:val="9"/>
          </w:tcPr>
          <w:p w:rsidR="00366794" w:rsidRDefault="00366794" w:rsidP="006A6C10">
            <w:pPr>
              <w:jc w:val="center"/>
              <w:rPr>
                <w:b/>
              </w:rPr>
            </w:pPr>
            <w:r>
              <w:rPr>
                <w:b/>
              </w:rPr>
              <w:t>tips string bytes length=64</w:t>
            </w:r>
          </w:p>
        </w:tc>
        <w:tc>
          <w:tcPr>
            <w:tcW w:w="3896" w:type="dxa"/>
            <w:gridSpan w:val="8"/>
          </w:tcPr>
          <w:p w:rsidR="00366794" w:rsidRDefault="00366794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 tips string</w:t>
            </w:r>
          </w:p>
        </w:tc>
      </w:tr>
      <w:tr w:rsidR="00366794" w:rsidTr="006A6C10">
        <w:tc>
          <w:tcPr>
            <w:tcW w:w="3896" w:type="dxa"/>
            <w:gridSpan w:val="9"/>
          </w:tcPr>
          <w:p w:rsidR="00366794" w:rsidRDefault="00366794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366794" w:rsidRDefault="00366794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10015" w:author="Zhang, Carol (MSHA)" w:date="2019-12-11T16:15:00Z">
              <w:r w:rsidR="00B2321A" w:rsidRPr="00B2321A">
                <w:rPr>
                  <w:color w:val="0000FF"/>
                  <w:u w:val="single"/>
                  <w:rPrChange w:id="10016" w:author="Zhang, Carol (MSHA)" w:date="2019-12-11T16:15:00Z">
                    <w:rPr/>
                  </w:rPrChange>
                </w:rPr>
                <w:t>Scale Value</w:t>
              </w:r>
            </w:ins>
            <w:del w:id="1001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C050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byte 1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byte 2</w:t>
            </w:r>
          </w:p>
        </w:tc>
        <w:tc>
          <w:tcPr>
            <w:tcW w:w="3896" w:type="dxa"/>
            <w:gridSpan w:val="8"/>
          </w:tcPr>
          <w:p w:rsidR="008C0501" w:rsidRPr="0023428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high byte 3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high byte 4</w:t>
            </w:r>
          </w:p>
        </w:tc>
        <w:tc>
          <w:tcPr>
            <w:tcW w:w="3896" w:type="dxa"/>
            <w:gridSpan w:val="8"/>
          </w:tcPr>
          <w:p w:rsidR="008C050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10018" w:author="Zhang, Carol (MSHA)" w:date="2019-12-11T16:15:00Z">
              <w:r w:rsidR="00B2321A" w:rsidRPr="00B2321A">
                <w:rPr>
                  <w:color w:val="0000FF"/>
                  <w:u w:val="single"/>
                  <w:rPrChange w:id="10019" w:author="Zhang, Carol (MSHA)" w:date="2019-12-11T16:15:00Z">
                    <w:rPr/>
                  </w:rPrChange>
                </w:rPr>
                <w:t>Scale Value</w:t>
              </w:r>
            </w:ins>
            <w:del w:id="100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8C050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2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8C0501" w:rsidRPr="0023428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4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10021" w:author="Zhang, Carol (MSHA)" w:date="2019-12-11T16:15:00Z">
              <w:r w:rsidR="00B2321A" w:rsidRPr="00B2321A">
                <w:rPr>
                  <w:color w:val="0000FF"/>
                  <w:u w:val="single"/>
                  <w:rPrChange w:id="10022" w:author="Zhang, Carol (MSHA)" w:date="2019-12-11T16:15:00Z">
                    <w:rPr/>
                  </w:rPrChange>
                </w:rPr>
                <w:t>Scale Value</w:t>
              </w:r>
            </w:ins>
            <w:del w:id="100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8C0501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1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2</w:t>
            </w:r>
          </w:p>
        </w:tc>
        <w:tc>
          <w:tcPr>
            <w:tcW w:w="3896" w:type="dxa"/>
            <w:gridSpan w:val="8"/>
          </w:tcPr>
          <w:p w:rsidR="008C0501" w:rsidRPr="00234281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3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4A6A84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4</w:t>
            </w:r>
          </w:p>
        </w:tc>
        <w:tc>
          <w:tcPr>
            <w:tcW w:w="3896" w:type="dxa"/>
            <w:gridSpan w:val="8"/>
          </w:tcPr>
          <w:p w:rsidR="008C0501" w:rsidRPr="004A6A84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 w:rsidRPr="00EB7FEC">
              <w:rPr>
                <w:color w:val="0000FF"/>
                <w:u w:val="single"/>
              </w:rPr>
              <w:fldChar w:fldCharType="begin"/>
            </w:r>
            <w:r w:rsidRPr="00EB7FEC">
              <w:rPr>
                <w:color w:val="0000FF"/>
                <w:u w:val="single"/>
              </w:rPr>
              <w:instrText xml:space="preserve"> REF _Ref454207407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B7FEC">
              <w:rPr>
                <w:color w:val="0000FF"/>
                <w:u w:val="single"/>
              </w:rPr>
            </w:r>
            <w:r w:rsidRPr="00EB7FEC">
              <w:rPr>
                <w:color w:val="0000FF"/>
                <w:u w:val="single"/>
              </w:rPr>
              <w:fldChar w:fldCharType="separate"/>
            </w:r>
            <w:ins w:id="10024" w:author="Zhang, Carol (MSHA)" w:date="2019-12-11T16:15:00Z">
              <w:r w:rsidR="00B2321A" w:rsidRPr="00B2321A">
                <w:rPr>
                  <w:color w:val="0000FF"/>
                  <w:u w:val="single"/>
                  <w:rPrChange w:id="10025" w:author="Zhang, Carol (MSHA)" w:date="2019-12-11T16:15:00Z">
                    <w:rPr/>
                  </w:rPrChange>
                </w:rPr>
                <w:t>Scale Value</w:t>
              </w:r>
            </w:ins>
            <w:del w:id="1002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EB7FEC">
              <w:rPr>
                <w:color w:val="0000FF"/>
                <w:u w:val="single"/>
              </w:rPr>
              <w:fldChar w:fldCharType="end"/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8C0501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2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B434E8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8C0501" w:rsidRPr="00234281" w:rsidRDefault="008C0501" w:rsidP="008C0501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4</w:t>
            </w:r>
          </w:p>
        </w:tc>
      </w:tr>
      <w:tr w:rsidR="008C0501" w:rsidTr="006A6C10">
        <w:tc>
          <w:tcPr>
            <w:tcW w:w="3896" w:type="dxa"/>
            <w:gridSpan w:val="9"/>
          </w:tcPr>
          <w:p w:rsidR="008C0501" w:rsidRPr="004A6A84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  <w:tc>
          <w:tcPr>
            <w:tcW w:w="3896" w:type="dxa"/>
            <w:gridSpan w:val="8"/>
          </w:tcPr>
          <w:p w:rsidR="008C0501" w:rsidRPr="004A6A84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Color(G)</w:t>
            </w:r>
          </w:p>
        </w:tc>
      </w:tr>
      <w:tr w:rsidR="008C0501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C0501" w:rsidRDefault="008C0501" w:rsidP="008C0501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</w:tr>
    </w:tbl>
    <w:p w:rsidR="00366794" w:rsidRPr="005368DE" w:rsidRDefault="00366794" w:rsidP="00366794"/>
    <w:p w:rsidR="00366794" w:rsidRDefault="00366794" w:rsidP="0036679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366794" w:rsidRPr="00A16D0F" w:rsidRDefault="00366794" w:rsidP="00366794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B70082" w:rsidRDefault="00B70082" w:rsidP="002D56AA"/>
    <w:p w:rsidR="00C57126" w:rsidRDefault="00C57126" w:rsidP="00C57126">
      <w:pPr>
        <w:pStyle w:val="2"/>
        <w:numPr>
          <w:ilvl w:val="1"/>
          <w:numId w:val="5"/>
        </w:numPr>
      </w:pPr>
      <w:bookmarkStart w:id="10027" w:name="_Ref479165136"/>
      <w:r>
        <w:rPr>
          <w:rFonts w:hint="eastAsia"/>
        </w:rPr>
        <w:t>GET</w:t>
      </w:r>
      <w:r>
        <w:t>_CATEGORY_ITEM</w:t>
      </w:r>
      <w:bookmarkEnd w:id="10027"/>
    </w:p>
    <w:p w:rsidR="00C57126" w:rsidRDefault="00C57126" w:rsidP="00C57126">
      <w:pPr>
        <w:ind w:firstLine="420"/>
      </w:pPr>
      <w:r>
        <w:rPr>
          <w:rFonts w:hint="eastAsia"/>
        </w:rPr>
        <w:t>获取单条分类信息，</w:t>
      </w:r>
      <w:r>
        <w:t>包含</w:t>
      </w:r>
      <w:r>
        <w:rPr>
          <w:rFonts w:hint="eastAsia"/>
        </w:rPr>
        <w:t>：</w:t>
      </w:r>
      <w:r w:rsidRPr="00B07852">
        <w:t>category</w:t>
      </w:r>
      <w:r w:rsidRPr="00B434E8">
        <w:rPr>
          <w:b/>
        </w:rPr>
        <w:t xml:space="preserve"> </w:t>
      </w:r>
      <w:r>
        <w:rPr>
          <w:rFonts w:hint="eastAsia"/>
        </w:rPr>
        <w:t>index</w:t>
      </w:r>
      <w:r>
        <w:rPr>
          <w:rFonts w:hint="eastAsia"/>
        </w:rPr>
        <w:t>、语言、字符编码</w:t>
      </w:r>
      <w:r>
        <w:rPr>
          <w:rFonts w:hint="eastAsia"/>
        </w:rPr>
        <w:t>(</w:t>
      </w:r>
      <w:r>
        <w:rPr>
          <w:rFonts w:hint="eastAsia"/>
        </w:rPr>
        <w:t>分类名称字符串的编码方式</w:t>
      </w:r>
      <w:r>
        <w:rPr>
          <w:rFonts w:hint="eastAsia"/>
        </w:rPr>
        <w:t>)</w:t>
      </w:r>
      <w:r>
        <w:rPr>
          <w:rFonts w:hint="eastAsia"/>
        </w:rPr>
        <w:t>、分类名称等。字段定义如下：</w:t>
      </w:r>
    </w:p>
    <w:p w:rsidR="00C57126" w:rsidRDefault="00C57126" w:rsidP="00C5712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57126" w:rsidRDefault="00C57126" w:rsidP="00C57126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Pr="00C16928">
        <w:t xml:space="preserve">category </w:t>
      </w:r>
      <w:r>
        <w:rPr>
          <w:rFonts w:hint="eastAsia"/>
        </w:rPr>
        <w:t>index</w:t>
      </w:r>
      <w:r>
        <w:rPr>
          <w:rFonts w:hint="eastAsia"/>
        </w:rPr>
        <w:t>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57126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17295A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57126" w:rsidTr="006A6C10">
        <w:tc>
          <w:tcPr>
            <w:tcW w:w="7792" w:type="dxa"/>
            <w:gridSpan w:val="17"/>
          </w:tcPr>
          <w:p w:rsidR="00C57126" w:rsidRDefault="00C57126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57126" w:rsidTr="006A6C10">
        <w:tc>
          <w:tcPr>
            <w:tcW w:w="7792" w:type="dxa"/>
            <w:gridSpan w:val="17"/>
          </w:tcPr>
          <w:p w:rsidR="00C57126" w:rsidRDefault="00C57126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C57126" w:rsidTr="006A6C10">
        <w:tc>
          <w:tcPr>
            <w:tcW w:w="3896" w:type="dxa"/>
            <w:gridSpan w:val="9"/>
          </w:tcPr>
          <w:p w:rsidR="00C57126" w:rsidRDefault="00C5712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C57126" w:rsidRDefault="00C57126" w:rsidP="006A6C10">
            <w:pPr>
              <w:jc w:val="center"/>
              <w:rPr>
                <w:b/>
              </w:rPr>
            </w:pPr>
            <w:r>
              <w:rPr>
                <w:b/>
              </w:rPr>
              <w:t>language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</w:tr>
    </w:tbl>
    <w:p w:rsidR="00C57126" w:rsidRPr="0004480A" w:rsidRDefault="00C57126" w:rsidP="00C57126">
      <w:pPr>
        <w:ind w:firstLine="420"/>
      </w:pPr>
      <w:r w:rsidRPr="0004480A">
        <w:t>language index:</w:t>
      </w:r>
      <w:r>
        <w:t xml:space="preserve"> </w:t>
      </w:r>
      <w:r w:rsidRPr="0004480A">
        <w:rPr>
          <w:rFonts w:hint="eastAsia"/>
        </w:rPr>
        <w:t>由泵端枚举定义，</w:t>
      </w:r>
      <w:r w:rsidRPr="0004480A">
        <w:t>（</w:t>
      </w:r>
      <w:r w:rsidRPr="0004480A">
        <w:rPr>
          <w:rFonts w:hint="eastAsia"/>
        </w:rPr>
        <w:t>0</w:t>
      </w:r>
      <w:r w:rsidRPr="0004480A">
        <w:t>~</w:t>
      </w:r>
      <w:r>
        <w:t>N</w:t>
      </w:r>
      <w:r w:rsidRPr="0004480A">
        <w:rPr>
          <w:rFonts w:hint="eastAsia"/>
        </w:rPr>
        <w:t>分别代表不同国家语言</w:t>
      </w:r>
      <w:r w:rsidRPr="0004480A">
        <w:t>）</w:t>
      </w:r>
    </w:p>
    <w:p w:rsidR="00C57126" w:rsidRDefault="00C57126" w:rsidP="00C57126">
      <w:pPr>
        <w:ind w:firstLine="420"/>
      </w:pPr>
    </w:p>
    <w:p w:rsidR="00C57126" w:rsidRDefault="00C57126" w:rsidP="00C5712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57126" w:rsidRDefault="00C57126" w:rsidP="00C57126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正常返回：泵端返回一个包含自定义字段的数据包，内容如下：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57126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17295A" w:rsidRDefault="00C5712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57126" w:rsidRPr="00513A48" w:rsidRDefault="00C5712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57126" w:rsidTr="006A6C10">
        <w:tc>
          <w:tcPr>
            <w:tcW w:w="7792" w:type="dxa"/>
            <w:gridSpan w:val="17"/>
          </w:tcPr>
          <w:p w:rsidR="00C57126" w:rsidRDefault="00C57126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57126" w:rsidTr="006A6C10">
        <w:tc>
          <w:tcPr>
            <w:tcW w:w="7792" w:type="dxa"/>
            <w:gridSpan w:val="17"/>
          </w:tcPr>
          <w:p w:rsidR="00C57126" w:rsidRDefault="00C57126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C57126" w:rsidTr="006A6C10">
        <w:tc>
          <w:tcPr>
            <w:tcW w:w="3896" w:type="dxa"/>
            <w:gridSpan w:val="9"/>
          </w:tcPr>
          <w:p w:rsidR="00C57126" w:rsidRDefault="00C5712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C57126" w:rsidRPr="009D2DBF" w:rsidRDefault="00C57126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28" w:author="Zhang, Carol (MSHA)" w:date="2019-12-11T16:15:00Z">
              <w:r w:rsidR="00B2321A" w:rsidRPr="00B2321A">
                <w:rPr>
                  <w:color w:val="0000FF"/>
                  <w:u w:val="single"/>
                  <w:rPrChange w:id="10029" w:author="Zhang, Carol (MSHA)" w:date="2019-12-11T16:15:00Z">
                    <w:rPr/>
                  </w:rPrChange>
                </w:rPr>
                <w:t>Language</w:t>
              </w:r>
            </w:ins>
            <w:del w:id="1003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C57126" w:rsidTr="006A6C10">
        <w:tc>
          <w:tcPr>
            <w:tcW w:w="3896" w:type="dxa"/>
            <w:gridSpan w:val="9"/>
          </w:tcPr>
          <w:p w:rsidR="00C57126" w:rsidRPr="009D2DBF" w:rsidRDefault="00C57126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31" w:author="Zhang, Carol (MSHA)" w:date="2019-12-11T16:15:00Z">
              <w:r w:rsidR="00B2321A" w:rsidRPr="00B2321A">
                <w:rPr>
                  <w:color w:val="0000FF"/>
                  <w:u w:val="single"/>
                  <w:rPrChange w:id="10032" w:author="Zhang, Carol (MSHA)" w:date="2019-12-11T16:15:00Z">
                    <w:rPr/>
                  </w:rPrChange>
                </w:rPr>
                <w:t>Encode</w:t>
              </w:r>
            </w:ins>
            <w:del w:id="1003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C57126" w:rsidRPr="00E32BC2" w:rsidRDefault="00C5712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 bytes length</w:t>
            </w:r>
          </w:p>
        </w:tc>
      </w:tr>
      <w:tr w:rsidR="00C57126" w:rsidTr="006A6C10">
        <w:tc>
          <w:tcPr>
            <w:tcW w:w="3896" w:type="dxa"/>
            <w:gridSpan w:val="9"/>
          </w:tcPr>
          <w:p w:rsidR="00C57126" w:rsidRDefault="00C5712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3896" w:type="dxa"/>
            <w:gridSpan w:val="8"/>
          </w:tcPr>
          <w:p w:rsidR="00C57126" w:rsidRDefault="00C57126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C767C9">
              <w:rPr>
                <w:b/>
              </w:rPr>
              <w:t xml:space="preserve"> 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  <w:r w:rsidRPr="00C767C9">
              <w:rPr>
                <w:b/>
              </w:rPr>
              <w:t xml:space="preserve">  </w:t>
            </w:r>
          </w:p>
        </w:tc>
      </w:tr>
      <w:tr w:rsidR="00BC79B2" w:rsidTr="006A6C10">
        <w:tc>
          <w:tcPr>
            <w:tcW w:w="3896" w:type="dxa"/>
            <w:gridSpan w:val="9"/>
          </w:tcPr>
          <w:p w:rsidR="00BC79B2" w:rsidRPr="00C767C9" w:rsidRDefault="00BC79B2" w:rsidP="006A6C10">
            <w:pPr>
              <w:jc w:val="center"/>
              <w:rPr>
                <w:b/>
              </w:rPr>
            </w:pPr>
            <w:r>
              <w:rPr>
                <w:b/>
              </w:rPr>
              <w:t>….</w:t>
            </w:r>
          </w:p>
        </w:tc>
        <w:tc>
          <w:tcPr>
            <w:tcW w:w="3896" w:type="dxa"/>
            <w:gridSpan w:val="8"/>
          </w:tcPr>
          <w:p w:rsidR="00BC79B2" w:rsidRDefault="00BC79B2" w:rsidP="006A6C10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</w:tr>
      <w:tr w:rsidR="00C57126" w:rsidTr="006A6C10">
        <w:tc>
          <w:tcPr>
            <w:tcW w:w="3896" w:type="dxa"/>
            <w:gridSpan w:val="9"/>
          </w:tcPr>
          <w:p w:rsidR="00C57126" w:rsidRPr="004A6A84" w:rsidRDefault="00BC79B2" w:rsidP="006A6C1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Color(G)</w:t>
            </w:r>
          </w:p>
        </w:tc>
        <w:tc>
          <w:tcPr>
            <w:tcW w:w="3896" w:type="dxa"/>
            <w:gridSpan w:val="8"/>
          </w:tcPr>
          <w:p w:rsidR="00C57126" w:rsidRPr="004A6A84" w:rsidRDefault="00BC79B2" w:rsidP="006A6C10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</w:tr>
    </w:tbl>
    <w:p w:rsidR="00275A9D" w:rsidRDefault="00275A9D" w:rsidP="002D56AA"/>
    <w:p w:rsidR="009E5A56" w:rsidRDefault="009E5A56" w:rsidP="009E5A56">
      <w:pPr>
        <w:pStyle w:val="2"/>
        <w:numPr>
          <w:ilvl w:val="1"/>
          <w:numId w:val="5"/>
        </w:numPr>
      </w:pPr>
      <w:bookmarkStart w:id="10034" w:name="_Ref479165159"/>
      <w:r>
        <w:rPr>
          <w:rFonts w:hint="eastAsia"/>
        </w:rPr>
        <w:t>UPDATE</w:t>
      </w:r>
      <w:r>
        <w:t>_CATEGORY_ITEM</w:t>
      </w:r>
      <w:bookmarkEnd w:id="10034"/>
    </w:p>
    <w:p w:rsidR="009E5A56" w:rsidRDefault="009E5A56" w:rsidP="009E5A56">
      <w:pPr>
        <w:ind w:firstLine="420"/>
      </w:pPr>
      <w:r>
        <w:rPr>
          <w:rFonts w:hint="eastAsia"/>
        </w:rPr>
        <w:t>更新单条分类信息，字段定义如下：</w:t>
      </w:r>
    </w:p>
    <w:p w:rsidR="009E5A56" w:rsidRDefault="009E5A56" w:rsidP="009E5A5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E5A56" w:rsidRDefault="009E5A56" w:rsidP="009E5A56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E5A56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17295A" w:rsidRDefault="009E5A5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E5A56" w:rsidRPr="00513A48" w:rsidRDefault="009E5A5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E5A56" w:rsidTr="006A6C10">
        <w:tc>
          <w:tcPr>
            <w:tcW w:w="7792" w:type="dxa"/>
            <w:gridSpan w:val="17"/>
          </w:tcPr>
          <w:p w:rsidR="009E5A56" w:rsidRDefault="009E5A56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E5A56" w:rsidTr="006A6C10">
        <w:tc>
          <w:tcPr>
            <w:tcW w:w="7792" w:type="dxa"/>
            <w:gridSpan w:val="17"/>
          </w:tcPr>
          <w:p w:rsidR="009E5A56" w:rsidRDefault="009E5A56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9E5A56" w:rsidTr="006A6C10">
        <w:tc>
          <w:tcPr>
            <w:tcW w:w="3896" w:type="dxa"/>
            <w:gridSpan w:val="9"/>
          </w:tcPr>
          <w:p w:rsidR="009E5A56" w:rsidRDefault="009E5A5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9E5A56" w:rsidRPr="009D2DBF" w:rsidRDefault="009E5A56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35" w:author="Zhang, Carol (MSHA)" w:date="2019-12-11T16:15:00Z">
              <w:r w:rsidR="00B2321A" w:rsidRPr="00B2321A">
                <w:rPr>
                  <w:color w:val="0000FF"/>
                  <w:u w:val="single"/>
                  <w:rPrChange w:id="10036" w:author="Zhang, Carol (MSHA)" w:date="2019-12-11T16:15:00Z">
                    <w:rPr/>
                  </w:rPrChange>
                </w:rPr>
                <w:t>Language</w:t>
              </w:r>
            </w:ins>
            <w:del w:id="100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9E5A56" w:rsidTr="006A6C10">
        <w:tc>
          <w:tcPr>
            <w:tcW w:w="3896" w:type="dxa"/>
            <w:gridSpan w:val="9"/>
          </w:tcPr>
          <w:p w:rsidR="009E5A56" w:rsidRPr="009D2DBF" w:rsidRDefault="009E5A56" w:rsidP="006A6C1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38" w:author="Zhang, Carol (MSHA)" w:date="2019-12-11T16:15:00Z">
              <w:r w:rsidR="00B2321A" w:rsidRPr="00B2321A">
                <w:rPr>
                  <w:color w:val="0000FF"/>
                  <w:u w:val="single"/>
                  <w:rPrChange w:id="10039" w:author="Zhang, Carol (MSHA)" w:date="2019-12-11T16:15:00Z">
                    <w:rPr/>
                  </w:rPrChange>
                </w:rPr>
                <w:t>Encode</w:t>
              </w:r>
            </w:ins>
            <w:del w:id="100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E5A56" w:rsidRPr="00E32BC2" w:rsidRDefault="009E5A5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 bytes length=64</w:t>
            </w:r>
          </w:p>
        </w:tc>
      </w:tr>
      <w:tr w:rsidR="009E5A56" w:rsidTr="006A6C10">
        <w:tc>
          <w:tcPr>
            <w:tcW w:w="3896" w:type="dxa"/>
            <w:gridSpan w:val="9"/>
          </w:tcPr>
          <w:p w:rsidR="009E5A56" w:rsidRDefault="009E5A56" w:rsidP="006A6C10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3896" w:type="dxa"/>
            <w:gridSpan w:val="8"/>
          </w:tcPr>
          <w:p w:rsidR="009E5A56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C767C9">
              <w:rPr>
                <w:b/>
              </w:rPr>
              <w:t xml:space="preserve"> 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  <w:r w:rsidRPr="00C767C9">
              <w:rPr>
                <w:b/>
              </w:rPr>
              <w:t xml:space="preserve">  </w:t>
            </w:r>
          </w:p>
        </w:tc>
      </w:tr>
      <w:tr w:rsidR="009E5A56" w:rsidTr="006A6C10">
        <w:tc>
          <w:tcPr>
            <w:tcW w:w="3896" w:type="dxa"/>
            <w:gridSpan w:val="9"/>
          </w:tcPr>
          <w:p w:rsidR="009E5A56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9E5A56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>….</w:t>
            </w:r>
          </w:p>
        </w:tc>
      </w:tr>
      <w:tr w:rsidR="009E5A56" w:rsidTr="006A6C10">
        <w:tc>
          <w:tcPr>
            <w:tcW w:w="3896" w:type="dxa"/>
            <w:gridSpan w:val="9"/>
          </w:tcPr>
          <w:p w:rsidR="009E5A56" w:rsidRPr="004A6A84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  <w:tc>
          <w:tcPr>
            <w:tcW w:w="3896" w:type="dxa"/>
            <w:gridSpan w:val="8"/>
          </w:tcPr>
          <w:p w:rsidR="009E5A56" w:rsidRPr="004A6A84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>Color(G)</w:t>
            </w:r>
          </w:p>
        </w:tc>
      </w:tr>
      <w:tr w:rsidR="009E5A56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9E5A56" w:rsidRDefault="009E5A56" w:rsidP="006A6C10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</w:tr>
    </w:tbl>
    <w:p w:rsidR="009E5A56" w:rsidRPr="005368DE" w:rsidRDefault="009E5A56" w:rsidP="009E5A56"/>
    <w:p w:rsidR="009E5A56" w:rsidRDefault="009E5A56" w:rsidP="009E5A5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E5A56" w:rsidRPr="003A36C5" w:rsidRDefault="009E5A56" w:rsidP="009E5A56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275A9D" w:rsidRDefault="00275A9D" w:rsidP="002D56AA"/>
    <w:p w:rsidR="00833C1A" w:rsidRDefault="00833C1A" w:rsidP="00833C1A">
      <w:pPr>
        <w:pStyle w:val="2"/>
        <w:numPr>
          <w:ilvl w:val="1"/>
          <w:numId w:val="5"/>
        </w:numPr>
      </w:pPr>
      <w:bookmarkStart w:id="10041" w:name="_Ref479165126"/>
      <w:r>
        <w:rPr>
          <w:rFonts w:hint="eastAsia"/>
        </w:rPr>
        <w:t>GET</w:t>
      </w:r>
      <w:r>
        <w:t>_DRUG_LIB_COUNT</w:t>
      </w:r>
      <w:bookmarkEnd w:id="10041"/>
    </w:p>
    <w:p w:rsidR="00833C1A" w:rsidRDefault="00833C1A" w:rsidP="00833C1A">
      <w:pPr>
        <w:ind w:firstLine="420"/>
      </w:pPr>
      <w:r>
        <w:rPr>
          <w:rFonts w:hint="eastAsia"/>
        </w:rPr>
        <w:t>获取药</w:t>
      </w:r>
      <w:r w:rsidR="003274F2">
        <w:rPr>
          <w:rFonts w:hint="eastAsia"/>
        </w:rPr>
        <w:t>物</w:t>
      </w:r>
      <w:r>
        <w:rPr>
          <w:rFonts w:hint="eastAsia"/>
        </w:rPr>
        <w:t>总量，命令包含字段如下：</w:t>
      </w:r>
    </w:p>
    <w:p w:rsidR="00833C1A" w:rsidRDefault="00833C1A" w:rsidP="00833C1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33C1A" w:rsidRDefault="00833C1A" w:rsidP="00833C1A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833C1A" w:rsidRDefault="00833C1A" w:rsidP="00833C1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33C1A" w:rsidRDefault="00833C1A" w:rsidP="00833C1A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正常返回：泵端返回一个包含自定义字段的数据包，两个字节整型值。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3C1A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17295A" w:rsidRDefault="00833C1A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3C1A" w:rsidRPr="00513A48" w:rsidRDefault="00833C1A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3C1A" w:rsidTr="006A6C10">
        <w:tc>
          <w:tcPr>
            <w:tcW w:w="7792" w:type="dxa"/>
            <w:gridSpan w:val="17"/>
          </w:tcPr>
          <w:p w:rsidR="00833C1A" w:rsidRDefault="00833C1A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33C1A" w:rsidTr="006A6C10">
        <w:tc>
          <w:tcPr>
            <w:tcW w:w="7792" w:type="dxa"/>
            <w:gridSpan w:val="17"/>
          </w:tcPr>
          <w:p w:rsidR="00833C1A" w:rsidRDefault="00833C1A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833C1A" w:rsidTr="006A6C10">
        <w:tc>
          <w:tcPr>
            <w:tcW w:w="3896" w:type="dxa"/>
            <w:gridSpan w:val="9"/>
          </w:tcPr>
          <w:p w:rsidR="00833C1A" w:rsidRDefault="00833C1A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>drug count</w:t>
            </w:r>
            <w:r>
              <w:rPr>
                <w:b/>
              </w:rPr>
              <w:t xml:space="preserve"> low byte</w:t>
            </w:r>
          </w:p>
        </w:tc>
        <w:tc>
          <w:tcPr>
            <w:tcW w:w="3896" w:type="dxa"/>
            <w:gridSpan w:val="8"/>
          </w:tcPr>
          <w:p w:rsidR="00833C1A" w:rsidRDefault="00833C1A" w:rsidP="006A6C10">
            <w:pPr>
              <w:jc w:val="center"/>
              <w:rPr>
                <w:b/>
              </w:rPr>
            </w:pPr>
            <w:r w:rsidRPr="00E32BC2">
              <w:rPr>
                <w:b/>
              </w:rPr>
              <w:t>drug count</w:t>
            </w:r>
            <w:r>
              <w:rPr>
                <w:b/>
              </w:rPr>
              <w:t xml:space="preserve"> high byte</w:t>
            </w:r>
          </w:p>
        </w:tc>
      </w:tr>
    </w:tbl>
    <w:p w:rsidR="00833C1A" w:rsidRPr="003A36C5" w:rsidRDefault="00833C1A" w:rsidP="00833C1A"/>
    <w:p w:rsidR="009E5A56" w:rsidRDefault="009E5A56" w:rsidP="002D56AA"/>
    <w:p w:rsidR="00C4255B" w:rsidRDefault="00C4255B" w:rsidP="00C4255B">
      <w:pPr>
        <w:pStyle w:val="2"/>
        <w:numPr>
          <w:ilvl w:val="1"/>
          <w:numId w:val="5"/>
        </w:numPr>
      </w:pPr>
      <w:bookmarkStart w:id="10042" w:name="_Ref494207661"/>
      <w:r>
        <w:rPr>
          <w:rFonts w:hint="eastAsia"/>
        </w:rPr>
        <w:t>GET</w:t>
      </w:r>
      <w:r>
        <w:t>_CATEGORY_COUNT</w:t>
      </w:r>
      <w:bookmarkEnd w:id="10042"/>
    </w:p>
    <w:p w:rsidR="00C4255B" w:rsidRDefault="00C4255B" w:rsidP="00C4255B">
      <w:pPr>
        <w:ind w:firstLine="420"/>
      </w:pPr>
      <w:r>
        <w:rPr>
          <w:rFonts w:hint="eastAsia"/>
        </w:rPr>
        <w:t>获取药</w:t>
      </w:r>
      <w:r w:rsidR="003274F2">
        <w:rPr>
          <w:rFonts w:hint="eastAsia"/>
        </w:rPr>
        <w:t>物</w:t>
      </w:r>
      <w:r>
        <w:rPr>
          <w:rFonts w:hint="eastAsia"/>
        </w:rPr>
        <w:t>分类总量，命令包含字段如下：</w:t>
      </w:r>
    </w:p>
    <w:p w:rsidR="00C4255B" w:rsidRDefault="00C4255B" w:rsidP="00C4255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4255B" w:rsidRDefault="00C4255B" w:rsidP="00C4255B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C4255B" w:rsidRDefault="00C4255B" w:rsidP="00C4255B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C4255B" w:rsidRDefault="00C4255B" w:rsidP="00C4255B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正常返回：泵端返回一个包含自定义字段的数据包，一个字节整型值。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4255B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17295A" w:rsidRDefault="00C4255B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4255B" w:rsidRPr="00513A48" w:rsidRDefault="00C4255B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4255B" w:rsidTr="006A6C10">
        <w:tc>
          <w:tcPr>
            <w:tcW w:w="7792" w:type="dxa"/>
            <w:gridSpan w:val="17"/>
          </w:tcPr>
          <w:p w:rsidR="00C4255B" w:rsidRDefault="00C4255B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4255B" w:rsidTr="006A6C10">
        <w:tc>
          <w:tcPr>
            <w:tcW w:w="7792" w:type="dxa"/>
            <w:gridSpan w:val="17"/>
          </w:tcPr>
          <w:p w:rsidR="00C4255B" w:rsidRDefault="00C4255B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C4255B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C4255B" w:rsidRPr="00F05CF0" w:rsidRDefault="00C4255B" w:rsidP="006A6C10">
            <w:pPr>
              <w:jc w:val="center"/>
              <w:rPr>
                <w:b/>
              </w:rPr>
            </w:pPr>
            <w:r w:rsidRPr="00B434E8">
              <w:rPr>
                <w:b/>
              </w:rPr>
              <w:t>category count</w:t>
            </w:r>
          </w:p>
        </w:tc>
      </w:tr>
    </w:tbl>
    <w:p w:rsidR="00C4255B" w:rsidRDefault="00C4255B" w:rsidP="00C4255B"/>
    <w:p w:rsidR="00430955" w:rsidRDefault="00430955" w:rsidP="00430955">
      <w:pPr>
        <w:pStyle w:val="2"/>
        <w:numPr>
          <w:ilvl w:val="1"/>
          <w:numId w:val="5"/>
        </w:numPr>
      </w:pPr>
      <w:bookmarkStart w:id="10043" w:name="_Ref479165178"/>
      <w:r>
        <w:rPr>
          <w:rFonts w:hint="eastAsia"/>
        </w:rPr>
        <w:t>CLEAR</w:t>
      </w:r>
      <w:r>
        <w:t>_DRUG_LIB</w:t>
      </w:r>
      <w:bookmarkEnd w:id="10043"/>
    </w:p>
    <w:p w:rsidR="00430955" w:rsidRDefault="00430955" w:rsidP="00430955">
      <w:pPr>
        <w:ind w:firstLine="420"/>
      </w:pPr>
      <w:r>
        <w:rPr>
          <w:rFonts w:hint="eastAsia"/>
        </w:rPr>
        <w:t>清空药库</w:t>
      </w:r>
    </w:p>
    <w:p w:rsidR="00430955" w:rsidRDefault="00430955" w:rsidP="0043095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30955" w:rsidRDefault="00430955" w:rsidP="00430955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430955" w:rsidRDefault="00430955" w:rsidP="0043095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30955" w:rsidRPr="00AC09C3" w:rsidRDefault="00430955" w:rsidP="00430955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8C4527" w:rsidRDefault="008C4527" w:rsidP="008C4527">
      <w:pPr>
        <w:pStyle w:val="2"/>
        <w:numPr>
          <w:ilvl w:val="1"/>
          <w:numId w:val="5"/>
        </w:numPr>
      </w:pPr>
      <w:bookmarkStart w:id="10044" w:name="_Ref479672771"/>
      <w:r>
        <w:rPr>
          <w:rFonts w:hint="eastAsia"/>
        </w:rPr>
        <w:t>GET</w:t>
      </w:r>
      <w:r>
        <w:t>_LANGUAGE_COUNT</w:t>
      </w:r>
      <w:bookmarkEnd w:id="10044"/>
    </w:p>
    <w:p w:rsidR="008C4527" w:rsidRDefault="008C4527" w:rsidP="008C4527">
      <w:pPr>
        <w:ind w:firstLine="420"/>
      </w:pPr>
      <w:r>
        <w:rPr>
          <w:rFonts w:hint="eastAsia"/>
        </w:rPr>
        <w:t>获取泵语言总数，命令包含字段如下：</w:t>
      </w:r>
    </w:p>
    <w:p w:rsidR="008C4527" w:rsidRDefault="008C4527" w:rsidP="008C452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C4527" w:rsidRDefault="008C4527" w:rsidP="008C4527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8C4527" w:rsidRDefault="008C4527" w:rsidP="008C452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C4527" w:rsidRDefault="008C4527" w:rsidP="008C4527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正常返回：泵端返回一个包含自定义字段的数据包，一个字节整型值。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C4527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17295A" w:rsidRDefault="008C452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C4527" w:rsidRPr="00513A48" w:rsidRDefault="008C452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C4527" w:rsidTr="006A6C10">
        <w:tc>
          <w:tcPr>
            <w:tcW w:w="7792" w:type="dxa"/>
            <w:gridSpan w:val="17"/>
          </w:tcPr>
          <w:p w:rsidR="008C4527" w:rsidRDefault="008C4527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C4527" w:rsidTr="006A6C10">
        <w:tc>
          <w:tcPr>
            <w:tcW w:w="7792" w:type="dxa"/>
            <w:gridSpan w:val="17"/>
          </w:tcPr>
          <w:p w:rsidR="008C4527" w:rsidRDefault="008C4527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8C4527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8C4527" w:rsidRPr="00F05CF0" w:rsidRDefault="008C4527" w:rsidP="006A6C10">
            <w:pPr>
              <w:jc w:val="center"/>
              <w:rPr>
                <w:b/>
              </w:rPr>
            </w:pPr>
            <w:r>
              <w:rPr>
                <w:b/>
              </w:rPr>
              <w:t>language</w:t>
            </w:r>
            <w:r w:rsidRPr="00B434E8">
              <w:rPr>
                <w:b/>
              </w:rPr>
              <w:t xml:space="preserve"> count</w:t>
            </w:r>
          </w:p>
        </w:tc>
      </w:tr>
    </w:tbl>
    <w:p w:rsidR="008C4527" w:rsidRDefault="008C4527" w:rsidP="008C4527">
      <w:r>
        <w:tab/>
      </w:r>
      <w:r>
        <w:rPr>
          <w:rFonts w:hint="eastAsia"/>
        </w:rPr>
        <w:t>例如：</w:t>
      </w:r>
      <w:r w:rsidRPr="00977336">
        <w:t>language count</w:t>
      </w:r>
      <w:r w:rsidRPr="00977336">
        <w:rPr>
          <w:rFonts w:hint="eastAsia"/>
        </w:rPr>
        <w:t>等于</w:t>
      </w:r>
      <w:r>
        <w:t>4</w:t>
      </w:r>
      <w:r>
        <w:rPr>
          <w:rFonts w:hint="eastAsia"/>
        </w:rPr>
        <w:t>，</w:t>
      </w:r>
      <w:r>
        <w:t>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t>3</w:t>
      </w:r>
      <w:r>
        <w:rPr>
          <w:rFonts w:hint="eastAsia"/>
        </w:rPr>
        <w:t>分别代表的语言类别，</w:t>
      </w:r>
      <w:r>
        <w:t>由</w:t>
      </w:r>
      <w:r>
        <w:rPr>
          <w:rFonts w:hint="eastAsia"/>
        </w:rPr>
        <w:t>泵端枚举定义。</w:t>
      </w:r>
    </w:p>
    <w:p w:rsidR="00133D1D" w:rsidRDefault="00133D1D" w:rsidP="00133D1D">
      <w:pPr>
        <w:pStyle w:val="2"/>
        <w:numPr>
          <w:ilvl w:val="1"/>
          <w:numId w:val="5"/>
        </w:numPr>
      </w:pPr>
      <w:bookmarkStart w:id="10045" w:name="_Ref496800441"/>
      <w:r>
        <w:rPr>
          <w:rFonts w:hint="eastAsia"/>
        </w:rPr>
        <w:t>UPDATE</w:t>
      </w:r>
      <w:r>
        <w:t>_CATEGORY_DRUGINDEX</w:t>
      </w:r>
      <w:bookmarkEnd w:id="10045"/>
    </w:p>
    <w:p w:rsidR="00133D1D" w:rsidRDefault="00133D1D" w:rsidP="00133D1D">
      <w:pPr>
        <w:ind w:firstLine="420"/>
      </w:pPr>
      <w:r>
        <w:rPr>
          <w:rFonts w:hint="eastAsia"/>
        </w:rPr>
        <w:t>更新分类下</w:t>
      </w:r>
      <w:r>
        <w:t>所</w:t>
      </w:r>
      <w:r>
        <w:rPr>
          <w:rFonts w:hint="eastAsia"/>
        </w:rPr>
        <w:t>有</w:t>
      </w:r>
      <w:r>
        <w:t>药</w:t>
      </w:r>
      <w:r>
        <w:t>ID</w:t>
      </w:r>
      <w:r>
        <w:rPr>
          <w:rFonts w:hint="eastAsia"/>
        </w:rPr>
        <w:t>信息，</w:t>
      </w:r>
      <w:r w:rsidR="00FF7CE3">
        <w:rPr>
          <w:rFonts w:hint="eastAsia"/>
        </w:rPr>
        <w:t>C</w:t>
      </w:r>
      <w:r w:rsidR="00FF7CE3">
        <w:t>9</w:t>
      </w:r>
      <w:r w:rsidR="00796E1A">
        <w:rPr>
          <w:rFonts w:hint="eastAsia"/>
        </w:rPr>
        <w:t>固件版本</w:t>
      </w:r>
      <w:r w:rsidR="00796E1A">
        <w:t>1.0.3</w:t>
      </w:r>
      <w:r w:rsidR="00796E1A">
        <w:rPr>
          <w:rFonts w:hint="eastAsia"/>
        </w:rPr>
        <w:t>后增加语言字段，</w:t>
      </w:r>
      <w:r>
        <w:rPr>
          <w:rFonts w:hint="eastAsia"/>
        </w:rPr>
        <w:t>字段定义如下：</w:t>
      </w:r>
    </w:p>
    <w:p w:rsidR="00133D1D" w:rsidRDefault="00133D1D" w:rsidP="00133D1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33D1D" w:rsidRDefault="00133D1D" w:rsidP="00133D1D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33D1D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17295A" w:rsidRDefault="00133D1D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33D1D" w:rsidRPr="00513A48" w:rsidRDefault="00133D1D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33D1D" w:rsidTr="007C5CEA">
        <w:tc>
          <w:tcPr>
            <w:tcW w:w="7792" w:type="dxa"/>
            <w:gridSpan w:val="17"/>
          </w:tcPr>
          <w:p w:rsidR="00133D1D" w:rsidRDefault="00133D1D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33D1D" w:rsidTr="007C5CEA">
        <w:tc>
          <w:tcPr>
            <w:tcW w:w="7792" w:type="dxa"/>
            <w:gridSpan w:val="17"/>
          </w:tcPr>
          <w:p w:rsidR="00133D1D" w:rsidRDefault="00133D1D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796E1A" w:rsidTr="004F6364">
        <w:tc>
          <w:tcPr>
            <w:tcW w:w="3896" w:type="dxa"/>
            <w:gridSpan w:val="9"/>
          </w:tcPr>
          <w:p w:rsidR="00796E1A" w:rsidRDefault="00796E1A" w:rsidP="008050BE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796E1A" w:rsidRPr="00C767C9" w:rsidRDefault="00796E1A" w:rsidP="008050BE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46" w:author="Zhang, Carol (MSHA)" w:date="2019-12-11T16:15:00Z">
              <w:r w:rsidR="00B2321A" w:rsidRPr="00B2321A">
                <w:rPr>
                  <w:color w:val="0000FF"/>
                  <w:u w:val="single"/>
                  <w:rPrChange w:id="10047" w:author="Zhang, Carol (MSHA)" w:date="2019-12-11T16:15:00Z">
                    <w:rPr/>
                  </w:rPrChange>
                </w:rPr>
                <w:t>Language</w:t>
              </w:r>
            </w:ins>
            <w:del w:id="1004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8050BE" w:rsidTr="007C5CEA">
        <w:tc>
          <w:tcPr>
            <w:tcW w:w="3896" w:type="dxa"/>
            <w:gridSpan w:val="9"/>
          </w:tcPr>
          <w:p w:rsidR="008050BE" w:rsidRPr="00C767C9" w:rsidRDefault="008050BE" w:rsidP="008050BE">
            <w:pPr>
              <w:jc w:val="center"/>
              <w:rPr>
                <w:b/>
              </w:rPr>
            </w:pPr>
            <w:r>
              <w:rPr>
                <w:b/>
              </w:rPr>
              <w:t>drug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 count</w:t>
            </w:r>
          </w:p>
        </w:tc>
        <w:tc>
          <w:tcPr>
            <w:tcW w:w="3896" w:type="dxa"/>
            <w:gridSpan w:val="8"/>
          </w:tcPr>
          <w:p w:rsidR="008050BE" w:rsidRPr="009D2DBF" w:rsidRDefault="008050BE" w:rsidP="008050BE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Drug index 1(low byte)</w:t>
            </w:r>
          </w:p>
        </w:tc>
      </w:tr>
      <w:tr w:rsidR="008050BE" w:rsidTr="007C5CEA">
        <w:tc>
          <w:tcPr>
            <w:tcW w:w="3896" w:type="dxa"/>
            <w:gridSpan w:val="9"/>
          </w:tcPr>
          <w:p w:rsidR="008050BE" w:rsidRPr="008505C3" w:rsidRDefault="008050BE" w:rsidP="008050BE">
            <w:pPr>
              <w:jc w:val="center"/>
              <w:rPr>
                <w:b/>
              </w:rPr>
            </w:pPr>
            <w:r>
              <w:rPr>
                <w:b/>
              </w:rPr>
              <w:t>Drug index 1(high byte)</w:t>
            </w:r>
          </w:p>
        </w:tc>
        <w:tc>
          <w:tcPr>
            <w:tcW w:w="3896" w:type="dxa"/>
            <w:gridSpan w:val="8"/>
          </w:tcPr>
          <w:p w:rsidR="008050BE" w:rsidRPr="00E32BC2" w:rsidRDefault="008050BE" w:rsidP="008050BE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8050BE" w:rsidTr="007C5CEA">
        <w:tc>
          <w:tcPr>
            <w:tcW w:w="3896" w:type="dxa"/>
            <w:gridSpan w:val="9"/>
          </w:tcPr>
          <w:p w:rsidR="008050BE" w:rsidRDefault="008050BE" w:rsidP="008050BE">
            <w:pPr>
              <w:jc w:val="center"/>
              <w:rPr>
                <w:b/>
              </w:rPr>
            </w:pPr>
            <w:r>
              <w:rPr>
                <w:b/>
              </w:rPr>
              <w:t>Drug index N……(low byte)</w:t>
            </w:r>
          </w:p>
        </w:tc>
        <w:tc>
          <w:tcPr>
            <w:tcW w:w="3896" w:type="dxa"/>
            <w:gridSpan w:val="8"/>
          </w:tcPr>
          <w:p w:rsidR="008050BE" w:rsidRDefault="008050BE" w:rsidP="008050BE">
            <w:pPr>
              <w:jc w:val="center"/>
              <w:rPr>
                <w:b/>
              </w:rPr>
            </w:pPr>
            <w:r>
              <w:rPr>
                <w:b/>
              </w:rPr>
              <w:t>Drug index N……(high byte)</w:t>
            </w:r>
          </w:p>
        </w:tc>
      </w:tr>
    </w:tbl>
    <w:p w:rsidR="00133D1D" w:rsidRPr="005368DE" w:rsidRDefault="00133D1D" w:rsidP="00133D1D"/>
    <w:p w:rsidR="00133D1D" w:rsidRDefault="00133D1D" w:rsidP="00133D1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33D1D" w:rsidRDefault="00133D1D" w:rsidP="00133D1D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18312A" w:rsidRDefault="0018312A" w:rsidP="00133D1D">
      <w:pPr>
        <w:pStyle w:val="a7"/>
        <w:ind w:left="840" w:firstLineChars="0" w:firstLine="0"/>
      </w:pPr>
    </w:p>
    <w:p w:rsidR="0018312A" w:rsidRDefault="0077462B" w:rsidP="0018312A">
      <w:pPr>
        <w:pStyle w:val="2"/>
        <w:numPr>
          <w:ilvl w:val="1"/>
          <w:numId w:val="5"/>
        </w:numPr>
      </w:pPr>
      <w:bookmarkStart w:id="10049" w:name="_Ref496801869"/>
      <w:r>
        <w:t>GET</w:t>
      </w:r>
      <w:r w:rsidR="0018312A">
        <w:t>_CATEGORY_DRUGINDEX</w:t>
      </w:r>
      <w:bookmarkEnd w:id="10049"/>
    </w:p>
    <w:p w:rsidR="0018312A" w:rsidRDefault="0018312A" w:rsidP="0018312A">
      <w:pPr>
        <w:ind w:firstLine="420"/>
      </w:pPr>
      <w:r>
        <w:rPr>
          <w:rFonts w:hint="eastAsia"/>
        </w:rPr>
        <w:t>更新分类下</w:t>
      </w:r>
      <w:r>
        <w:t>所</w:t>
      </w:r>
      <w:r>
        <w:rPr>
          <w:rFonts w:hint="eastAsia"/>
        </w:rPr>
        <w:t>有</w:t>
      </w:r>
      <w:r>
        <w:t>药</w:t>
      </w:r>
      <w:r>
        <w:t>ID</w:t>
      </w:r>
      <w:r>
        <w:rPr>
          <w:rFonts w:hint="eastAsia"/>
        </w:rPr>
        <w:t>信息，字段定义如下：</w:t>
      </w:r>
    </w:p>
    <w:p w:rsidR="0018312A" w:rsidRDefault="0018312A" w:rsidP="0018312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8312A" w:rsidRDefault="0018312A" w:rsidP="0018312A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8312A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17295A" w:rsidRDefault="0018312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8312A" w:rsidRPr="00513A48" w:rsidRDefault="0018312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8312A" w:rsidTr="007C5CEA">
        <w:tc>
          <w:tcPr>
            <w:tcW w:w="7792" w:type="dxa"/>
            <w:gridSpan w:val="17"/>
          </w:tcPr>
          <w:p w:rsidR="0018312A" w:rsidRDefault="0018312A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8312A" w:rsidTr="007C5CEA">
        <w:tc>
          <w:tcPr>
            <w:tcW w:w="7792" w:type="dxa"/>
            <w:gridSpan w:val="17"/>
          </w:tcPr>
          <w:p w:rsidR="0018312A" w:rsidRDefault="0018312A" w:rsidP="009216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DE4BEE">
              <w:rPr>
                <w:b/>
              </w:rPr>
              <w:t>0x0</w:t>
            </w:r>
            <w:r w:rsidR="00796E1A">
              <w:rPr>
                <w:rFonts w:hint="eastAsia"/>
                <w:b/>
              </w:rPr>
              <w:t>2</w:t>
            </w:r>
          </w:p>
        </w:tc>
      </w:tr>
      <w:tr w:rsidR="00796E1A" w:rsidTr="004F6364">
        <w:tc>
          <w:tcPr>
            <w:tcW w:w="3896" w:type="dxa"/>
            <w:gridSpan w:val="9"/>
          </w:tcPr>
          <w:p w:rsidR="00796E1A" w:rsidRDefault="00796E1A" w:rsidP="007C5CEA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796E1A" w:rsidRPr="00C767C9" w:rsidRDefault="00796E1A" w:rsidP="007C5CEA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50" w:author="Zhang, Carol (MSHA)" w:date="2019-12-11T16:15:00Z">
              <w:r w:rsidR="00B2321A" w:rsidRPr="00B2321A">
                <w:rPr>
                  <w:color w:val="0000FF"/>
                  <w:u w:val="single"/>
                  <w:rPrChange w:id="10051" w:author="Zhang, Carol (MSHA)" w:date="2019-12-11T16:15:00Z">
                    <w:rPr/>
                  </w:rPrChange>
                </w:rPr>
                <w:t>Language</w:t>
              </w:r>
            </w:ins>
            <w:del w:id="1005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</w:tbl>
    <w:p w:rsidR="0018312A" w:rsidRPr="005368DE" w:rsidRDefault="0018312A" w:rsidP="0018312A"/>
    <w:p w:rsidR="0018312A" w:rsidRDefault="0018312A" w:rsidP="0018312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8312A" w:rsidRDefault="0018312A" w:rsidP="0018312A">
      <w:pPr>
        <w:pStyle w:val="a7"/>
        <w:ind w:left="840" w:firstLineChars="0" w:firstLine="0"/>
      </w:pPr>
      <w:r>
        <w:rPr>
          <w:rFonts w:hint="eastAsia"/>
        </w:rPr>
        <w:t>正常返回：泵端返回</w:t>
      </w:r>
      <w:r w:rsidR="003F7408">
        <w:rPr>
          <w:rFonts w:hint="eastAsia"/>
        </w:rPr>
        <w:t>一个自定义字段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F7408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17295A" w:rsidRDefault="003F74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F7408" w:rsidRPr="00513A48" w:rsidRDefault="003F74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F7408" w:rsidTr="007C5CEA">
        <w:tc>
          <w:tcPr>
            <w:tcW w:w="7792" w:type="dxa"/>
            <w:gridSpan w:val="17"/>
          </w:tcPr>
          <w:p w:rsidR="003F7408" w:rsidRDefault="003F7408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3F7408" w:rsidTr="007C5CEA">
        <w:tc>
          <w:tcPr>
            <w:tcW w:w="7792" w:type="dxa"/>
            <w:gridSpan w:val="17"/>
          </w:tcPr>
          <w:p w:rsidR="003F7408" w:rsidRDefault="003F7408" w:rsidP="001A65E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 w:rsidR="001A65ED">
              <w:rPr>
                <w:b/>
              </w:rPr>
              <w:t>=?</w:t>
            </w:r>
          </w:p>
        </w:tc>
      </w:tr>
      <w:tr w:rsidR="00796E1A" w:rsidTr="004F6364">
        <w:tc>
          <w:tcPr>
            <w:tcW w:w="3896" w:type="dxa"/>
            <w:gridSpan w:val="9"/>
          </w:tcPr>
          <w:p w:rsidR="00796E1A" w:rsidRDefault="00796E1A" w:rsidP="009216AB">
            <w:pPr>
              <w:jc w:val="center"/>
              <w:rPr>
                <w:b/>
              </w:rPr>
            </w:pPr>
            <w:r w:rsidRPr="00C767C9">
              <w:rPr>
                <w:b/>
              </w:rPr>
              <w:t>category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3896" w:type="dxa"/>
            <w:gridSpan w:val="8"/>
          </w:tcPr>
          <w:p w:rsidR="00796E1A" w:rsidRPr="00C767C9" w:rsidRDefault="00796E1A" w:rsidP="009216AB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53" w:author="Zhang, Carol (MSHA)" w:date="2019-12-11T16:15:00Z">
              <w:r w:rsidR="00B2321A" w:rsidRPr="00B2321A">
                <w:rPr>
                  <w:color w:val="0000FF"/>
                  <w:u w:val="single"/>
                  <w:rPrChange w:id="10054" w:author="Zhang, Carol (MSHA)" w:date="2019-12-11T16:15:00Z">
                    <w:rPr/>
                  </w:rPrChange>
                </w:rPr>
                <w:t>Language</w:t>
              </w:r>
            </w:ins>
            <w:del w:id="1005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8050BE" w:rsidTr="007C5CEA">
        <w:tc>
          <w:tcPr>
            <w:tcW w:w="3896" w:type="dxa"/>
            <w:gridSpan w:val="9"/>
          </w:tcPr>
          <w:p w:rsidR="008050BE" w:rsidRPr="00C767C9" w:rsidRDefault="008050BE" w:rsidP="009216AB">
            <w:pPr>
              <w:jc w:val="center"/>
              <w:rPr>
                <w:b/>
              </w:rPr>
            </w:pPr>
            <w:r>
              <w:rPr>
                <w:b/>
              </w:rPr>
              <w:t>drug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 count</w:t>
            </w:r>
          </w:p>
        </w:tc>
        <w:tc>
          <w:tcPr>
            <w:tcW w:w="3896" w:type="dxa"/>
            <w:gridSpan w:val="8"/>
          </w:tcPr>
          <w:p w:rsidR="008050BE" w:rsidRPr="009D2DBF" w:rsidRDefault="008050BE" w:rsidP="009216AB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Drug index 1(low byte)</w:t>
            </w:r>
          </w:p>
        </w:tc>
      </w:tr>
      <w:tr w:rsidR="009216AB" w:rsidTr="007C5CEA">
        <w:tc>
          <w:tcPr>
            <w:tcW w:w="3896" w:type="dxa"/>
            <w:gridSpan w:val="9"/>
          </w:tcPr>
          <w:p w:rsidR="009216AB" w:rsidRPr="008505C3" w:rsidRDefault="008050BE" w:rsidP="009216AB">
            <w:pPr>
              <w:jc w:val="center"/>
              <w:rPr>
                <w:b/>
              </w:rPr>
            </w:pPr>
            <w:r>
              <w:rPr>
                <w:b/>
              </w:rPr>
              <w:t>Drug index 1(high byte)</w:t>
            </w:r>
          </w:p>
        </w:tc>
        <w:tc>
          <w:tcPr>
            <w:tcW w:w="3896" w:type="dxa"/>
            <w:gridSpan w:val="8"/>
          </w:tcPr>
          <w:p w:rsidR="009216AB" w:rsidRPr="00E32BC2" w:rsidRDefault="008050BE" w:rsidP="009216AB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9216AB" w:rsidTr="007C5CEA">
        <w:tc>
          <w:tcPr>
            <w:tcW w:w="3896" w:type="dxa"/>
            <w:gridSpan w:val="9"/>
          </w:tcPr>
          <w:p w:rsidR="009216AB" w:rsidRDefault="008050BE" w:rsidP="009216AB">
            <w:pPr>
              <w:jc w:val="center"/>
              <w:rPr>
                <w:b/>
              </w:rPr>
            </w:pPr>
            <w:r>
              <w:rPr>
                <w:b/>
              </w:rPr>
              <w:t>Drug index N……(low byte)</w:t>
            </w:r>
          </w:p>
        </w:tc>
        <w:tc>
          <w:tcPr>
            <w:tcW w:w="3896" w:type="dxa"/>
            <w:gridSpan w:val="8"/>
          </w:tcPr>
          <w:p w:rsidR="009216AB" w:rsidRDefault="008050BE" w:rsidP="009216AB">
            <w:pPr>
              <w:jc w:val="center"/>
              <w:rPr>
                <w:b/>
              </w:rPr>
            </w:pPr>
            <w:r>
              <w:rPr>
                <w:b/>
              </w:rPr>
              <w:t>Drug index N……(high byte)</w:t>
            </w:r>
          </w:p>
        </w:tc>
      </w:tr>
    </w:tbl>
    <w:p w:rsidR="003F7408" w:rsidRDefault="003F7408" w:rsidP="0018312A">
      <w:pPr>
        <w:pStyle w:val="a7"/>
        <w:ind w:left="840" w:firstLineChars="0" w:firstLine="0"/>
      </w:pPr>
    </w:p>
    <w:p w:rsidR="009D3625" w:rsidRDefault="004F6364" w:rsidP="002F0885">
      <w:pPr>
        <w:pStyle w:val="2"/>
        <w:numPr>
          <w:ilvl w:val="1"/>
          <w:numId w:val="5"/>
        </w:numPr>
      </w:pPr>
      <w:bookmarkStart w:id="10056" w:name="_Ref514230402"/>
      <w:r>
        <w:t>ENABLE_DRUGLIB_</w:t>
      </w:r>
      <w:r w:rsidRPr="002F0885">
        <w:t>FEATURES</w:t>
      </w:r>
      <w:bookmarkEnd w:id="10056"/>
    </w:p>
    <w:p w:rsidR="009D3625" w:rsidRDefault="009D3625" w:rsidP="009D3625">
      <w:pPr>
        <w:ind w:firstLine="420"/>
      </w:pPr>
      <w:r>
        <w:rPr>
          <w:rFonts w:hint="eastAsia"/>
        </w:rPr>
        <w:t>使药库可用，字段定义如下：</w:t>
      </w:r>
    </w:p>
    <w:p w:rsidR="009D3625" w:rsidRDefault="009D3625" w:rsidP="009D362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D3625" w:rsidRPr="005368DE" w:rsidRDefault="009D3625" w:rsidP="002F0885">
      <w:pPr>
        <w:ind w:left="420" w:firstLine="42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9D3625" w:rsidRDefault="009D3625" w:rsidP="009D362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D3625" w:rsidRPr="003A36C5" w:rsidRDefault="009D3625" w:rsidP="009D3625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A147B9" w:rsidRDefault="00A147B9" w:rsidP="00461B88">
      <w:pPr>
        <w:pStyle w:val="2"/>
        <w:numPr>
          <w:ilvl w:val="1"/>
          <w:numId w:val="5"/>
        </w:numPr>
      </w:pPr>
      <w:bookmarkStart w:id="10057" w:name="_Ref520474723"/>
      <w:r>
        <w:t>GET_REGION_LANGUAGE_</w:t>
      </w:r>
      <w:r>
        <w:rPr>
          <w:rFonts w:hint="eastAsia"/>
        </w:rPr>
        <w:t>LIST</w:t>
      </w:r>
      <w:bookmarkEnd w:id="10057"/>
    </w:p>
    <w:p w:rsidR="00A147B9" w:rsidRDefault="00A147B9" w:rsidP="00A147B9">
      <w:pPr>
        <w:ind w:firstLine="420"/>
      </w:pPr>
      <w:r>
        <w:rPr>
          <w:rFonts w:hint="eastAsia"/>
        </w:rPr>
        <w:t>获取</w:t>
      </w:r>
      <w:r w:rsidR="007916CE">
        <w:rPr>
          <w:rFonts w:hint="eastAsia"/>
        </w:rPr>
        <w:t>地区</w:t>
      </w:r>
      <w:r>
        <w:rPr>
          <w:rFonts w:hint="eastAsia"/>
        </w:rPr>
        <w:t>列表和语言列表，命令包含字段如下：</w:t>
      </w:r>
    </w:p>
    <w:p w:rsidR="00A147B9" w:rsidRDefault="00A147B9" w:rsidP="00A147B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147B9" w:rsidRDefault="00A147B9" w:rsidP="00A147B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A147B9" w:rsidRDefault="00A147B9" w:rsidP="00A147B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147B9" w:rsidRDefault="00A147B9" w:rsidP="00A147B9">
      <w:pPr>
        <w:pStyle w:val="a7"/>
        <w:ind w:left="840" w:firstLineChars="0" w:firstLine="0"/>
      </w:pPr>
      <w:r>
        <w:rPr>
          <w:rFonts w:hint="eastAsia"/>
        </w:rPr>
        <w:t>正常返回：泵端返回一个包含</w:t>
      </w:r>
      <w:r w:rsidR="007916CE">
        <w:rPr>
          <w:rFonts w:hint="eastAsia"/>
        </w:rPr>
        <w:t>地区</w:t>
      </w:r>
      <w:r>
        <w:rPr>
          <w:rFonts w:hint="eastAsia"/>
        </w:rPr>
        <w:t>总数，</w:t>
      </w:r>
      <w:r w:rsidR="007916CE">
        <w:rPr>
          <w:rFonts w:hint="eastAsia"/>
        </w:rPr>
        <w:t>地区</w:t>
      </w:r>
      <w:r>
        <w:rPr>
          <w:rFonts w:hint="eastAsia"/>
        </w:rPr>
        <w:t>index</w:t>
      </w:r>
      <w:r w:rsidR="00702FC6">
        <w:rPr>
          <w:rFonts w:hint="eastAsia"/>
        </w:rPr>
        <w:t>列表</w:t>
      </w:r>
      <w:r>
        <w:t xml:space="preserve">, </w:t>
      </w:r>
      <w:r>
        <w:rPr>
          <w:rFonts w:hint="eastAsia"/>
        </w:rPr>
        <w:t>语言总数，语言</w:t>
      </w:r>
      <w:r>
        <w:rPr>
          <w:rFonts w:hint="eastAsia"/>
        </w:rPr>
        <w:t>index</w:t>
      </w:r>
      <w:r w:rsidR="00702FC6">
        <w:rPr>
          <w:rFonts w:hint="eastAsia"/>
        </w:rPr>
        <w:t>列</w:t>
      </w:r>
      <w:r w:rsidR="00702FC6">
        <w:rPr>
          <w:rFonts w:hint="eastAsia"/>
        </w:rPr>
        <w:lastRenderedPageBreak/>
        <w:t>表</w:t>
      </w:r>
      <w:r>
        <w:rPr>
          <w:rFonts w:hint="eastAsia"/>
        </w:rPr>
        <w:t>的自定义字段。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147B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17295A" w:rsidRDefault="00A147B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147B9" w:rsidRPr="00513A48" w:rsidRDefault="00A147B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147B9" w:rsidTr="002876A9">
        <w:tc>
          <w:tcPr>
            <w:tcW w:w="7792" w:type="dxa"/>
            <w:gridSpan w:val="17"/>
          </w:tcPr>
          <w:p w:rsidR="00A147B9" w:rsidRDefault="00A147B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147B9" w:rsidTr="002876A9">
        <w:tc>
          <w:tcPr>
            <w:tcW w:w="7792" w:type="dxa"/>
            <w:gridSpan w:val="17"/>
          </w:tcPr>
          <w:p w:rsidR="00A147B9" w:rsidRDefault="00A147B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0x000?</w:t>
            </w:r>
          </w:p>
        </w:tc>
      </w:tr>
      <w:tr w:rsidR="00A147B9" w:rsidRPr="00A147B9" w:rsidTr="002876A9">
        <w:tc>
          <w:tcPr>
            <w:tcW w:w="3896" w:type="dxa"/>
            <w:gridSpan w:val="9"/>
          </w:tcPr>
          <w:p w:rsidR="00A147B9" w:rsidRPr="00461B88" w:rsidRDefault="00A147B9" w:rsidP="002876A9">
            <w:pPr>
              <w:jc w:val="center"/>
            </w:pPr>
            <w:r w:rsidRPr="00461B88">
              <w:t>Region count</w:t>
            </w:r>
            <w:r w:rsidR="008A5F69">
              <w:rPr>
                <w:rFonts w:hint="eastAsia"/>
              </w:rPr>
              <w:t>=</w:t>
            </w:r>
            <w:r w:rsidR="008A5F69">
              <w:t>X</w:t>
            </w:r>
          </w:p>
        </w:tc>
        <w:tc>
          <w:tcPr>
            <w:tcW w:w="3896" w:type="dxa"/>
            <w:gridSpan w:val="8"/>
          </w:tcPr>
          <w:p w:rsidR="00A147B9" w:rsidRPr="00461B88" w:rsidRDefault="00A147B9" w:rsidP="002876A9">
            <w:pPr>
              <w:jc w:val="center"/>
            </w:pPr>
            <w:r>
              <w:t>Region i</w:t>
            </w:r>
            <w:r>
              <w:rPr>
                <w:rFonts w:hint="eastAsia"/>
              </w:rPr>
              <w:t>n</w:t>
            </w:r>
            <w:r>
              <w:t>dex1</w:t>
            </w:r>
          </w:p>
        </w:tc>
      </w:tr>
      <w:tr w:rsidR="00A147B9" w:rsidRPr="00A147B9" w:rsidTr="002876A9">
        <w:tc>
          <w:tcPr>
            <w:tcW w:w="3896" w:type="dxa"/>
            <w:gridSpan w:val="9"/>
          </w:tcPr>
          <w:p w:rsidR="00A147B9" w:rsidRPr="00A147B9" w:rsidRDefault="00A147B9" w:rsidP="002876A9">
            <w:pPr>
              <w:jc w:val="center"/>
            </w:pPr>
            <w:r>
              <w:t>Region i</w:t>
            </w:r>
            <w:r>
              <w:rPr>
                <w:rFonts w:hint="eastAsia"/>
              </w:rPr>
              <w:t>n</w:t>
            </w:r>
            <w:r>
              <w:t>dex…</w:t>
            </w:r>
          </w:p>
        </w:tc>
        <w:tc>
          <w:tcPr>
            <w:tcW w:w="3896" w:type="dxa"/>
            <w:gridSpan w:val="8"/>
          </w:tcPr>
          <w:p w:rsidR="00A147B9" w:rsidRDefault="00A147B9" w:rsidP="002876A9">
            <w:pPr>
              <w:jc w:val="center"/>
            </w:pPr>
            <w:r>
              <w:t>Region i</w:t>
            </w:r>
            <w:r>
              <w:rPr>
                <w:rFonts w:hint="eastAsia"/>
              </w:rPr>
              <w:t>n</w:t>
            </w:r>
            <w:r w:rsidR="008A5F69">
              <w:t>dex X</w:t>
            </w:r>
          </w:p>
        </w:tc>
      </w:tr>
      <w:tr w:rsidR="00A147B9" w:rsidRPr="00A147B9" w:rsidTr="002876A9">
        <w:tc>
          <w:tcPr>
            <w:tcW w:w="3896" w:type="dxa"/>
            <w:gridSpan w:val="9"/>
          </w:tcPr>
          <w:p w:rsidR="00A147B9" w:rsidRPr="00A147B9" w:rsidRDefault="00A147B9" w:rsidP="002876A9">
            <w:pPr>
              <w:jc w:val="center"/>
            </w:pPr>
            <w:r>
              <w:t xml:space="preserve">Language </w:t>
            </w:r>
            <w:r w:rsidRPr="00641238">
              <w:t>count</w:t>
            </w:r>
            <w:r w:rsidR="008A5F69">
              <w:t>=Y</w:t>
            </w:r>
          </w:p>
        </w:tc>
        <w:tc>
          <w:tcPr>
            <w:tcW w:w="3896" w:type="dxa"/>
            <w:gridSpan w:val="8"/>
          </w:tcPr>
          <w:p w:rsidR="00A147B9" w:rsidRDefault="00A147B9" w:rsidP="002876A9">
            <w:pPr>
              <w:jc w:val="center"/>
            </w:pPr>
            <w:r>
              <w:t>Language i</w:t>
            </w:r>
            <w:r>
              <w:rPr>
                <w:rFonts w:hint="eastAsia"/>
              </w:rPr>
              <w:t>n</w:t>
            </w:r>
            <w:r>
              <w:t>dex1</w:t>
            </w:r>
          </w:p>
        </w:tc>
      </w:tr>
      <w:tr w:rsidR="00A147B9" w:rsidRPr="00641238" w:rsidTr="002876A9">
        <w:tc>
          <w:tcPr>
            <w:tcW w:w="3896" w:type="dxa"/>
            <w:gridSpan w:val="9"/>
          </w:tcPr>
          <w:p w:rsidR="00A147B9" w:rsidRPr="00641238" w:rsidRDefault="00A147B9" w:rsidP="00A147B9">
            <w:pPr>
              <w:jc w:val="center"/>
            </w:pPr>
            <w:r>
              <w:t>Language i</w:t>
            </w:r>
            <w:r>
              <w:rPr>
                <w:rFonts w:hint="eastAsia"/>
              </w:rPr>
              <w:t>n</w:t>
            </w:r>
            <w:r>
              <w:t>dex…</w:t>
            </w:r>
          </w:p>
        </w:tc>
        <w:tc>
          <w:tcPr>
            <w:tcW w:w="3896" w:type="dxa"/>
            <w:gridSpan w:val="8"/>
          </w:tcPr>
          <w:p w:rsidR="00A147B9" w:rsidRDefault="00A147B9" w:rsidP="004255A0">
            <w:pPr>
              <w:jc w:val="center"/>
            </w:pPr>
            <w:r>
              <w:t>Language i</w:t>
            </w:r>
            <w:r>
              <w:rPr>
                <w:rFonts w:hint="eastAsia"/>
              </w:rPr>
              <w:t>n</w:t>
            </w:r>
            <w:r>
              <w:t>de</w:t>
            </w:r>
            <w:r w:rsidR="008A5F69">
              <w:t>x Y</w:t>
            </w:r>
          </w:p>
        </w:tc>
      </w:tr>
    </w:tbl>
    <w:p w:rsidR="00A147B9" w:rsidRDefault="00A147B9" w:rsidP="00461B88"/>
    <w:p w:rsidR="007916CE" w:rsidRDefault="007916CE" w:rsidP="007916CE">
      <w:pPr>
        <w:pStyle w:val="2"/>
        <w:numPr>
          <w:ilvl w:val="1"/>
          <w:numId w:val="5"/>
        </w:numPr>
      </w:pPr>
      <w:bookmarkStart w:id="10058" w:name="_Ref520474748"/>
      <w:r>
        <w:rPr>
          <w:rFonts w:hint="eastAsia"/>
        </w:rPr>
        <w:t>GET</w:t>
      </w:r>
      <w:r>
        <w:t>_REGION_CATEGORY_COUNT</w:t>
      </w:r>
      <w:bookmarkEnd w:id="10058"/>
    </w:p>
    <w:p w:rsidR="007916CE" w:rsidRDefault="007916CE" w:rsidP="007916CE">
      <w:pPr>
        <w:ind w:firstLine="420"/>
      </w:pPr>
      <w:r>
        <w:rPr>
          <w:rFonts w:hint="eastAsia"/>
        </w:rPr>
        <w:t>获取</w:t>
      </w:r>
      <w:r w:rsidR="00CE4399">
        <w:rPr>
          <w:rFonts w:hint="eastAsia"/>
        </w:rPr>
        <w:t>地区下药物</w:t>
      </w:r>
      <w:r>
        <w:rPr>
          <w:rFonts w:hint="eastAsia"/>
        </w:rPr>
        <w:t>分类总量，命令包含字段如下：</w:t>
      </w:r>
    </w:p>
    <w:p w:rsidR="007916CE" w:rsidRDefault="007916CE" w:rsidP="007916C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916CE" w:rsidRDefault="007916CE" w:rsidP="007916CE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CE4399">
        <w:rPr>
          <w:rFonts w:hint="eastAsia"/>
        </w:rPr>
        <w:t>包含地区</w:t>
      </w:r>
      <w:r w:rsidR="00CE4399">
        <w:rPr>
          <w:rFonts w:hint="eastAsia"/>
        </w:rPr>
        <w:t>Index</w:t>
      </w:r>
      <w:r w:rsidR="00CE4399">
        <w:rPr>
          <w:rFonts w:hint="eastAsia"/>
        </w:rPr>
        <w:t>的自定义字段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E439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17295A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CE4399" w:rsidTr="002876A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CE4399" w:rsidRPr="00461B88" w:rsidRDefault="00CE4399" w:rsidP="002876A9">
            <w:pPr>
              <w:jc w:val="center"/>
            </w:pPr>
            <w:r>
              <w:t>R</w:t>
            </w:r>
            <w:r>
              <w:rPr>
                <w:rFonts w:hint="eastAsia"/>
              </w:rPr>
              <w:t>egion</w:t>
            </w:r>
            <w:r>
              <w:t xml:space="preserve"> index</w:t>
            </w:r>
          </w:p>
        </w:tc>
      </w:tr>
    </w:tbl>
    <w:p w:rsidR="00CE4399" w:rsidRDefault="00CE4399" w:rsidP="007916CE">
      <w:pPr>
        <w:pStyle w:val="a7"/>
        <w:ind w:left="840" w:firstLineChars="0" w:firstLine="0"/>
      </w:pPr>
    </w:p>
    <w:p w:rsidR="007916CE" w:rsidRDefault="007916CE" w:rsidP="007916C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916CE" w:rsidRDefault="007916CE" w:rsidP="007916CE">
      <w:pPr>
        <w:pStyle w:val="a7"/>
        <w:ind w:left="840" w:firstLineChars="0" w:firstLine="0"/>
      </w:pPr>
      <w:r>
        <w:rPr>
          <w:rFonts w:hint="eastAsia"/>
        </w:rPr>
        <w:t>正常返回：泵端返回一个包含</w:t>
      </w:r>
      <w:r w:rsidR="00CE4399">
        <w:rPr>
          <w:rFonts w:hint="eastAsia"/>
        </w:rPr>
        <w:t>该地区下药物分类总量的</w:t>
      </w:r>
      <w:r>
        <w:rPr>
          <w:rFonts w:hint="eastAsia"/>
        </w:rPr>
        <w:t>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7916CE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17295A" w:rsidRDefault="007916CE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7916CE" w:rsidRPr="00513A48" w:rsidRDefault="007916CE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7916CE" w:rsidTr="002876A9">
        <w:tc>
          <w:tcPr>
            <w:tcW w:w="7792" w:type="dxa"/>
            <w:gridSpan w:val="17"/>
          </w:tcPr>
          <w:p w:rsidR="007916CE" w:rsidRDefault="007916CE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916CE" w:rsidTr="002876A9">
        <w:tc>
          <w:tcPr>
            <w:tcW w:w="7792" w:type="dxa"/>
            <w:gridSpan w:val="17"/>
          </w:tcPr>
          <w:p w:rsidR="007916CE" w:rsidRDefault="007916CE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CE4399">
              <w:rPr>
                <w:b/>
              </w:rPr>
              <w:t>0x0002</w:t>
            </w:r>
          </w:p>
        </w:tc>
      </w:tr>
      <w:tr w:rsidR="00CE4399" w:rsidRPr="00CE4399" w:rsidTr="002876A9">
        <w:tc>
          <w:tcPr>
            <w:tcW w:w="3896" w:type="dxa"/>
            <w:gridSpan w:val="9"/>
          </w:tcPr>
          <w:p w:rsidR="00CE4399" w:rsidRPr="00461B88" w:rsidRDefault="00CE4399" w:rsidP="002876A9">
            <w:pPr>
              <w:jc w:val="center"/>
            </w:pPr>
            <w:r w:rsidRPr="00CE4399">
              <w:t>Region index</w:t>
            </w:r>
          </w:p>
        </w:tc>
        <w:tc>
          <w:tcPr>
            <w:tcW w:w="3896" w:type="dxa"/>
            <w:gridSpan w:val="8"/>
          </w:tcPr>
          <w:p w:rsidR="00CE4399" w:rsidRPr="00461B88" w:rsidRDefault="00CE4399" w:rsidP="002876A9">
            <w:pPr>
              <w:jc w:val="center"/>
            </w:pPr>
            <w:r w:rsidRPr="00461B88">
              <w:t>Category count</w:t>
            </w:r>
          </w:p>
        </w:tc>
      </w:tr>
    </w:tbl>
    <w:p w:rsidR="00CE4399" w:rsidRDefault="00CE4399" w:rsidP="00CE4399">
      <w:pPr>
        <w:pStyle w:val="2"/>
        <w:numPr>
          <w:ilvl w:val="1"/>
          <w:numId w:val="5"/>
        </w:numPr>
      </w:pPr>
      <w:bookmarkStart w:id="10059" w:name="_Ref520474761"/>
      <w:r>
        <w:rPr>
          <w:rFonts w:hint="eastAsia"/>
        </w:rPr>
        <w:t>GET</w:t>
      </w:r>
      <w:r>
        <w:t>_REGION_CATEGORY_ITEM</w:t>
      </w:r>
      <w:bookmarkEnd w:id="10059"/>
    </w:p>
    <w:p w:rsidR="00CE4399" w:rsidRDefault="00CE4399" w:rsidP="00CE4399">
      <w:pPr>
        <w:ind w:firstLine="420"/>
      </w:pPr>
      <w:r>
        <w:rPr>
          <w:rFonts w:hint="eastAsia"/>
        </w:rPr>
        <w:t>获取地区下单条分类信息，</w:t>
      </w:r>
      <w:r>
        <w:t>包含</w:t>
      </w:r>
      <w:r>
        <w:rPr>
          <w:rFonts w:hint="eastAsia"/>
        </w:rPr>
        <w:t>：</w:t>
      </w:r>
      <w:r w:rsidRPr="00641238">
        <w:t>R</w:t>
      </w:r>
      <w:r w:rsidRPr="00641238">
        <w:rPr>
          <w:rFonts w:hint="eastAsia"/>
        </w:rPr>
        <w:t>egion</w:t>
      </w:r>
      <w:r w:rsidRPr="00641238">
        <w:t xml:space="preserve"> index</w:t>
      </w:r>
      <w:r w:rsidRPr="00B07852">
        <w:t xml:space="preserve"> </w:t>
      </w:r>
      <w:r>
        <w:rPr>
          <w:rFonts w:hint="eastAsia"/>
        </w:rPr>
        <w:t>，</w:t>
      </w:r>
      <w:r w:rsidRPr="00B07852">
        <w:t>category</w:t>
      </w:r>
      <w:r w:rsidRPr="00B434E8">
        <w:rPr>
          <w:b/>
        </w:rPr>
        <w:t xml:space="preserve"> </w:t>
      </w:r>
      <w:r>
        <w:rPr>
          <w:rFonts w:hint="eastAsia"/>
        </w:rPr>
        <w:t>index</w:t>
      </w:r>
      <w:r>
        <w:rPr>
          <w:rFonts w:hint="eastAsia"/>
        </w:rPr>
        <w:t>、语言、字符编码</w:t>
      </w:r>
      <w:r>
        <w:rPr>
          <w:rFonts w:hint="eastAsia"/>
        </w:rPr>
        <w:t>(</w:t>
      </w:r>
      <w:r>
        <w:rPr>
          <w:rFonts w:hint="eastAsia"/>
        </w:rPr>
        <w:t>分类名称字符串的编码方式</w:t>
      </w:r>
      <w:r>
        <w:rPr>
          <w:rFonts w:hint="eastAsia"/>
        </w:rPr>
        <w:t>)</w:t>
      </w:r>
      <w:r>
        <w:rPr>
          <w:rFonts w:hint="eastAsia"/>
        </w:rPr>
        <w:t>、分类名称等。字段定义如下：</w:t>
      </w:r>
    </w:p>
    <w:p w:rsidR="00CE4399" w:rsidRDefault="00CE4399" w:rsidP="00CE439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E4399" w:rsidRDefault="00CE4399" w:rsidP="00CE439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08163D">
        <w:rPr>
          <w:rFonts w:hint="eastAsia"/>
        </w:rPr>
        <w:t>包含</w:t>
      </w:r>
      <w:r w:rsidRPr="00C16928">
        <w:t xml:space="preserve">category </w:t>
      </w:r>
      <w:r>
        <w:rPr>
          <w:rFonts w:hint="eastAsia"/>
        </w:rPr>
        <w:t>index</w:t>
      </w:r>
      <w:r>
        <w:rPr>
          <w:rFonts w:hint="eastAsia"/>
        </w:rPr>
        <w:t>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E439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17295A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3</w:t>
            </w:r>
          </w:p>
        </w:tc>
      </w:tr>
      <w:tr w:rsidR="00CE4399" w:rsidRPr="00CE4399" w:rsidTr="002876A9">
        <w:tc>
          <w:tcPr>
            <w:tcW w:w="3896" w:type="dxa"/>
            <w:gridSpan w:val="9"/>
          </w:tcPr>
          <w:p w:rsidR="00CE4399" w:rsidRPr="00461B88" w:rsidRDefault="00CE4399" w:rsidP="002876A9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CE4399" w:rsidRPr="00461B88" w:rsidRDefault="00CE4399" w:rsidP="002876A9">
            <w:pPr>
              <w:jc w:val="center"/>
            </w:pPr>
            <w:r w:rsidRPr="00641238">
              <w:t>category index</w:t>
            </w:r>
          </w:p>
        </w:tc>
      </w:tr>
      <w:tr w:rsidR="00CE4399" w:rsidRPr="00CE4399" w:rsidTr="002876A9">
        <w:tc>
          <w:tcPr>
            <w:tcW w:w="3896" w:type="dxa"/>
            <w:gridSpan w:val="9"/>
          </w:tcPr>
          <w:p w:rsidR="00CE4399" w:rsidRPr="00461B88" w:rsidRDefault="00CE4399" w:rsidP="002876A9">
            <w:pPr>
              <w:jc w:val="center"/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CE4399" w:rsidRPr="00461B88" w:rsidRDefault="00CE4399" w:rsidP="002876A9">
            <w:pPr>
              <w:jc w:val="center"/>
            </w:pPr>
          </w:p>
        </w:tc>
      </w:tr>
    </w:tbl>
    <w:p w:rsidR="00CE4399" w:rsidRPr="0004480A" w:rsidRDefault="00CE4399" w:rsidP="00CE4399">
      <w:pPr>
        <w:ind w:firstLine="420"/>
      </w:pPr>
      <w:r w:rsidRPr="0004480A">
        <w:t>language index:</w:t>
      </w:r>
      <w:r w:rsidR="0008163D">
        <w:rPr>
          <w:rFonts w:hint="eastAsia"/>
        </w:rPr>
        <w:t>对应的</w:t>
      </w:r>
      <w:r w:rsidRPr="0004480A">
        <w:rPr>
          <w:rFonts w:hint="eastAsia"/>
        </w:rPr>
        <w:t>国家语言</w:t>
      </w:r>
      <w:r w:rsidR="0008163D">
        <w:rPr>
          <w:rFonts w:hint="eastAsia"/>
        </w:rPr>
        <w:t>由泵端获取</w:t>
      </w:r>
    </w:p>
    <w:p w:rsidR="00CE4399" w:rsidRDefault="00CE4399" w:rsidP="00CE4399">
      <w:pPr>
        <w:ind w:firstLine="420"/>
      </w:pPr>
    </w:p>
    <w:p w:rsidR="00CE4399" w:rsidRDefault="00CE4399" w:rsidP="00CE439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E4399" w:rsidRDefault="00CE4399" w:rsidP="00CE4399">
      <w:pPr>
        <w:pStyle w:val="a7"/>
        <w:ind w:left="840" w:firstLineChars="0" w:firstLine="0"/>
      </w:pPr>
      <w:r>
        <w:rPr>
          <w:rFonts w:hint="eastAsia"/>
        </w:rPr>
        <w:lastRenderedPageBreak/>
        <w:t>正常返回：泵端返回一个包含自定义字段的数据包，内容如下：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E439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17295A" w:rsidRDefault="00CE439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E4399" w:rsidRPr="00513A48" w:rsidRDefault="00CE439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E4399" w:rsidTr="002876A9">
        <w:tc>
          <w:tcPr>
            <w:tcW w:w="7792" w:type="dxa"/>
            <w:gridSpan w:val="17"/>
          </w:tcPr>
          <w:p w:rsidR="00CE4399" w:rsidRDefault="00CE439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CE4399" w:rsidRPr="0008163D" w:rsidTr="002876A9">
        <w:tc>
          <w:tcPr>
            <w:tcW w:w="3896" w:type="dxa"/>
            <w:gridSpan w:val="9"/>
          </w:tcPr>
          <w:p w:rsidR="00CE4399" w:rsidRPr="00461B88" w:rsidRDefault="0008163D" w:rsidP="002876A9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CE4399" w:rsidRPr="0008163D" w:rsidRDefault="0008163D" w:rsidP="002876A9">
            <w:pPr>
              <w:jc w:val="center"/>
              <w:rPr>
                <w:color w:val="0000FF"/>
                <w:u w:val="single"/>
              </w:rPr>
            </w:pPr>
            <w:r w:rsidRPr="00641238">
              <w:t>category index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08163D" w:rsidRDefault="0008163D" w:rsidP="0008163D">
            <w:pPr>
              <w:jc w:val="center"/>
              <w:rPr>
                <w:color w:val="0000FF"/>
                <w:u w:val="single"/>
              </w:rPr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08163D">
            <w:pPr>
              <w:jc w:val="center"/>
            </w:pPr>
            <w:r w:rsidRPr="00641238">
              <w:rPr>
                <w:color w:val="0000FF"/>
                <w:u w:val="single"/>
              </w:rPr>
              <w:fldChar w:fldCharType="begin"/>
            </w:r>
            <w:r w:rsidRPr="00641238">
              <w:rPr>
                <w:color w:val="0000FF"/>
                <w:u w:val="single"/>
              </w:rPr>
              <w:instrText xml:space="preserve"> REF _Ref479165484 \h  \* MERGEFORMAT </w:instrText>
            </w:r>
            <w:r w:rsidRPr="00641238">
              <w:rPr>
                <w:color w:val="0000FF"/>
                <w:u w:val="single"/>
              </w:rPr>
            </w:r>
            <w:r w:rsidRPr="00641238">
              <w:rPr>
                <w:color w:val="0000FF"/>
                <w:u w:val="single"/>
              </w:rPr>
              <w:fldChar w:fldCharType="separate"/>
            </w:r>
            <w:ins w:id="10060" w:author="Zhang, Carol (MSHA)" w:date="2019-12-11T16:15:00Z">
              <w:r w:rsidR="00B2321A" w:rsidRPr="00B2321A">
                <w:rPr>
                  <w:color w:val="0000FF"/>
                  <w:u w:val="single"/>
                  <w:rPrChange w:id="10061" w:author="Zhang, Carol (MSHA)" w:date="2019-12-11T16:15:00Z">
                    <w:rPr/>
                  </w:rPrChange>
                </w:rPr>
                <w:t>Encode</w:t>
              </w:r>
            </w:ins>
            <w:del w:id="100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641238">
              <w:rPr>
                <w:color w:val="0000FF"/>
                <w:u w:val="single"/>
              </w:rPr>
              <w:fldChar w:fldCharType="end"/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08163D">
            <w:pPr>
              <w:jc w:val="center"/>
            </w:pPr>
            <w:r w:rsidRPr="00641238">
              <w:t>category name bytes length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08163D">
            <w:pPr>
              <w:jc w:val="center"/>
            </w:pPr>
            <w:r w:rsidRPr="00641238">
              <w:t>category name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08163D">
            <w:pPr>
              <w:jc w:val="center"/>
            </w:pPr>
            <w:r w:rsidRPr="00641238">
              <w:t>….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08163D">
            <w:pPr>
              <w:jc w:val="center"/>
            </w:pPr>
            <w:r w:rsidRPr="00641238">
              <w:t>Color(R)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08163D">
            <w:pPr>
              <w:jc w:val="center"/>
            </w:pPr>
            <w:r w:rsidRPr="00641238">
              <w:t>Color(G)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08163D">
            <w:pPr>
              <w:jc w:val="center"/>
            </w:pPr>
            <w:r w:rsidRPr="00641238">
              <w:t>Color(B)</w:t>
            </w:r>
          </w:p>
        </w:tc>
      </w:tr>
    </w:tbl>
    <w:p w:rsidR="00CE4399" w:rsidRDefault="00CE4399" w:rsidP="00CE4399"/>
    <w:p w:rsidR="00934948" w:rsidRDefault="001A4790" w:rsidP="00461B88">
      <w:pPr>
        <w:pStyle w:val="2"/>
        <w:numPr>
          <w:ilvl w:val="1"/>
          <w:numId w:val="5"/>
        </w:numPr>
      </w:pPr>
      <w:bookmarkStart w:id="10063" w:name="_Ref520474779"/>
      <w:r>
        <w:t>START_</w:t>
      </w:r>
      <w:r w:rsidRPr="00CD2D38">
        <w:rPr>
          <w:rFonts w:hint="eastAsia"/>
        </w:rPr>
        <w:t xml:space="preserve"> </w:t>
      </w:r>
      <w:r>
        <w:rPr>
          <w:rFonts w:hint="eastAsia"/>
        </w:rPr>
        <w:t>UPDATE</w:t>
      </w:r>
      <w:r>
        <w:t>_REGION_CATEGORY_DRUGINDEX</w:t>
      </w:r>
      <w:bookmarkEnd w:id="10063"/>
    </w:p>
    <w:p w:rsidR="00CE4399" w:rsidRDefault="001A4790" w:rsidP="00CE4399">
      <w:pPr>
        <w:ind w:firstLine="420"/>
      </w:pPr>
      <w:r>
        <w:rPr>
          <w:rFonts w:hint="eastAsia"/>
        </w:rPr>
        <w:t>开始更新地区下分类下</w:t>
      </w:r>
      <w:r>
        <w:t>药</w:t>
      </w:r>
      <w:r>
        <w:t>ID</w:t>
      </w:r>
      <w:r>
        <w:rPr>
          <w:rFonts w:hint="eastAsia"/>
        </w:rPr>
        <w:t>信息</w:t>
      </w:r>
      <w:r w:rsidR="00CE4399">
        <w:rPr>
          <w:rFonts w:hint="eastAsia"/>
        </w:rPr>
        <w:t>，字段定义如下：</w:t>
      </w:r>
    </w:p>
    <w:p w:rsidR="00CE4399" w:rsidRDefault="00CE4399" w:rsidP="00CE439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E4399" w:rsidRDefault="00CE4399" w:rsidP="00CE4399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 w:rsidR="001A4790">
        <w:rPr>
          <w:rFonts w:hint="eastAsia"/>
        </w:rPr>
        <w:t>地区</w:t>
      </w:r>
      <w:r w:rsidR="001A4790">
        <w:rPr>
          <w:rFonts w:hint="eastAsia"/>
        </w:rPr>
        <w:t>index,</w:t>
      </w:r>
      <w:r w:rsidR="001A4790">
        <w:rPr>
          <w:rFonts w:hint="eastAsia"/>
        </w:rPr>
        <w:t>药分类</w:t>
      </w:r>
      <w:r w:rsidR="001A4790">
        <w:rPr>
          <w:rFonts w:hint="eastAsia"/>
        </w:rPr>
        <w:t>index,</w:t>
      </w:r>
      <w:r w:rsidR="001A4790">
        <w:rPr>
          <w:rFonts w:hint="eastAsia"/>
        </w:rPr>
        <w:t>语言</w:t>
      </w:r>
      <w:r w:rsidR="001A4790">
        <w:rPr>
          <w:rFonts w:hint="eastAsia"/>
        </w:rPr>
        <w:t>index</w:t>
      </w:r>
      <w:r w:rsidR="001A4790">
        <w:rPr>
          <w:rFonts w:hint="eastAsia"/>
        </w:rPr>
        <w:t>，将要发送的命令条数</w:t>
      </w:r>
      <w:r w:rsidR="00934948">
        <w:rPr>
          <w:rFonts w:hint="eastAsia"/>
        </w:rPr>
        <w:t>(</w:t>
      </w:r>
      <w:r w:rsidR="00934948">
        <w:rPr>
          <w:rFonts w:hint="eastAsia"/>
        </w:rPr>
        <w:t>每次最多发送</w:t>
      </w:r>
      <w:r w:rsidR="00934948">
        <w:rPr>
          <w:rFonts w:hint="eastAsia"/>
        </w:rPr>
        <w:t>100</w:t>
      </w:r>
      <w:r w:rsidR="00934948">
        <w:rPr>
          <w:rFonts w:hint="eastAsia"/>
        </w:rPr>
        <w:t>个药物</w:t>
      </w:r>
      <w:r w:rsidR="00934948">
        <w:rPr>
          <w:rFonts w:hint="eastAsia"/>
        </w:rPr>
        <w:t>Index)</w:t>
      </w:r>
      <w:r w:rsidR="001A4790">
        <w:rPr>
          <w:rFonts w:hint="eastAsia"/>
        </w:rPr>
        <w:t>包含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08163D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17295A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8163D" w:rsidTr="002876A9">
        <w:tc>
          <w:tcPr>
            <w:tcW w:w="7792" w:type="dxa"/>
            <w:gridSpan w:val="17"/>
          </w:tcPr>
          <w:p w:rsidR="0008163D" w:rsidRDefault="0008163D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08163D" w:rsidTr="002876A9">
        <w:tc>
          <w:tcPr>
            <w:tcW w:w="7792" w:type="dxa"/>
            <w:gridSpan w:val="17"/>
          </w:tcPr>
          <w:p w:rsidR="0008163D" w:rsidRDefault="0008163D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1A4790">
              <w:rPr>
                <w:rFonts w:hint="eastAsia"/>
                <w:b/>
              </w:rPr>
              <w:t>0</w:t>
            </w:r>
            <w:r w:rsidR="001A4790">
              <w:rPr>
                <w:b/>
              </w:rPr>
              <w:t>x0005</w:t>
            </w:r>
          </w:p>
        </w:tc>
      </w:tr>
      <w:tr w:rsidR="0008163D" w:rsidRPr="00641238" w:rsidTr="002876A9">
        <w:tc>
          <w:tcPr>
            <w:tcW w:w="3896" w:type="dxa"/>
            <w:gridSpan w:val="9"/>
          </w:tcPr>
          <w:p w:rsidR="0008163D" w:rsidRPr="00641238" w:rsidRDefault="0008163D" w:rsidP="002876A9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08163D" w:rsidRPr="00641238" w:rsidRDefault="0008163D" w:rsidP="002876A9">
            <w:pPr>
              <w:jc w:val="center"/>
              <w:rPr>
                <w:color w:val="0000FF"/>
                <w:u w:val="single"/>
              </w:rPr>
            </w:pPr>
            <w:r w:rsidRPr="00641238">
              <w:t>category index</w:t>
            </w:r>
          </w:p>
        </w:tc>
      </w:tr>
      <w:tr w:rsidR="0008163D" w:rsidRPr="00641238" w:rsidTr="002876A9">
        <w:tc>
          <w:tcPr>
            <w:tcW w:w="3896" w:type="dxa"/>
            <w:gridSpan w:val="9"/>
          </w:tcPr>
          <w:p w:rsidR="0008163D" w:rsidRPr="00641238" w:rsidRDefault="0008163D" w:rsidP="002876A9">
            <w:pPr>
              <w:jc w:val="center"/>
              <w:rPr>
                <w:color w:val="0000FF"/>
                <w:u w:val="single"/>
              </w:rPr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08163D" w:rsidRPr="00641238" w:rsidRDefault="001A4790" w:rsidP="009C1D94">
            <w:pPr>
              <w:jc w:val="center"/>
            </w:pPr>
            <w:r w:rsidRPr="001A4790">
              <w:t>Block count</w:t>
            </w:r>
            <w:r>
              <w:t xml:space="preserve"> </w:t>
            </w:r>
            <w:r>
              <w:rPr>
                <w:rFonts w:hint="eastAsia"/>
              </w:rPr>
              <w:t>byte1</w:t>
            </w:r>
          </w:p>
        </w:tc>
      </w:tr>
      <w:tr w:rsidR="0008163D" w:rsidRPr="00641238" w:rsidTr="002876A9">
        <w:tc>
          <w:tcPr>
            <w:tcW w:w="3896" w:type="dxa"/>
            <w:gridSpan w:val="9"/>
          </w:tcPr>
          <w:p w:rsidR="0008163D" w:rsidRPr="00641238" w:rsidRDefault="001A4790" w:rsidP="009C1D94">
            <w:pPr>
              <w:jc w:val="center"/>
            </w:pPr>
            <w:r w:rsidRPr="001A4790">
              <w:t>Block count</w:t>
            </w:r>
            <w:r>
              <w:t xml:space="preserve"> </w:t>
            </w:r>
            <w:r>
              <w:rPr>
                <w:rFonts w:hint="eastAsia"/>
              </w:rPr>
              <w:t>byte</w:t>
            </w:r>
            <w:r>
              <w:t xml:space="preserve"> 2</w:t>
            </w:r>
          </w:p>
        </w:tc>
        <w:tc>
          <w:tcPr>
            <w:tcW w:w="3896" w:type="dxa"/>
            <w:gridSpan w:val="8"/>
          </w:tcPr>
          <w:p w:rsidR="0008163D" w:rsidRPr="00641238" w:rsidRDefault="0008163D" w:rsidP="002876A9">
            <w:pPr>
              <w:jc w:val="center"/>
            </w:pPr>
          </w:p>
        </w:tc>
      </w:tr>
    </w:tbl>
    <w:p w:rsidR="00CE4399" w:rsidRPr="005368DE" w:rsidRDefault="00CE4399" w:rsidP="00CE4399"/>
    <w:p w:rsidR="00CE4399" w:rsidRDefault="00CE4399" w:rsidP="00CE439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147B9" w:rsidRDefault="00CE4399" w:rsidP="009C1D94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CD2D38" w:rsidRDefault="00CD2D38" w:rsidP="00461B88">
      <w:pPr>
        <w:pStyle w:val="a7"/>
        <w:ind w:left="840" w:firstLineChars="0" w:firstLine="0"/>
      </w:pPr>
      <w:bookmarkStart w:id="10064" w:name="_Ref520474790"/>
    </w:p>
    <w:p w:rsidR="0008163D" w:rsidRDefault="0008163D" w:rsidP="0008163D">
      <w:pPr>
        <w:pStyle w:val="2"/>
        <w:numPr>
          <w:ilvl w:val="1"/>
          <w:numId w:val="5"/>
        </w:numPr>
      </w:pPr>
      <w:bookmarkStart w:id="10065" w:name="_Ref16846947"/>
      <w:r>
        <w:rPr>
          <w:rFonts w:hint="eastAsia"/>
        </w:rPr>
        <w:t>UPDATE</w:t>
      </w:r>
      <w:r>
        <w:t>_REGION_CATEGORY_DRUGINDEX</w:t>
      </w:r>
      <w:bookmarkEnd w:id="10064"/>
      <w:bookmarkEnd w:id="10065"/>
    </w:p>
    <w:p w:rsidR="0008163D" w:rsidRDefault="00934948" w:rsidP="0008163D">
      <w:pPr>
        <w:ind w:firstLine="420"/>
      </w:pPr>
      <w:r>
        <w:rPr>
          <w:rFonts w:hint="eastAsia"/>
        </w:rPr>
        <w:t>分次</w:t>
      </w:r>
      <w:r w:rsidR="0008163D">
        <w:rPr>
          <w:rFonts w:hint="eastAsia"/>
        </w:rPr>
        <w:t>更新地区下分类下</w:t>
      </w:r>
      <w:r w:rsidR="0008163D">
        <w:t>药</w:t>
      </w:r>
      <w:r w:rsidR="0008163D">
        <w:t>ID</w:t>
      </w:r>
      <w:r w:rsidR="0008163D">
        <w:rPr>
          <w:rFonts w:hint="eastAsia"/>
        </w:rPr>
        <w:t>信息，</w:t>
      </w:r>
      <w:r w:rsidR="0040345A">
        <w:rPr>
          <w:rFonts w:hint="eastAsia"/>
        </w:rPr>
        <w:t>分类下药物过多时</w:t>
      </w:r>
      <w:r w:rsidR="0040345A">
        <w:rPr>
          <w:rFonts w:hint="eastAsia"/>
        </w:rPr>
        <w:t xml:space="preserve">, </w:t>
      </w:r>
      <w:r w:rsidR="0040345A">
        <w:rPr>
          <w:rFonts w:hint="eastAsia"/>
        </w:rPr>
        <w:t>分块发送</w:t>
      </w:r>
      <w:r w:rsidR="0040345A">
        <w:rPr>
          <w:rFonts w:hint="eastAsia"/>
        </w:rPr>
        <w:t>,</w:t>
      </w:r>
      <w:r w:rsidR="0040345A">
        <w:rPr>
          <w:rFonts w:hint="eastAsia"/>
        </w:rPr>
        <w:t>与</w:t>
      </w:r>
      <w:r w:rsidR="0040345A">
        <w:fldChar w:fldCharType="begin"/>
      </w:r>
      <w:r w:rsidR="0040345A">
        <w:instrText xml:space="preserve"> </w:instrText>
      </w:r>
      <w:r w:rsidR="0040345A">
        <w:rPr>
          <w:rFonts w:hint="eastAsia"/>
        </w:rPr>
        <w:instrText>REF _Ref520474779 \h</w:instrText>
      </w:r>
      <w:r w:rsidR="0040345A">
        <w:instrText xml:space="preserve"> </w:instrText>
      </w:r>
      <w:r w:rsidR="0040345A">
        <w:fldChar w:fldCharType="separate"/>
      </w:r>
      <w:ins w:id="10066" w:author="Zhang, Carol (MSHA)" w:date="2019-12-11T16:15:00Z">
        <w:r w:rsidR="00B2321A">
          <w:t>START_</w:t>
        </w:r>
        <w:r w:rsidR="00B2321A" w:rsidRPr="00CD2D38">
          <w:rPr>
            <w:rFonts w:hint="eastAsia"/>
          </w:rPr>
          <w:t xml:space="preserve"> </w:t>
        </w:r>
        <w:r w:rsidR="00B2321A">
          <w:rPr>
            <w:rFonts w:hint="eastAsia"/>
          </w:rPr>
          <w:t>UPDATE</w:t>
        </w:r>
        <w:r w:rsidR="00B2321A">
          <w:t>_REGION_CATEGORY_DRUGINDEX</w:t>
        </w:r>
      </w:ins>
      <w:del w:id="10067" w:author="Zhang, Carol (MSHA)" w:date="2019-08-21T10:59:00Z">
        <w:r w:rsidR="009736A5" w:rsidDel="00E71FAC">
          <w:delText>START_</w:delText>
        </w:r>
        <w:r w:rsidR="009736A5" w:rsidRPr="00CD2D38" w:rsidDel="00E71FAC">
          <w:rPr>
            <w:rFonts w:hint="eastAsia"/>
          </w:rPr>
          <w:delText xml:space="preserve"> </w:delText>
        </w:r>
        <w:r w:rsidR="009736A5" w:rsidDel="00E71FAC">
          <w:rPr>
            <w:rFonts w:hint="eastAsia"/>
          </w:rPr>
          <w:delText>UPDATE</w:delText>
        </w:r>
        <w:r w:rsidR="009736A5" w:rsidDel="00E71FAC">
          <w:delText>_REGION_CATEGORY_DRUGINDEX</w:delText>
        </w:r>
      </w:del>
      <w:r w:rsidR="0040345A">
        <w:fldChar w:fldCharType="end"/>
      </w:r>
      <w:r w:rsidR="0040345A">
        <w:rPr>
          <w:rFonts w:hint="eastAsia"/>
        </w:rPr>
        <w:t>一起使用</w:t>
      </w:r>
      <w:r w:rsidR="0040345A">
        <w:rPr>
          <w:rFonts w:hint="eastAsia"/>
        </w:rPr>
        <w:t xml:space="preserve"> </w:t>
      </w:r>
      <w:r w:rsidR="0008163D">
        <w:rPr>
          <w:rFonts w:hint="eastAsia"/>
        </w:rPr>
        <w:t>字段定义如下：</w:t>
      </w:r>
    </w:p>
    <w:p w:rsidR="0008163D" w:rsidRDefault="0008163D" w:rsidP="0008163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8163D" w:rsidRDefault="0008163D" w:rsidP="0008163D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 w:rsidR="00356B41">
        <w:rPr>
          <w:rFonts w:hint="eastAsia"/>
        </w:rPr>
        <w:t>，</w:t>
      </w:r>
      <w:r>
        <w:rPr>
          <w:rFonts w:hint="eastAsia"/>
        </w:rPr>
        <w:t>包含</w:t>
      </w:r>
      <w:r w:rsidR="0040345A">
        <w:rPr>
          <w:rFonts w:hint="eastAsia"/>
        </w:rPr>
        <w:t>当前块序号</w:t>
      </w:r>
      <w:r w:rsidR="0040345A">
        <w:rPr>
          <w:rFonts w:hint="eastAsia"/>
        </w:rPr>
        <w:t>(</w:t>
      </w:r>
      <w:r w:rsidR="0040345A">
        <w:t>ushort</w:t>
      </w:r>
      <w:r w:rsidR="0040345A">
        <w:rPr>
          <w:rFonts w:hint="eastAsia"/>
        </w:rPr>
        <w:t>型数据</w:t>
      </w:r>
      <w:r w:rsidR="0040345A">
        <w:rPr>
          <w:rFonts w:hint="eastAsia"/>
        </w:rPr>
        <w:t>,</w:t>
      </w:r>
      <w:r w:rsidR="0040345A">
        <w:rPr>
          <w:rFonts w:hint="eastAsia"/>
        </w:rPr>
        <w:t>从</w:t>
      </w:r>
      <w:r w:rsidR="0040345A">
        <w:rPr>
          <w:rFonts w:hint="eastAsia"/>
        </w:rPr>
        <w:t>0</w:t>
      </w:r>
      <w:r w:rsidR="0040345A">
        <w:rPr>
          <w:rFonts w:hint="eastAsia"/>
        </w:rPr>
        <w:t>开始</w:t>
      </w:r>
      <w:r w:rsidR="0040345A">
        <w:rPr>
          <w:rFonts w:hint="eastAsia"/>
        </w:rPr>
        <w:t xml:space="preserve">), </w:t>
      </w:r>
      <w:r>
        <w:rPr>
          <w:rFonts w:hint="eastAsia"/>
        </w:rPr>
        <w:t>地区</w:t>
      </w:r>
      <w:r>
        <w:rPr>
          <w:rFonts w:hint="eastAsia"/>
        </w:rPr>
        <w:t>index</w:t>
      </w:r>
      <w:r w:rsidR="00356B41">
        <w:rPr>
          <w:rFonts w:hint="eastAsia"/>
        </w:rPr>
        <w:t>，</w:t>
      </w:r>
      <w:r>
        <w:rPr>
          <w:rFonts w:hint="eastAsia"/>
        </w:rPr>
        <w:t>药分类</w:t>
      </w:r>
      <w:r>
        <w:rPr>
          <w:rFonts w:hint="eastAsia"/>
        </w:rPr>
        <w:t>index</w:t>
      </w:r>
      <w:r w:rsidR="00356B41">
        <w:rPr>
          <w:rFonts w:hint="eastAsia"/>
        </w:rPr>
        <w:t>，</w:t>
      </w:r>
      <w:r>
        <w:rPr>
          <w:rFonts w:hint="eastAsia"/>
        </w:rPr>
        <w:t>语言</w:t>
      </w:r>
      <w:r>
        <w:rPr>
          <w:rFonts w:hint="eastAsia"/>
        </w:rPr>
        <w:t>index</w:t>
      </w:r>
      <w:r w:rsidR="00356B41">
        <w:rPr>
          <w:rFonts w:hint="eastAsia"/>
        </w:rPr>
        <w:t>，本次更新</w:t>
      </w:r>
      <w:r w:rsidR="00356B41">
        <w:t>药</w:t>
      </w:r>
      <w:r w:rsidR="00356B41">
        <w:t>ID</w:t>
      </w:r>
      <w:r w:rsidR="00356B41">
        <w:rPr>
          <w:rFonts w:hint="eastAsia"/>
        </w:rPr>
        <w:t>总数（</w:t>
      </w:r>
      <w:r w:rsidR="00FF7CE3">
        <w:t>ushort</w:t>
      </w:r>
      <w:r w:rsidR="00FF7CE3">
        <w:rPr>
          <w:rFonts w:hint="eastAsia"/>
        </w:rPr>
        <w:t>型数据</w:t>
      </w:r>
      <w:r w:rsidR="00FF7CE3">
        <w:rPr>
          <w:rFonts w:hint="eastAsia"/>
        </w:rPr>
        <w:t>,</w:t>
      </w:r>
      <w:r w:rsidR="00356B41">
        <w:rPr>
          <w:rFonts w:hint="eastAsia"/>
        </w:rPr>
        <w:t>小于等于</w:t>
      </w:r>
      <w:r w:rsidR="00356B41">
        <w:rPr>
          <w:rFonts w:hint="eastAsia"/>
        </w:rPr>
        <w:t>100</w:t>
      </w:r>
      <w:r w:rsidR="00FF7CE3">
        <w:t>）</w:t>
      </w:r>
      <w:r w:rsidR="00356B41">
        <w:rPr>
          <w:rFonts w:hint="eastAsia"/>
        </w:rPr>
        <w:t>，药</w:t>
      </w:r>
      <w:r w:rsidR="00356B41">
        <w:t>ID</w:t>
      </w:r>
      <w:r w:rsidR="00356B41">
        <w:rPr>
          <w:rFonts w:hint="eastAsia"/>
        </w:rPr>
        <w:t>信息</w:t>
      </w:r>
      <w:r w:rsidR="00356B41">
        <w:rPr>
          <w:rFonts w:hint="eastAsia"/>
        </w:rPr>
        <w:t>,</w:t>
      </w:r>
      <w:r>
        <w:rPr>
          <w:rFonts w:hint="eastAsia"/>
        </w:rPr>
        <w:t>：</w:t>
      </w:r>
    </w:p>
    <w:p w:rsidR="00356B41" w:rsidRDefault="00356B41" w:rsidP="0008163D">
      <w:pPr>
        <w:pStyle w:val="a7"/>
        <w:ind w:left="840" w:firstLineChars="0" w:firstLine="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08163D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17295A" w:rsidRDefault="0008163D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8163D" w:rsidRPr="00513A48" w:rsidRDefault="0008163D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8163D" w:rsidTr="002876A9">
        <w:tc>
          <w:tcPr>
            <w:tcW w:w="7792" w:type="dxa"/>
            <w:gridSpan w:val="17"/>
          </w:tcPr>
          <w:p w:rsidR="0008163D" w:rsidRDefault="0008163D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08163D" w:rsidTr="002876A9">
        <w:tc>
          <w:tcPr>
            <w:tcW w:w="7792" w:type="dxa"/>
            <w:gridSpan w:val="17"/>
          </w:tcPr>
          <w:p w:rsidR="0008163D" w:rsidRDefault="0008163D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934948" w:rsidTr="0040345A">
        <w:tc>
          <w:tcPr>
            <w:tcW w:w="3896" w:type="dxa"/>
            <w:gridSpan w:val="9"/>
          </w:tcPr>
          <w:p w:rsidR="00934948" w:rsidRDefault="00934948" w:rsidP="009C1D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byte1</w:t>
            </w:r>
          </w:p>
        </w:tc>
        <w:tc>
          <w:tcPr>
            <w:tcW w:w="3896" w:type="dxa"/>
            <w:gridSpan w:val="8"/>
          </w:tcPr>
          <w:p w:rsidR="00934948" w:rsidRDefault="00934948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byte2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08163D">
            <w:pPr>
              <w:jc w:val="center"/>
            </w:pPr>
            <w:r w:rsidRPr="00641238">
              <w:lastRenderedPageBreak/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08163D">
            <w:pPr>
              <w:jc w:val="center"/>
            </w:pPr>
            <w:r w:rsidRPr="00641238">
              <w:t>category index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2876A9">
            <w:pPr>
              <w:jc w:val="center"/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08163D" w:rsidRPr="0008163D" w:rsidRDefault="0008163D" w:rsidP="002876A9">
            <w:pPr>
              <w:jc w:val="center"/>
              <w:rPr>
                <w:color w:val="0000FF"/>
                <w:u w:val="single"/>
              </w:rPr>
            </w:pPr>
            <w:r w:rsidRPr="00641238">
              <w:t>drug index count</w:t>
            </w:r>
            <w:r w:rsidR="00356B41">
              <w:rPr>
                <w:rFonts w:hint="eastAsia"/>
              </w:rPr>
              <w:t xml:space="preserve"> byte</w:t>
            </w:r>
            <w:r w:rsidR="00356B41">
              <w:t>1</w:t>
            </w:r>
          </w:p>
        </w:tc>
      </w:tr>
      <w:tr w:rsidR="00356B41" w:rsidRPr="0008163D" w:rsidTr="002876A9">
        <w:tc>
          <w:tcPr>
            <w:tcW w:w="3896" w:type="dxa"/>
            <w:gridSpan w:val="9"/>
          </w:tcPr>
          <w:p w:rsidR="00356B41" w:rsidRPr="00641238" w:rsidRDefault="00356B41" w:rsidP="002876A9">
            <w:pPr>
              <w:jc w:val="center"/>
            </w:pPr>
            <w:r w:rsidRPr="00641238">
              <w:t>drug index count</w:t>
            </w:r>
            <w:r>
              <w:t xml:space="preserve"> </w:t>
            </w:r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3896" w:type="dxa"/>
            <w:gridSpan w:val="8"/>
          </w:tcPr>
          <w:p w:rsidR="00356B41" w:rsidRPr="00641238" w:rsidRDefault="00356B41" w:rsidP="002876A9">
            <w:pPr>
              <w:jc w:val="center"/>
            </w:pPr>
            <w:r w:rsidRPr="00641238">
              <w:t>Drug index 1(</w:t>
            </w:r>
            <w:r>
              <w:rPr>
                <w:rFonts w:hint="eastAsia"/>
              </w:rPr>
              <w:t xml:space="preserve">byte 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 w:rsidRPr="00641238">
              <w:t>)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356B41" w:rsidP="002876A9">
            <w:pPr>
              <w:jc w:val="center"/>
            </w:pPr>
            <w:r w:rsidRPr="00641238">
              <w:t>Drug index 1(</w:t>
            </w:r>
            <w:r>
              <w:t>byte2</w:t>
            </w:r>
            <w:r w:rsidRPr="00641238">
              <w:t>)</w:t>
            </w:r>
          </w:p>
        </w:tc>
        <w:tc>
          <w:tcPr>
            <w:tcW w:w="3896" w:type="dxa"/>
            <w:gridSpan w:val="8"/>
          </w:tcPr>
          <w:p w:rsidR="00356B41" w:rsidRPr="0008163D" w:rsidRDefault="00356B41" w:rsidP="00461B88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…</w:t>
            </w:r>
          </w:p>
        </w:tc>
      </w:tr>
      <w:tr w:rsidR="0008163D" w:rsidRPr="0008163D" w:rsidTr="002876A9">
        <w:tc>
          <w:tcPr>
            <w:tcW w:w="3896" w:type="dxa"/>
            <w:gridSpan w:val="9"/>
          </w:tcPr>
          <w:p w:rsidR="0008163D" w:rsidRPr="00461B88" w:rsidRDefault="0008163D" w:rsidP="002876A9">
            <w:pPr>
              <w:jc w:val="center"/>
            </w:pPr>
            <w:r w:rsidRPr="00461B88">
              <w:t>Drug index N……</w:t>
            </w:r>
            <w:r w:rsidRPr="00641238">
              <w:t>(</w:t>
            </w:r>
            <w:r>
              <w:rPr>
                <w:rFonts w:hint="eastAsia"/>
              </w:rPr>
              <w:t xml:space="preserve">byte 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 w:rsidRPr="00641238">
              <w:t>)</w:t>
            </w:r>
          </w:p>
        </w:tc>
        <w:tc>
          <w:tcPr>
            <w:tcW w:w="3896" w:type="dxa"/>
            <w:gridSpan w:val="8"/>
          </w:tcPr>
          <w:p w:rsidR="0008163D" w:rsidRPr="00461B88" w:rsidRDefault="0008163D" w:rsidP="002876A9">
            <w:pPr>
              <w:jc w:val="center"/>
            </w:pPr>
            <w:r w:rsidRPr="00461B88">
              <w:t>Drug index N……</w:t>
            </w:r>
            <w:r w:rsidRPr="00641238">
              <w:t>(</w:t>
            </w:r>
            <w:r>
              <w:t>byte2</w:t>
            </w:r>
            <w:r w:rsidRPr="00641238">
              <w:t>)</w:t>
            </w:r>
          </w:p>
        </w:tc>
      </w:tr>
    </w:tbl>
    <w:p w:rsidR="0008163D" w:rsidRPr="005368DE" w:rsidRDefault="0008163D" w:rsidP="0008163D"/>
    <w:p w:rsidR="0008163D" w:rsidRDefault="0008163D" w:rsidP="0008163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8163D" w:rsidRDefault="0008163D" w:rsidP="0008163D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08163D" w:rsidRDefault="0008163D" w:rsidP="0008163D">
      <w:pPr>
        <w:pStyle w:val="2"/>
        <w:numPr>
          <w:ilvl w:val="1"/>
          <w:numId w:val="5"/>
        </w:numPr>
      </w:pPr>
      <w:bookmarkStart w:id="10068" w:name="_Ref520474812"/>
      <w:r>
        <w:t>GET_REGION_CATEGORY_DRUGINDEX</w:t>
      </w:r>
      <w:bookmarkEnd w:id="10068"/>
    </w:p>
    <w:p w:rsidR="0008163D" w:rsidRDefault="00B16B85" w:rsidP="0008163D">
      <w:pPr>
        <w:ind w:firstLine="420"/>
      </w:pPr>
      <w:r>
        <w:rPr>
          <w:rFonts w:hint="eastAsia"/>
        </w:rPr>
        <w:t>获取</w:t>
      </w:r>
      <w:r w:rsidR="002876A9">
        <w:rPr>
          <w:rFonts w:hint="eastAsia"/>
        </w:rPr>
        <w:t>地区下</w:t>
      </w:r>
      <w:r w:rsidR="0008163D">
        <w:rPr>
          <w:rFonts w:hint="eastAsia"/>
        </w:rPr>
        <w:t>分类下</w:t>
      </w:r>
      <w:r w:rsidR="0008163D">
        <w:t>所</w:t>
      </w:r>
      <w:r w:rsidR="0008163D">
        <w:rPr>
          <w:rFonts w:hint="eastAsia"/>
        </w:rPr>
        <w:t>有</w:t>
      </w:r>
      <w:r w:rsidR="0008163D">
        <w:t>药</w:t>
      </w:r>
      <w:r w:rsidR="0008163D">
        <w:t>ID</w:t>
      </w:r>
      <w:r w:rsidR="0008163D">
        <w:rPr>
          <w:rFonts w:hint="eastAsia"/>
        </w:rPr>
        <w:t>信息，</w:t>
      </w:r>
      <w:r w:rsidR="0040345A">
        <w:rPr>
          <w:rFonts w:hint="eastAsia"/>
        </w:rPr>
        <w:t>分类下药物过多时</w:t>
      </w:r>
      <w:r w:rsidR="0040345A">
        <w:rPr>
          <w:rFonts w:hint="eastAsia"/>
        </w:rPr>
        <w:t xml:space="preserve">, </w:t>
      </w:r>
      <w:r w:rsidR="0040345A">
        <w:rPr>
          <w:rFonts w:hint="eastAsia"/>
        </w:rPr>
        <w:t>分块发送</w:t>
      </w:r>
      <w:r w:rsidR="0040345A">
        <w:rPr>
          <w:rFonts w:hint="eastAsia"/>
        </w:rPr>
        <w:t xml:space="preserve">, </w:t>
      </w:r>
      <w:r w:rsidR="00E12699">
        <w:rPr>
          <w:rFonts w:hint="eastAsia"/>
        </w:rPr>
        <w:t>与</w:t>
      </w:r>
      <w:r w:rsidR="00E12699">
        <w:fldChar w:fldCharType="begin"/>
      </w:r>
      <w:r w:rsidR="00E12699">
        <w:instrText xml:space="preserve"> </w:instrText>
      </w:r>
      <w:r w:rsidR="00E12699">
        <w:rPr>
          <w:rFonts w:hint="eastAsia"/>
        </w:rPr>
        <w:instrText>REF _Ref17102636 \h</w:instrText>
      </w:r>
      <w:r w:rsidR="00E12699">
        <w:instrText xml:space="preserve"> </w:instrText>
      </w:r>
      <w:r w:rsidR="00E12699">
        <w:fldChar w:fldCharType="separate"/>
      </w:r>
      <w:ins w:id="10069" w:author="Zhang, Carol (MSHA)" w:date="2019-12-11T16:15:00Z">
        <w:r w:rsidR="00B2321A">
          <w:rPr>
            <w:rFonts w:hint="eastAsia"/>
          </w:rPr>
          <w:t>START_</w:t>
        </w:r>
        <w:r w:rsidR="00B2321A" w:rsidRPr="00AA5DF3">
          <w:t>GET_REGION_CATEGORY_DRUGINDEX</w:t>
        </w:r>
      </w:ins>
      <w:del w:id="10070" w:author="Zhang, Carol (MSHA)" w:date="2019-08-21T10:59:00Z">
        <w:r w:rsidR="009736A5" w:rsidDel="00E71FAC">
          <w:rPr>
            <w:rFonts w:hint="eastAsia"/>
          </w:rPr>
          <w:delText>START_</w:delText>
        </w:r>
        <w:r w:rsidR="009736A5" w:rsidRPr="00AA5DF3" w:rsidDel="00E71FAC">
          <w:delText>GET_REGION_CATEGORY_DRUGINDEX</w:delText>
        </w:r>
      </w:del>
      <w:r w:rsidR="00E12699">
        <w:fldChar w:fldCharType="end"/>
      </w:r>
      <w:r w:rsidR="00E12699">
        <w:rPr>
          <w:rFonts w:hint="eastAsia"/>
        </w:rPr>
        <w:t>命令一起使用。</w:t>
      </w:r>
      <w:r w:rsidR="0008163D">
        <w:rPr>
          <w:rFonts w:hint="eastAsia"/>
        </w:rPr>
        <w:t>字段定义如下：</w:t>
      </w:r>
    </w:p>
    <w:p w:rsidR="0008163D" w:rsidRDefault="0008163D" w:rsidP="0008163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8163D" w:rsidRDefault="0008163D" w:rsidP="0008163D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876A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17295A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876A9" w:rsidTr="002876A9">
        <w:tc>
          <w:tcPr>
            <w:tcW w:w="7792" w:type="dxa"/>
            <w:gridSpan w:val="17"/>
          </w:tcPr>
          <w:p w:rsidR="002876A9" w:rsidRDefault="002876A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876A9" w:rsidTr="002876A9">
        <w:tc>
          <w:tcPr>
            <w:tcW w:w="7792" w:type="dxa"/>
            <w:gridSpan w:val="17"/>
          </w:tcPr>
          <w:p w:rsidR="002876A9" w:rsidRDefault="002876A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40345A">
              <w:rPr>
                <w:rFonts w:hint="eastAsia"/>
                <w:b/>
              </w:rPr>
              <w:t>=0</w:t>
            </w:r>
            <w:r w:rsidR="0040345A">
              <w:rPr>
                <w:b/>
              </w:rPr>
              <w:t>x0005</w:t>
            </w:r>
          </w:p>
        </w:tc>
      </w:tr>
      <w:tr w:rsidR="0040345A" w:rsidTr="0040345A">
        <w:tc>
          <w:tcPr>
            <w:tcW w:w="3896" w:type="dxa"/>
            <w:gridSpan w:val="9"/>
          </w:tcPr>
          <w:p w:rsidR="0040345A" w:rsidRDefault="0040345A" w:rsidP="0040345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byte1</w:t>
            </w:r>
          </w:p>
        </w:tc>
        <w:tc>
          <w:tcPr>
            <w:tcW w:w="3896" w:type="dxa"/>
            <w:gridSpan w:val="8"/>
          </w:tcPr>
          <w:p w:rsidR="0040345A" w:rsidRDefault="0040345A" w:rsidP="0040345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byte2</w:t>
            </w:r>
          </w:p>
        </w:tc>
      </w:tr>
      <w:tr w:rsidR="0040345A" w:rsidRPr="00641238" w:rsidTr="002876A9">
        <w:tc>
          <w:tcPr>
            <w:tcW w:w="3896" w:type="dxa"/>
            <w:gridSpan w:val="9"/>
          </w:tcPr>
          <w:p w:rsidR="0040345A" w:rsidRPr="00641238" w:rsidRDefault="0040345A" w:rsidP="0040345A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40345A" w:rsidRPr="00641238" w:rsidRDefault="0040345A" w:rsidP="0040345A">
            <w:pPr>
              <w:jc w:val="center"/>
            </w:pPr>
            <w:r w:rsidRPr="00641238">
              <w:t>category index</w:t>
            </w:r>
          </w:p>
        </w:tc>
      </w:tr>
      <w:tr w:rsidR="0040345A" w:rsidRPr="00641238" w:rsidTr="002876A9">
        <w:tc>
          <w:tcPr>
            <w:tcW w:w="3896" w:type="dxa"/>
            <w:gridSpan w:val="9"/>
          </w:tcPr>
          <w:p w:rsidR="0040345A" w:rsidRPr="00641238" w:rsidRDefault="0040345A" w:rsidP="0040345A">
            <w:pPr>
              <w:jc w:val="center"/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40345A" w:rsidRPr="00641238" w:rsidRDefault="0040345A" w:rsidP="0040345A">
            <w:pPr>
              <w:jc w:val="center"/>
              <w:rPr>
                <w:color w:val="0000FF"/>
                <w:u w:val="single"/>
              </w:rPr>
            </w:pPr>
          </w:p>
        </w:tc>
      </w:tr>
    </w:tbl>
    <w:p w:rsidR="0008163D" w:rsidRPr="005368DE" w:rsidRDefault="0008163D" w:rsidP="0008163D"/>
    <w:p w:rsidR="0008163D" w:rsidRDefault="0008163D" w:rsidP="0008163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8163D" w:rsidRDefault="0008163D" w:rsidP="0008163D">
      <w:pPr>
        <w:pStyle w:val="a7"/>
        <w:ind w:left="840" w:firstLineChars="0" w:firstLine="0"/>
      </w:pPr>
      <w:r>
        <w:rPr>
          <w:rFonts w:hint="eastAsia"/>
        </w:rPr>
        <w:t>正常返回：泵端返回一个自定义字段。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876A9" w:rsidRPr="00513A48" w:rsidTr="002876A9"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17295A" w:rsidRDefault="002876A9" w:rsidP="002876A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876A9" w:rsidRPr="00513A48" w:rsidRDefault="002876A9" w:rsidP="002876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876A9" w:rsidTr="002876A9">
        <w:tc>
          <w:tcPr>
            <w:tcW w:w="7792" w:type="dxa"/>
            <w:gridSpan w:val="17"/>
          </w:tcPr>
          <w:p w:rsidR="002876A9" w:rsidRDefault="002876A9" w:rsidP="002876A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876A9" w:rsidTr="002876A9">
        <w:tc>
          <w:tcPr>
            <w:tcW w:w="7792" w:type="dxa"/>
            <w:gridSpan w:val="17"/>
          </w:tcPr>
          <w:p w:rsidR="002876A9" w:rsidRDefault="002876A9" w:rsidP="002876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rFonts w:hint="eastAsia"/>
                <w:b/>
              </w:rPr>
              <w:t>？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AA5DF3" w:rsidP="00AA5DF3">
            <w:pPr>
              <w:jc w:val="center"/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byte1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AA5DF3">
            <w:pPr>
              <w:jc w:val="center"/>
            </w:pPr>
            <w:r>
              <w:rPr>
                <w:rFonts w:hint="eastAsia"/>
                <w:b/>
              </w:rPr>
              <w:t xml:space="preserve">Block </w:t>
            </w:r>
            <w:r>
              <w:rPr>
                <w:b/>
              </w:rPr>
              <w:t>sequence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index byte2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AA5DF3" w:rsidP="00AA5DF3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AA5DF3">
            <w:pPr>
              <w:jc w:val="center"/>
            </w:pPr>
            <w:r w:rsidRPr="00641238">
              <w:t>category index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AA5DF3" w:rsidP="00AA5DF3">
            <w:pPr>
              <w:jc w:val="center"/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AA5DF3" w:rsidRPr="00641238" w:rsidRDefault="006B64FB" w:rsidP="00AA5DF3">
            <w:pPr>
              <w:jc w:val="center"/>
              <w:rPr>
                <w:color w:val="0000FF"/>
                <w:u w:val="single"/>
              </w:rPr>
            </w:pPr>
            <w:r w:rsidRPr="00641238">
              <w:t>drug index count</w:t>
            </w:r>
            <w:r>
              <w:rPr>
                <w:rFonts w:hint="eastAsia"/>
              </w:rPr>
              <w:t xml:space="preserve"> byte</w:t>
            </w:r>
            <w:r>
              <w:t>1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6B64FB" w:rsidP="00AA5DF3">
            <w:pPr>
              <w:jc w:val="center"/>
            </w:pPr>
            <w:r w:rsidRPr="00641238">
              <w:t>drug index count</w:t>
            </w:r>
            <w:r>
              <w:rPr>
                <w:rFonts w:hint="eastAsia"/>
              </w:rPr>
              <w:t xml:space="preserve"> byte2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AA5DF3">
            <w:pPr>
              <w:jc w:val="center"/>
              <w:rPr>
                <w:color w:val="0000FF"/>
                <w:u w:val="single"/>
              </w:rPr>
            </w:pPr>
            <w:r w:rsidRPr="00641238">
              <w:t>Drug index 1(</w:t>
            </w:r>
            <w:r>
              <w:t>byte</w:t>
            </w:r>
            <w:r w:rsidR="006B64FB">
              <w:rPr>
                <w:rFonts w:hint="eastAsia"/>
              </w:rPr>
              <w:t>1</w:t>
            </w:r>
            <w:r w:rsidRPr="00641238">
              <w:t>)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6B64FB" w:rsidP="00AA5DF3">
            <w:pPr>
              <w:jc w:val="center"/>
            </w:pPr>
            <w:r w:rsidRPr="00641238">
              <w:t>Drug index 1(</w:t>
            </w:r>
            <w:r>
              <w:t>byte2</w:t>
            </w:r>
            <w:r w:rsidRPr="00641238">
              <w:t>)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AA5DF3">
            <w:pPr>
              <w:jc w:val="center"/>
            </w:pPr>
            <w:r w:rsidRPr="00641238">
              <w:t>…</w:t>
            </w:r>
          </w:p>
        </w:tc>
      </w:tr>
      <w:tr w:rsidR="00AA5DF3" w:rsidRPr="00641238" w:rsidTr="002876A9">
        <w:tc>
          <w:tcPr>
            <w:tcW w:w="3896" w:type="dxa"/>
            <w:gridSpan w:val="9"/>
          </w:tcPr>
          <w:p w:rsidR="00AA5DF3" w:rsidRPr="00641238" w:rsidRDefault="00AA5DF3" w:rsidP="00AA5DF3">
            <w:pPr>
              <w:jc w:val="center"/>
            </w:pPr>
            <w:r w:rsidRPr="00641238">
              <w:t>Drug index N……(</w:t>
            </w:r>
            <w:r>
              <w:rPr>
                <w:rFonts w:hint="eastAsia"/>
              </w:rPr>
              <w:t xml:space="preserve">byte 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 w:rsidRPr="00641238">
              <w:t>)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AA5DF3">
            <w:pPr>
              <w:jc w:val="center"/>
            </w:pPr>
            <w:r w:rsidRPr="00641238">
              <w:t>Drug index N……(</w:t>
            </w:r>
            <w:r>
              <w:t>byte2</w:t>
            </w:r>
            <w:r w:rsidRPr="00641238">
              <w:t>)</w:t>
            </w:r>
          </w:p>
        </w:tc>
      </w:tr>
    </w:tbl>
    <w:p w:rsidR="009F4209" w:rsidRDefault="009F4209" w:rsidP="009F4209">
      <w:pPr>
        <w:pStyle w:val="2"/>
        <w:numPr>
          <w:ilvl w:val="1"/>
          <w:numId w:val="5"/>
        </w:numPr>
      </w:pPr>
      <w:bookmarkStart w:id="10071" w:name="_Ref520474823"/>
      <w:r>
        <w:rPr>
          <w:rFonts w:hint="eastAsia"/>
        </w:rPr>
        <w:t>START_IMPORT_DRUGLIB</w:t>
      </w:r>
      <w:bookmarkEnd w:id="10071"/>
    </w:p>
    <w:p w:rsidR="009F4209" w:rsidRPr="003945BF" w:rsidRDefault="009F4209" w:rsidP="009F4209">
      <w:pPr>
        <w:ind w:firstLine="420"/>
      </w:pPr>
      <w:r>
        <w:rPr>
          <w:rFonts w:hint="eastAsia"/>
        </w:rPr>
        <w:t>开始导入药库</w:t>
      </w:r>
      <w:r w:rsidRPr="003945BF">
        <w:rPr>
          <w:rFonts w:hint="eastAsia"/>
        </w:rPr>
        <w:t>：</w:t>
      </w:r>
    </w:p>
    <w:p w:rsidR="009F4209" w:rsidRDefault="009F4209" w:rsidP="00461B8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F4209" w:rsidRDefault="009F4209" w:rsidP="009F420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9F4209" w:rsidRDefault="009F4209" w:rsidP="009F4209">
      <w:pPr>
        <w:pStyle w:val="a7"/>
        <w:ind w:left="840" w:firstLineChars="0" w:firstLine="0"/>
      </w:pPr>
    </w:p>
    <w:p w:rsidR="009F4209" w:rsidRDefault="009F4209" w:rsidP="009F420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F4209" w:rsidRDefault="009F4209" w:rsidP="009F4209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9F4209" w:rsidRDefault="00BF1729" w:rsidP="009F4209">
      <w:pPr>
        <w:pStyle w:val="2"/>
        <w:numPr>
          <w:ilvl w:val="1"/>
          <w:numId w:val="5"/>
        </w:numPr>
      </w:pPr>
      <w:bookmarkStart w:id="10072" w:name="_Ref520474837"/>
      <w:r>
        <w:lastRenderedPageBreak/>
        <w:t>END</w:t>
      </w:r>
      <w:r w:rsidR="009F4209">
        <w:rPr>
          <w:rFonts w:hint="eastAsia"/>
        </w:rPr>
        <w:t>_IMPORT_DRUGLIB</w:t>
      </w:r>
      <w:bookmarkEnd w:id="10072"/>
    </w:p>
    <w:p w:rsidR="009F4209" w:rsidRPr="003945BF" w:rsidRDefault="009F4209" w:rsidP="009F4209">
      <w:pPr>
        <w:ind w:firstLine="420"/>
      </w:pPr>
      <w:r>
        <w:rPr>
          <w:rFonts w:hint="eastAsia"/>
        </w:rPr>
        <w:t>结束导入药库</w:t>
      </w:r>
      <w:r w:rsidRPr="003945BF">
        <w:rPr>
          <w:rFonts w:hint="eastAsia"/>
        </w:rPr>
        <w:t>：</w:t>
      </w:r>
    </w:p>
    <w:p w:rsidR="009F4209" w:rsidRDefault="009F4209" w:rsidP="009F420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F4209" w:rsidRDefault="009F4209" w:rsidP="009F4209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BF1729">
        <w:rPr>
          <w:rFonts w:hint="eastAsia"/>
        </w:rPr>
        <w:t>包含已经被导入的药物数量的</w:t>
      </w:r>
      <w:r>
        <w:rPr>
          <w:rFonts w:hint="eastAsia"/>
        </w:rPr>
        <w:t>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F4209" w:rsidRPr="00513A48" w:rsidTr="008326BD">
        <w:tc>
          <w:tcPr>
            <w:tcW w:w="468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17295A" w:rsidRDefault="009F4209" w:rsidP="008326BD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F4209" w:rsidRPr="00513A48" w:rsidRDefault="009F4209" w:rsidP="00832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F4209" w:rsidTr="008326BD">
        <w:tc>
          <w:tcPr>
            <w:tcW w:w="7792" w:type="dxa"/>
            <w:gridSpan w:val="17"/>
          </w:tcPr>
          <w:p w:rsidR="009F4209" w:rsidRDefault="009F4209" w:rsidP="008326BD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F4209" w:rsidTr="008326BD">
        <w:tc>
          <w:tcPr>
            <w:tcW w:w="7792" w:type="dxa"/>
            <w:gridSpan w:val="17"/>
          </w:tcPr>
          <w:p w:rsidR="009F4209" w:rsidRDefault="009F4209" w:rsidP="008326B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=2</w:t>
            </w:r>
          </w:p>
        </w:tc>
      </w:tr>
      <w:tr w:rsidR="009F4209" w:rsidRPr="00641238" w:rsidTr="008326BD">
        <w:tc>
          <w:tcPr>
            <w:tcW w:w="3896" w:type="dxa"/>
            <w:gridSpan w:val="9"/>
          </w:tcPr>
          <w:p w:rsidR="009F4209" w:rsidRPr="00641238" w:rsidRDefault="009F4209" w:rsidP="008326BD">
            <w:pPr>
              <w:jc w:val="center"/>
            </w:pPr>
            <w:r>
              <w:t>I</w:t>
            </w:r>
            <w:r>
              <w:rPr>
                <w:rFonts w:hint="eastAsia"/>
              </w:rPr>
              <w:t>mported</w:t>
            </w:r>
            <w:r>
              <w:t xml:space="preserve"> drug item count byte1</w:t>
            </w:r>
          </w:p>
        </w:tc>
        <w:tc>
          <w:tcPr>
            <w:tcW w:w="3896" w:type="dxa"/>
            <w:gridSpan w:val="8"/>
          </w:tcPr>
          <w:p w:rsidR="009F4209" w:rsidRPr="00641238" w:rsidRDefault="009F4209" w:rsidP="008326BD">
            <w:pPr>
              <w:jc w:val="center"/>
            </w:pPr>
            <w:r>
              <w:t>I</w:t>
            </w:r>
            <w:r>
              <w:rPr>
                <w:rFonts w:hint="eastAsia"/>
              </w:rPr>
              <w:t>mported</w:t>
            </w:r>
            <w:r>
              <w:t xml:space="preserve"> drug item count byte2</w:t>
            </w:r>
          </w:p>
        </w:tc>
      </w:tr>
    </w:tbl>
    <w:p w:rsidR="009F4209" w:rsidRDefault="00BF1729" w:rsidP="009F4209">
      <w:pPr>
        <w:pStyle w:val="a7"/>
        <w:ind w:left="840" w:firstLineChars="0" w:firstLine="0"/>
      </w:pPr>
      <w:r>
        <w:rPr>
          <w:rFonts w:hint="eastAsia"/>
        </w:rPr>
        <w:t>药物分类数量由泵端固定</w:t>
      </w:r>
    </w:p>
    <w:p w:rsidR="009F4209" w:rsidRDefault="009F4209" w:rsidP="009F420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F4209" w:rsidRDefault="009F4209" w:rsidP="009F4209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08163D" w:rsidRDefault="0008163D" w:rsidP="00461B88"/>
    <w:p w:rsidR="00BF7CA7" w:rsidRDefault="00BF7CA7" w:rsidP="00BF7CA7">
      <w:pPr>
        <w:pStyle w:val="2"/>
        <w:numPr>
          <w:ilvl w:val="1"/>
          <w:numId w:val="5"/>
        </w:numPr>
      </w:pPr>
      <w:bookmarkStart w:id="10073" w:name="_Ref16842648"/>
      <w:r>
        <w:rPr>
          <w:rFonts w:hint="eastAsia"/>
        </w:rPr>
        <w:t>GET</w:t>
      </w:r>
      <w:r>
        <w:t>_</w:t>
      </w:r>
      <w:r w:rsidRPr="00000B61">
        <w:t xml:space="preserve"> </w:t>
      </w:r>
      <w:r>
        <w:t>DRUG_ITEM_WITH_TYPE</w:t>
      </w:r>
      <w:bookmarkEnd w:id="10073"/>
    </w:p>
    <w:p w:rsidR="00BF7CA7" w:rsidRDefault="007054DD" w:rsidP="00BF7CA7">
      <w:pPr>
        <w:ind w:firstLine="420"/>
      </w:pPr>
      <w:r>
        <w:rPr>
          <w:rFonts w:hint="eastAsia"/>
        </w:rPr>
        <w:t>获取单条药名信息。</w:t>
      </w:r>
      <w:r>
        <w:t xml:space="preserve"> </w:t>
      </w:r>
    </w:p>
    <w:p w:rsidR="00BF7CA7" w:rsidRDefault="00BF7CA7" w:rsidP="00BF7CA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F7CA7" w:rsidRDefault="00BF7CA7" w:rsidP="00BF7CA7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rPr>
          <w:rFonts w:hint="eastAsia"/>
        </w:rPr>
        <w:t>drug index</w:t>
      </w:r>
      <w:r w:rsidR="007054DD">
        <w:rPr>
          <w:rFonts w:hint="eastAsia"/>
        </w:rPr>
        <w:t>和语言的</w:t>
      </w:r>
      <w:r>
        <w:rPr>
          <w:rFonts w:hint="eastAsia"/>
        </w:rPr>
        <w:t>自定义字段。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F7CA7" w:rsidRPr="00513A48" w:rsidTr="007C4BC0"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17295A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0x0003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BF7CA7" w:rsidTr="007C4BC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language</w:t>
            </w:r>
            <w:r w:rsidRPr="00B434E8">
              <w:rPr>
                <w:b/>
              </w:rPr>
              <w:t xml:space="preserve"> </w:t>
            </w:r>
            <w:r>
              <w:rPr>
                <w:b/>
              </w:rPr>
              <w:t>index</w:t>
            </w:r>
          </w:p>
        </w:tc>
      </w:tr>
    </w:tbl>
    <w:p w:rsidR="00BF7CA7" w:rsidRPr="0004480A" w:rsidRDefault="00BF7CA7" w:rsidP="00BF7CA7">
      <w:pPr>
        <w:ind w:firstLine="420"/>
      </w:pPr>
      <w:r w:rsidRPr="0004480A">
        <w:t>language index:</w:t>
      </w:r>
      <w:r>
        <w:t xml:space="preserve"> </w:t>
      </w:r>
      <w:r w:rsidRPr="0004480A">
        <w:rPr>
          <w:rFonts w:hint="eastAsia"/>
        </w:rPr>
        <w:t>由泵端枚举定义，</w:t>
      </w:r>
      <w:r w:rsidRPr="0004480A">
        <w:t>（</w:t>
      </w:r>
      <w:r w:rsidRPr="0004480A">
        <w:rPr>
          <w:rFonts w:hint="eastAsia"/>
        </w:rPr>
        <w:t>0</w:t>
      </w:r>
      <w:r w:rsidRPr="0004480A">
        <w:t>~</w:t>
      </w:r>
      <w:r>
        <w:t>N</w:t>
      </w:r>
      <w:r w:rsidRPr="0004480A">
        <w:rPr>
          <w:rFonts w:hint="eastAsia"/>
        </w:rPr>
        <w:t>分别代表不同国家语言</w:t>
      </w:r>
      <w:r w:rsidRPr="0004480A">
        <w:t>）</w:t>
      </w:r>
    </w:p>
    <w:p w:rsidR="00BF7CA7" w:rsidRDefault="00BF7CA7" w:rsidP="00BF7CA7"/>
    <w:p w:rsidR="00BF7CA7" w:rsidRDefault="00BF7CA7" w:rsidP="00BF7CA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F7CA7" w:rsidRDefault="00BF7CA7" w:rsidP="00BF7CA7">
      <w:pPr>
        <w:pStyle w:val="a7"/>
        <w:ind w:left="840" w:firstLineChars="0" w:firstLine="0"/>
      </w:pPr>
      <w:r>
        <w:rPr>
          <w:rFonts w:hint="eastAsia"/>
        </w:rPr>
        <w:t>正常返回：泵端返回一个包含自定义字段的数据</w:t>
      </w:r>
      <w:r w:rsidR="007054DD">
        <w:rPr>
          <w:rFonts w:hint="eastAsia"/>
        </w:rPr>
        <w:t>，</w:t>
      </w:r>
      <w:r w:rsidR="007054DD">
        <w:t>包含</w:t>
      </w:r>
      <w:r w:rsidR="007054DD">
        <w:rPr>
          <w:rFonts w:hint="eastAsia"/>
        </w:rPr>
        <w:t>：药物</w:t>
      </w:r>
      <w:r w:rsidR="007054DD">
        <w:rPr>
          <w:rFonts w:hint="eastAsia"/>
        </w:rPr>
        <w:t>index</w:t>
      </w:r>
      <w:r w:rsidR="007054DD">
        <w:rPr>
          <w:rFonts w:hint="eastAsia"/>
        </w:rPr>
        <w:t>（</w:t>
      </w:r>
      <w:r w:rsidR="007054DD">
        <w:rPr>
          <w:rFonts w:hint="eastAsia"/>
        </w:rPr>
        <w:t>key</w:t>
      </w:r>
      <w:r w:rsidR="007054DD">
        <w:t xml:space="preserve"> id,</w:t>
      </w:r>
      <w:r w:rsidR="007054DD">
        <w:rPr>
          <w:rFonts w:hint="eastAsia"/>
        </w:rPr>
        <w:t xml:space="preserve"> </w:t>
      </w:r>
      <w:r w:rsidR="007054DD">
        <w:t>ushort</w:t>
      </w:r>
      <w:r w:rsidR="007054DD">
        <w:rPr>
          <w:rFonts w:hint="eastAsia"/>
        </w:rPr>
        <w:t>型数据</w:t>
      </w:r>
      <w:r w:rsidR="007054DD">
        <w:t>）</w:t>
      </w:r>
      <w:r w:rsidR="007054DD">
        <w:rPr>
          <w:rFonts w:hint="eastAsia"/>
        </w:rPr>
        <w:t>、显示</w:t>
      </w:r>
      <w:r w:rsidR="007054DD">
        <w:t>flag</w:t>
      </w:r>
      <w:r w:rsidR="007054DD">
        <w:rPr>
          <w:rFonts w:hint="eastAsia"/>
        </w:rPr>
        <w:t>、语言</w:t>
      </w:r>
      <w:r w:rsidR="007054DD">
        <w:rPr>
          <w:rFonts w:hint="eastAsia"/>
        </w:rPr>
        <w:t>Index</w:t>
      </w:r>
      <w:r w:rsidR="007054DD">
        <w:rPr>
          <w:rFonts w:hint="eastAsia"/>
        </w:rPr>
        <w:t>、字符编码（药名及</w:t>
      </w:r>
      <w:r w:rsidR="007054DD">
        <w:rPr>
          <w:rFonts w:hint="eastAsia"/>
        </w:rPr>
        <w:t>tips</w:t>
      </w:r>
      <w:r w:rsidR="007054DD">
        <w:rPr>
          <w:rFonts w:hint="eastAsia"/>
        </w:rPr>
        <w:t>字符串的编码方式</w:t>
      </w:r>
      <w:r w:rsidR="007054DD">
        <w:t>）</w:t>
      </w:r>
      <w:r w:rsidR="007054DD">
        <w:rPr>
          <w:rFonts w:hint="eastAsia"/>
        </w:rPr>
        <w:t>、药名、</w:t>
      </w:r>
      <w:r w:rsidR="007054DD">
        <w:rPr>
          <w:rFonts w:hint="eastAsia"/>
        </w:rPr>
        <w:t>tips</w:t>
      </w:r>
      <w:r w:rsidR="007054DD">
        <w:rPr>
          <w:rFonts w:hint="eastAsia"/>
        </w:rPr>
        <w:t>、</w:t>
      </w:r>
      <w:r w:rsidR="007054DD">
        <w:rPr>
          <w:rFonts w:hint="eastAsia"/>
        </w:rPr>
        <w:t>dose</w:t>
      </w:r>
      <w:r w:rsidR="007054DD">
        <w:rPr>
          <w:rFonts w:hint="eastAsia"/>
        </w:rPr>
        <w:t>（</w:t>
      </w:r>
      <w:r w:rsidR="007054DD">
        <w:rPr>
          <w:rFonts w:hint="eastAsia"/>
        </w:rPr>
        <w:t>float</w:t>
      </w:r>
      <w:r w:rsidR="007054DD">
        <w:rPr>
          <w:rFonts w:hint="eastAsia"/>
        </w:rPr>
        <w:t>型数据，单位：</w:t>
      </w:r>
      <w:r w:rsidR="007054DD">
        <w:rPr>
          <w:rFonts w:hint="eastAsia"/>
        </w:rPr>
        <w:t>mg/kg/h</w:t>
      </w:r>
      <w:r w:rsidR="007054DD">
        <w:rPr>
          <w:rFonts w:hint="eastAsia"/>
        </w:rPr>
        <w:t>）、</w:t>
      </w:r>
      <w:r w:rsidR="007054DD">
        <w:t>concentration</w:t>
      </w:r>
      <w:r w:rsidR="007054DD">
        <w:rPr>
          <w:rFonts w:hint="eastAsia"/>
        </w:rPr>
        <w:t>（</w:t>
      </w:r>
      <w:r w:rsidR="007054DD">
        <w:rPr>
          <w:rFonts w:hint="eastAsia"/>
        </w:rPr>
        <w:t>float</w:t>
      </w:r>
      <w:r w:rsidR="007054DD">
        <w:rPr>
          <w:rFonts w:hint="eastAsia"/>
        </w:rPr>
        <w:t>型数据，单位：</w:t>
      </w:r>
      <w:r w:rsidR="007054DD">
        <w:rPr>
          <w:rFonts w:hint="eastAsia"/>
        </w:rPr>
        <w:t>mg/</w:t>
      </w:r>
      <w:r w:rsidR="007054DD">
        <w:t>m</w:t>
      </w:r>
      <w:r w:rsidR="007054DD">
        <w:rPr>
          <w:rFonts w:hint="eastAsia"/>
        </w:rPr>
        <w:t>L</w:t>
      </w:r>
      <w:r w:rsidR="007054DD">
        <w:rPr>
          <w:rFonts w:hint="eastAsia"/>
        </w:rPr>
        <w:t>）、字体颜色</w:t>
      </w:r>
      <w:r w:rsidR="007054DD">
        <w:rPr>
          <w:rFonts w:hint="eastAsia"/>
        </w:rPr>
        <w:t>(RGB)</w:t>
      </w:r>
      <w:r w:rsidR="007054DD">
        <w:rPr>
          <w:rFonts w:hint="eastAsia"/>
        </w:rPr>
        <w:t>，</w:t>
      </w:r>
      <w:r w:rsidR="007054DD">
        <w:rPr>
          <w:rFonts w:hint="eastAsia"/>
        </w:rPr>
        <w:t xml:space="preserve"> </w:t>
      </w:r>
      <w:r w:rsidR="007054DD">
        <w:rPr>
          <w:rFonts w:hint="eastAsia"/>
        </w:rPr>
        <w:t>是否是三类药（仅适用于中国大陆）等。字段定义如下：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F7CA7" w:rsidRPr="00513A48" w:rsidTr="007C4BC0"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17295A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7054DD">
              <w:rPr>
                <w:rFonts w:hint="eastAsia"/>
                <w:b/>
              </w:rPr>
              <w:t>0x009</w:t>
            </w:r>
            <w:ins w:id="10074" w:author="Zhang, Carol (MSHA)" w:date="2019-09-10T17:41:00Z">
              <w:r w:rsidR="0012709A">
                <w:rPr>
                  <w:b/>
                </w:rPr>
                <w:t>B</w:t>
              </w:r>
            </w:ins>
            <w:del w:id="10075" w:author="Zhang, Carol (MSHA)" w:date="2019-09-10T17:41:00Z">
              <w:r w:rsidR="007054DD" w:rsidDel="0012709A">
                <w:rPr>
                  <w:rFonts w:hint="eastAsia"/>
                  <w:b/>
                </w:rPr>
                <w:delText>1</w:delText>
              </w:r>
            </w:del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E32BC2" w:rsidRDefault="00BF7CA7" w:rsidP="007C4BC0">
            <w:pPr>
              <w:jc w:val="center"/>
              <w:rPr>
                <w:b/>
              </w:rPr>
            </w:pPr>
            <w:r w:rsidRPr="00E0692A">
              <w:rPr>
                <w:color w:val="0000FF"/>
                <w:u w:val="single"/>
              </w:rPr>
              <w:fldChar w:fldCharType="begin"/>
            </w:r>
            <w:r w:rsidRPr="00E0692A">
              <w:rPr>
                <w:color w:val="0000FF"/>
                <w:u w:val="single"/>
              </w:rPr>
              <w:instrText xml:space="preserve"> REF _Ref497494590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0692A">
              <w:rPr>
                <w:color w:val="0000FF"/>
                <w:u w:val="single"/>
              </w:rPr>
            </w:r>
            <w:r w:rsidRPr="00E0692A">
              <w:rPr>
                <w:color w:val="0000FF"/>
                <w:u w:val="single"/>
              </w:rPr>
              <w:fldChar w:fldCharType="separate"/>
            </w:r>
            <w:ins w:id="10076" w:author="Zhang, Carol (MSHA)" w:date="2019-12-11T16:15:00Z">
              <w:r w:rsidR="00B2321A" w:rsidRPr="00B2321A">
                <w:rPr>
                  <w:color w:val="0000FF"/>
                  <w:u w:val="single"/>
                  <w:rPrChange w:id="10077" w:author="Zhang, Carol (MSHA)" w:date="2019-12-11T16:15:00Z">
                    <w:rPr/>
                  </w:rPrChange>
                </w:rPr>
                <w:t>Drug Item Flag</w:t>
              </w:r>
            </w:ins>
            <w:del w:id="1007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Item Flag</w:delText>
              </w:r>
            </w:del>
            <w:r w:rsidRPr="00E0692A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F7CA7" w:rsidRPr="00E32BC2" w:rsidRDefault="00BF7CA7" w:rsidP="007C4BC0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79" w:author="Zhang, Carol (MSHA)" w:date="2019-12-11T16:15:00Z">
              <w:r w:rsidR="00B2321A" w:rsidRPr="00B2321A">
                <w:rPr>
                  <w:color w:val="0000FF"/>
                  <w:u w:val="single"/>
                  <w:rPrChange w:id="10080" w:author="Zhang, Carol (MSHA)" w:date="2019-12-11T16:15:00Z">
                    <w:rPr/>
                  </w:rPrChange>
                </w:rPr>
                <w:t>Language</w:t>
              </w:r>
            </w:ins>
            <w:del w:id="1008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9D2DBF" w:rsidRDefault="00BF7CA7" w:rsidP="007C4BC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82" w:author="Zhang, Carol (MSHA)" w:date="2019-12-11T16:15:00Z">
              <w:r w:rsidR="00B2321A" w:rsidRPr="00B2321A">
                <w:rPr>
                  <w:color w:val="0000FF"/>
                  <w:u w:val="single"/>
                  <w:rPrChange w:id="10083" w:author="Zhang, Carol (MSHA)" w:date="2019-12-11T16:15:00Z">
                    <w:rPr/>
                  </w:rPrChange>
                </w:rPr>
                <w:t>Encode</w:t>
              </w:r>
            </w:ins>
            <w:del w:id="1008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F7CA7" w:rsidRPr="009D2DBF" w:rsidRDefault="00BF7CA7" w:rsidP="007C4BC0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 bytes length=64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tips string bytes length=64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 xml:space="preserve"> tips string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Pr="00234281">
              <w:rPr>
                <w:b/>
              </w:rPr>
              <w:t xml:space="preserve">ose lower limitation </w:t>
            </w:r>
            <w:r w:rsidR="00AA7C3E"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AA7C3E">
              <w:rPr>
                <w:rFonts w:hint="eastAsia"/>
                <w:b/>
              </w:rPr>
              <w:t>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AA7C3E"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3B3DF2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AA7C3E">
              <w:rPr>
                <w:rFonts w:hint="eastAsia"/>
                <w:b/>
              </w:rPr>
              <w:t>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AA7C3E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</w:t>
            </w:r>
            <w:r w:rsidR="00AA7C3E">
              <w:rPr>
                <w:rFonts w:hint="eastAsia"/>
                <w:b/>
              </w:rPr>
              <w:t>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 xml:space="preserve">byte </w:t>
            </w:r>
            <w:r w:rsidR="00AA7C3E">
              <w:rPr>
                <w:rFonts w:hint="eastAsia"/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</w:t>
            </w:r>
            <w:r w:rsidR="00AA7C3E">
              <w:rPr>
                <w:rFonts w:hint="eastAsia"/>
                <w:b/>
              </w:rPr>
              <w:t>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4A6A84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  <w:tc>
          <w:tcPr>
            <w:tcW w:w="3896" w:type="dxa"/>
            <w:gridSpan w:val="8"/>
          </w:tcPr>
          <w:p w:rsidR="00BF7CA7" w:rsidRPr="004A6A84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Color(G)</w:t>
            </w:r>
          </w:p>
        </w:tc>
      </w:tr>
      <w:tr w:rsidR="00AA7C3E" w:rsidTr="0040345A">
        <w:tc>
          <w:tcPr>
            <w:tcW w:w="3896" w:type="dxa"/>
            <w:gridSpan w:val="9"/>
          </w:tcPr>
          <w:p w:rsidR="00AA7C3E" w:rsidRDefault="00AA7C3E" w:rsidP="007C4BC0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  <w:tc>
          <w:tcPr>
            <w:tcW w:w="3896" w:type="dxa"/>
            <w:gridSpan w:val="8"/>
          </w:tcPr>
          <w:p w:rsidR="00AA7C3E" w:rsidRDefault="00AA7C3E" w:rsidP="007C4B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Is</w:t>
            </w:r>
            <w:r>
              <w:rPr>
                <w:b/>
              </w:rPr>
              <w:t xml:space="preserve"> Type III(0:No,1Yes)</w:t>
            </w:r>
          </w:p>
        </w:tc>
      </w:tr>
    </w:tbl>
    <w:p w:rsidR="00BF7CA7" w:rsidRPr="003A36C5" w:rsidRDefault="00BF7CA7" w:rsidP="00BF7CA7"/>
    <w:p w:rsidR="00BF7CA7" w:rsidRDefault="00BF7CA7" w:rsidP="00BF7CA7">
      <w:pPr>
        <w:pStyle w:val="2"/>
        <w:numPr>
          <w:ilvl w:val="1"/>
          <w:numId w:val="5"/>
        </w:numPr>
      </w:pPr>
      <w:bookmarkStart w:id="10085" w:name="_Ref16842658"/>
      <w:r>
        <w:rPr>
          <w:rFonts w:hint="eastAsia"/>
        </w:rPr>
        <w:t>UPDATE</w:t>
      </w:r>
      <w:r>
        <w:t>_DRUG_ITEM_WITH_TYPE</w:t>
      </w:r>
      <w:bookmarkEnd w:id="10085"/>
    </w:p>
    <w:p w:rsidR="00BF7CA7" w:rsidRDefault="00BF7CA7" w:rsidP="00BF7CA7">
      <w:pPr>
        <w:ind w:firstLine="420"/>
      </w:pPr>
      <w:r>
        <w:rPr>
          <w:rFonts w:hint="eastAsia"/>
        </w:rPr>
        <w:t>更新或新增单条药名信息，</w:t>
      </w:r>
      <w:r>
        <w:t>包含</w:t>
      </w:r>
      <w:r>
        <w:rPr>
          <w:rFonts w:hint="eastAsia"/>
        </w:rPr>
        <w:t>：</w:t>
      </w:r>
      <w:r w:rsidR="007054DD">
        <w:rPr>
          <w:rFonts w:hint="eastAsia"/>
        </w:rPr>
        <w:t>药物</w:t>
      </w:r>
      <w:r w:rsidR="007054DD">
        <w:rPr>
          <w:rFonts w:hint="eastAsia"/>
        </w:rPr>
        <w:t>index</w:t>
      </w:r>
      <w:r w:rsidR="007054DD">
        <w:rPr>
          <w:rFonts w:hint="eastAsia"/>
        </w:rPr>
        <w:t>（</w:t>
      </w:r>
      <w:r w:rsidR="007054DD">
        <w:rPr>
          <w:rFonts w:hint="eastAsia"/>
        </w:rPr>
        <w:t>key</w:t>
      </w:r>
      <w:r w:rsidR="007054DD">
        <w:t xml:space="preserve"> id,</w:t>
      </w:r>
      <w:r w:rsidR="007054DD">
        <w:rPr>
          <w:rFonts w:hint="eastAsia"/>
        </w:rPr>
        <w:t xml:space="preserve"> </w:t>
      </w:r>
      <w:r w:rsidR="007054DD">
        <w:t>ushort</w:t>
      </w:r>
      <w:r w:rsidR="007054DD">
        <w:rPr>
          <w:rFonts w:hint="eastAsia"/>
        </w:rPr>
        <w:t>型数据</w:t>
      </w:r>
      <w:r w:rsidR="007054DD">
        <w:t>）</w:t>
      </w:r>
      <w:r w:rsidR="007054DD">
        <w:rPr>
          <w:rFonts w:hint="eastAsia"/>
        </w:rPr>
        <w:t>、显示</w:t>
      </w:r>
      <w:r w:rsidR="007054DD">
        <w:t>flag</w:t>
      </w:r>
      <w:r w:rsidR="007054DD">
        <w:rPr>
          <w:rFonts w:hint="eastAsia"/>
        </w:rPr>
        <w:t>、语言</w:t>
      </w:r>
      <w:r w:rsidR="007054DD">
        <w:rPr>
          <w:rFonts w:hint="eastAsia"/>
        </w:rPr>
        <w:t>Index</w:t>
      </w:r>
      <w:r w:rsidR="007054DD">
        <w:rPr>
          <w:rFonts w:hint="eastAsia"/>
        </w:rPr>
        <w:t>、字符编码（药名及</w:t>
      </w:r>
      <w:r w:rsidR="007054DD">
        <w:rPr>
          <w:rFonts w:hint="eastAsia"/>
        </w:rPr>
        <w:t>tips</w:t>
      </w:r>
      <w:r w:rsidR="007054DD">
        <w:rPr>
          <w:rFonts w:hint="eastAsia"/>
        </w:rPr>
        <w:t>字符串的编码方式</w:t>
      </w:r>
      <w:r w:rsidR="007054DD">
        <w:t>）</w:t>
      </w:r>
      <w:r w:rsidR="007054DD">
        <w:rPr>
          <w:rFonts w:hint="eastAsia"/>
        </w:rPr>
        <w:t>、药名、</w:t>
      </w:r>
      <w:r w:rsidR="007054DD">
        <w:rPr>
          <w:rFonts w:hint="eastAsia"/>
        </w:rPr>
        <w:t>tips</w:t>
      </w:r>
      <w:r w:rsidR="007054DD">
        <w:rPr>
          <w:rFonts w:hint="eastAsia"/>
        </w:rPr>
        <w:t>、</w:t>
      </w:r>
      <w:r w:rsidR="007054DD">
        <w:rPr>
          <w:rFonts w:hint="eastAsia"/>
        </w:rPr>
        <w:t>dose</w:t>
      </w:r>
      <w:r w:rsidR="007054DD">
        <w:rPr>
          <w:rFonts w:hint="eastAsia"/>
        </w:rPr>
        <w:t>（</w:t>
      </w:r>
      <w:r w:rsidR="007054DD">
        <w:rPr>
          <w:rFonts w:hint="eastAsia"/>
        </w:rPr>
        <w:t>float</w:t>
      </w:r>
      <w:r w:rsidR="007054DD">
        <w:rPr>
          <w:rFonts w:hint="eastAsia"/>
        </w:rPr>
        <w:t>型数据，单位：</w:t>
      </w:r>
      <w:r w:rsidR="007054DD">
        <w:rPr>
          <w:rFonts w:hint="eastAsia"/>
        </w:rPr>
        <w:t>mg/kg/h</w:t>
      </w:r>
      <w:r w:rsidR="007054DD">
        <w:rPr>
          <w:rFonts w:hint="eastAsia"/>
        </w:rPr>
        <w:t>）、</w:t>
      </w:r>
      <w:r w:rsidR="007054DD">
        <w:t>concentration</w:t>
      </w:r>
      <w:r w:rsidR="007054DD">
        <w:rPr>
          <w:rFonts w:hint="eastAsia"/>
        </w:rPr>
        <w:t>（</w:t>
      </w:r>
      <w:r w:rsidR="007054DD">
        <w:rPr>
          <w:rFonts w:hint="eastAsia"/>
        </w:rPr>
        <w:t>float</w:t>
      </w:r>
      <w:r w:rsidR="007054DD">
        <w:rPr>
          <w:rFonts w:hint="eastAsia"/>
        </w:rPr>
        <w:t>型数据，单位：</w:t>
      </w:r>
      <w:r w:rsidR="007054DD">
        <w:rPr>
          <w:rFonts w:hint="eastAsia"/>
        </w:rPr>
        <w:t>mg/</w:t>
      </w:r>
      <w:r w:rsidR="007054DD">
        <w:t>m</w:t>
      </w:r>
      <w:r w:rsidR="007054DD">
        <w:rPr>
          <w:rFonts w:hint="eastAsia"/>
        </w:rPr>
        <w:t>L</w:t>
      </w:r>
      <w:r w:rsidR="007054DD">
        <w:rPr>
          <w:rFonts w:hint="eastAsia"/>
        </w:rPr>
        <w:t>）、字体颜色</w:t>
      </w:r>
      <w:r w:rsidR="007054DD">
        <w:rPr>
          <w:rFonts w:hint="eastAsia"/>
        </w:rPr>
        <w:t>(RGB)</w:t>
      </w:r>
      <w:r w:rsidR="007054DD">
        <w:rPr>
          <w:rFonts w:hint="eastAsia"/>
        </w:rPr>
        <w:t>，</w:t>
      </w:r>
      <w:r w:rsidR="007054DD">
        <w:rPr>
          <w:rFonts w:hint="eastAsia"/>
        </w:rPr>
        <w:t xml:space="preserve"> </w:t>
      </w:r>
      <w:r w:rsidR="007054DD">
        <w:rPr>
          <w:rFonts w:hint="eastAsia"/>
        </w:rPr>
        <w:t>是否是三类药（仅适用于中国大陆）等</w:t>
      </w:r>
      <w:r>
        <w:rPr>
          <w:rFonts w:hint="eastAsia"/>
        </w:rPr>
        <w:t>。字段定义如下：</w:t>
      </w:r>
    </w:p>
    <w:p w:rsidR="00BF7CA7" w:rsidRDefault="00BF7CA7" w:rsidP="00BF7CA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F7CA7" w:rsidRDefault="00BF7CA7" w:rsidP="00BF7CA7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F7CA7" w:rsidRPr="00513A48" w:rsidTr="007C4BC0"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17295A" w:rsidRDefault="00BF7CA7" w:rsidP="007C4BC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F7CA7" w:rsidRPr="00513A48" w:rsidRDefault="00BF7CA7" w:rsidP="007C4B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F7CA7" w:rsidTr="007C4BC0">
        <w:tc>
          <w:tcPr>
            <w:tcW w:w="7792" w:type="dxa"/>
            <w:gridSpan w:val="17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B3DF2">
              <w:rPr>
                <w:rFonts w:hint="eastAsia"/>
                <w:b/>
              </w:rPr>
              <w:t>0x009</w:t>
            </w:r>
            <w:ins w:id="10086" w:author="Zhang, Carol (MSHA)" w:date="2019-10-09T13:21:00Z">
              <w:r w:rsidR="00915DD0">
                <w:rPr>
                  <w:b/>
                </w:rPr>
                <w:t>B</w:t>
              </w:r>
            </w:ins>
            <w:del w:id="10087" w:author="Zhang, Carol (MSHA)" w:date="2019-10-09T13:21:00Z">
              <w:r w:rsidR="003B3DF2" w:rsidDel="00915DD0">
                <w:rPr>
                  <w:rFonts w:hint="eastAsia"/>
                  <w:b/>
                </w:rPr>
                <w:delText>1</w:delText>
              </w:r>
            </w:del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low byte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E32BC2">
              <w:rPr>
                <w:b/>
              </w:rPr>
              <w:t xml:space="preserve">drug </w:t>
            </w:r>
            <w:r>
              <w:rPr>
                <w:b/>
              </w:rPr>
              <w:t>index high byte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E32BC2" w:rsidRDefault="00BF7CA7" w:rsidP="007C4BC0">
            <w:pPr>
              <w:jc w:val="center"/>
              <w:rPr>
                <w:b/>
              </w:rPr>
            </w:pPr>
            <w:r w:rsidRPr="00E0692A">
              <w:rPr>
                <w:color w:val="0000FF"/>
                <w:u w:val="single"/>
              </w:rPr>
              <w:fldChar w:fldCharType="begin"/>
            </w:r>
            <w:r w:rsidRPr="00E0692A">
              <w:rPr>
                <w:color w:val="0000FF"/>
                <w:u w:val="single"/>
              </w:rPr>
              <w:instrText xml:space="preserve"> REF _Ref497494590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E0692A">
              <w:rPr>
                <w:color w:val="0000FF"/>
                <w:u w:val="single"/>
              </w:rPr>
            </w:r>
            <w:r w:rsidRPr="00E0692A">
              <w:rPr>
                <w:color w:val="0000FF"/>
                <w:u w:val="single"/>
              </w:rPr>
              <w:fldChar w:fldCharType="separate"/>
            </w:r>
            <w:ins w:id="10088" w:author="Zhang, Carol (MSHA)" w:date="2019-12-11T16:15:00Z">
              <w:r w:rsidR="00B2321A" w:rsidRPr="00B2321A">
                <w:rPr>
                  <w:color w:val="0000FF"/>
                  <w:u w:val="single"/>
                  <w:rPrChange w:id="10089" w:author="Zhang, Carol (MSHA)" w:date="2019-12-11T16:15:00Z">
                    <w:rPr/>
                  </w:rPrChange>
                </w:rPr>
                <w:t>Drug Item Flag</w:t>
              </w:r>
            </w:ins>
            <w:del w:id="1009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Drug Item Flag</w:delText>
              </w:r>
            </w:del>
            <w:r w:rsidRPr="00E0692A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F7CA7" w:rsidRPr="00E32BC2" w:rsidRDefault="00BF7CA7" w:rsidP="007C4BC0">
            <w:pPr>
              <w:jc w:val="center"/>
              <w:rPr>
                <w:b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_Ref479165490 \h 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91" w:author="Zhang, Carol (MSHA)" w:date="2019-12-11T16:15:00Z">
              <w:r w:rsidR="00B2321A" w:rsidRPr="00B2321A">
                <w:rPr>
                  <w:color w:val="0000FF"/>
                  <w:u w:val="single"/>
                  <w:rPrChange w:id="10092" w:author="Zhang, Carol (MSHA)" w:date="2019-12-11T16:15:00Z">
                    <w:rPr/>
                  </w:rPrChange>
                </w:rPr>
                <w:t>Language</w:t>
              </w:r>
            </w:ins>
            <w:del w:id="1009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Language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9D2DBF" w:rsidRDefault="00BF7CA7" w:rsidP="007C4BC0">
            <w:pPr>
              <w:jc w:val="center"/>
              <w:rPr>
                <w:color w:val="0000FF"/>
                <w:u w:val="single"/>
              </w:rPr>
            </w:pPr>
            <w:r w:rsidRPr="009D2DBF">
              <w:rPr>
                <w:color w:val="0000FF"/>
                <w:u w:val="single"/>
              </w:rPr>
              <w:fldChar w:fldCharType="begin"/>
            </w:r>
            <w:r w:rsidRPr="009D2DBF">
              <w:rPr>
                <w:color w:val="0000FF"/>
                <w:u w:val="single"/>
              </w:rPr>
              <w:instrText xml:space="preserve"> REF _Ref479165484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9D2DBF">
              <w:rPr>
                <w:color w:val="0000FF"/>
                <w:u w:val="single"/>
              </w:rPr>
            </w:r>
            <w:r w:rsidRPr="009D2DBF">
              <w:rPr>
                <w:color w:val="0000FF"/>
                <w:u w:val="single"/>
              </w:rPr>
              <w:fldChar w:fldCharType="separate"/>
            </w:r>
            <w:ins w:id="10094" w:author="Zhang, Carol (MSHA)" w:date="2019-12-11T16:15:00Z">
              <w:r w:rsidR="00B2321A" w:rsidRPr="00B2321A">
                <w:rPr>
                  <w:color w:val="0000FF"/>
                  <w:u w:val="single"/>
                  <w:rPrChange w:id="10095" w:author="Zhang, Carol (MSHA)" w:date="2019-12-11T16:15:00Z">
                    <w:rPr/>
                  </w:rPrChange>
                </w:rPr>
                <w:t>Encode</w:t>
              </w:r>
            </w:ins>
            <w:del w:id="1009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Encode</w:delText>
              </w:r>
            </w:del>
            <w:r w:rsidRPr="009D2DBF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BF7CA7" w:rsidRPr="009D2DBF" w:rsidRDefault="00BF7CA7" w:rsidP="007C4BC0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 bytes length=64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E32BC2">
              <w:rPr>
                <w:b/>
              </w:rPr>
              <w:t>rug</w:t>
            </w:r>
            <w:r>
              <w:rPr>
                <w:b/>
              </w:rPr>
              <w:t xml:space="preserve"> name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tips string bytes length=64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 xml:space="preserve"> tips string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7054DD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3B3DF2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7054DD">
              <w:rPr>
                <w:b/>
              </w:rPr>
              <w:t>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3B3DF2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7054DD">
              <w:rPr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9C1D94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lower limitation </w:t>
            </w:r>
            <w:r>
              <w:rPr>
                <w:b/>
              </w:rPr>
              <w:t xml:space="preserve">byte </w:t>
            </w:r>
            <w:r w:rsidR="007054DD">
              <w:rPr>
                <w:b/>
              </w:rPr>
              <w:t>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34281">
              <w:rPr>
                <w:b/>
              </w:rPr>
              <w:t xml:space="preserve">ose upper limitation </w:t>
            </w:r>
            <w:r>
              <w:rPr>
                <w:b/>
              </w:rPr>
              <w:t>byte 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3B3DF2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9C1D94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 xml:space="preserve">byte </w:t>
            </w:r>
            <w:r w:rsidR="003B3DF2">
              <w:rPr>
                <w:b/>
              </w:rPr>
              <w:t>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9C1D94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 xml:space="preserve">byte </w:t>
            </w:r>
            <w:r w:rsidR="003B3DF2">
              <w:rPr>
                <w:b/>
              </w:rPr>
              <w:t>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461B88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lower limitation </w:t>
            </w:r>
            <w:r>
              <w:rPr>
                <w:b/>
              </w:rPr>
              <w:t xml:space="preserve">byte </w:t>
            </w:r>
            <w:r w:rsidR="003B3DF2">
              <w:rPr>
                <w:b/>
              </w:rPr>
              <w:t>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1</w:t>
            </w:r>
          </w:p>
        </w:tc>
        <w:tc>
          <w:tcPr>
            <w:tcW w:w="3896" w:type="dxa"/>
            <w:gridSpan w:val="8"/>
          </w:tcPr>
          <w:p w:rsidR="00BF7CA7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2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B434E8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3</w:t>
            </w:r>
          </w:p>
        </w:tc>
        <w:tc>
          <w:tcPr>
            <w:tcW w:w="3896" w:type="dxa"/>
            <w:gridSpan w:val="8"/>
          </w:tcPr>
          <w:p w:rsidR="00BF7CA7" w:rsidRPr="00234281" w:rsidRDefault="00BF7CA7" w:rsidP="007C4BC0">
            <w:pPr>
              <w:jc w:val="center"/>
              <w:rPr>
                <w:b/>
              </w:rPr>
            </w:pPr>
            <w:r w:rsidRPr="004A6A84">
              <w:rPr>
                <w:b/>
              </w:rPr>
              <w:t>concentration</w:t>
            </w:r>
            <w:r>
              <w:t xml:space="preserve"> </w:t>
            </w:r>
            <w:r w:rsidRPr="00234281">
              <w:rPr>
                <w:b/>
              </w:rPr>
              <w:t xml:space="preserve">upper limitation </w:t>
            </w:r>
            <w:r>
              <w:rPr>
                <w:b/>
              </w:rPr>
              <w:t>byte 4</w:t>
            </w:r>
          </w:p>
        </w:tc>
      </w:tr>
      <w:tr w:rsidR="00BF7CA7" w:rsidTr="007C4BC0">
        <w:tc>
          <w:tcPr>
            <w:tcW w:w="3896" w:type="dxa"/>
            <w:gridSpan w:val="9"/>
          </w:tcPr>
          <w:p w:rsidR="00BF7CA7" w:rsidRPr="004A6A84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Color(R)</w:t>
            </w:r>
          </w:p>
        </w:tc>
        <w:tc>
          <w:tcPr>
            <w:tcW w:w="3896" w:type="dxa"/>
            <w:gridSpan w:val="8"/>
          </w:tcPr>
          <w:p w:rsidR="00BF7CA7" w:rsidRPr="004A6A84" w:rsidRDefault="00BF7CA7" w:rsidP="007C4BC0">
            <w:pPr>
              <w:jc w:val="center"/>
              <w:rPr>
                <w:b/>
              </w:rPr>
            </w:pPr>
            <w:r>
              <w:rPr>
                <w:b/>
              </w:rPr>
              <w:t>Color(G)</w:t>
            </w:r>
          </w:p>
        </w:tc>
      </w:tr>
      <w:tr w:rsidR="003B3DF2" w:rsidTr="0040345A">
        <w:tc>
          <w:tcPr>
            <w:tcW w:w="3896" w:type="dxa"/>
            <w:gridSpan w:val="9"/>
          </w:tcPr>
          <w:p w:rsidR="003B3DF2" w:rsidRDefault="003B3DF2" w:rsidP="007C4BC0">
            <w:pPr>
              <w:jc w:val="center"/>
              <w:rPr>
                <w:b/>
              </w:rPr>
            </w:pPr>
            <w:r>
              <w:rPr>
                <w:b/>
              </w:rPr>
              <w:t>Color(B)</w:t>
            </w:r>
          </w:p>
        </w:tc>
        <w:tc>
          <w:tcPr>
            <w:tcW w:w="3896" w:type="dxa"/>
            <w:gridSpan w:val="8"/>
          </w:tcPr>
          <w:p w:rsidR="003B3DF2" w:rsidRDefault="003B3DF2" w:rsidP="007C4B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Is</w:t>
            </w:r>
            <w:r>
              <w:rPr>
                <w:b/>
              </w:rPr>
              <w:t xml:space="preserve"> Type III(0:No,1Yes)</w:t>
            </w:r>
          </w:p>
        </w:tc>
      </w:tr>
    </w:tbl>
    <w:p w:rsidR="00BF7CA7" w:rsidRPr="005368DE" w:rsidRDefault="00BF7CA7" w:rsidP="00BF7CA7"/>
    <w:p w:rsidR="00BF7CA7" w:rsidRDefault="00BF7CA7" w:rsidP="00BF7CA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F7CA7" w:rsidRPr="00A16D0F" w:rsidRDefault="00BF7CA7" w:rsidP="00BF7CA7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AA5DF3" w:rsidRDefault="00AA5DF3" w:rsidP="00461B88">
      <w:pPr>
        <w:pStyle w:val="2"/>
        <w:numPr>
          <w:ilvl w:val="1"/>
          <w:numId w:val="5"/>
        </w:numPr>
      </w:pPr>
      <w:bookmarkStart w:id="10097" w:name="_Ref17102636"/>
      <w:r>
        <w:rPr>
          <w:rFonts w:hint="eastAsia"/>
        </w:rPr>
        <w:lastRenderedPageBreak/>
        <w:t>START_</w:t>
      </w:r>
      <w:r w:rsidRPr="00AA5DF3">
        <w:t>GET_REGION_CATEGORY_DRUGINDEX</w:t>
      </w:r>
      <w:bookmarkEnd w:id="10097"/>
    </w:p>
    <w:p w:rsidR="00AA5DF3" w:rsidRDefault="00AA5DF3" w:rsidP="00AA5DF3">
      <w:pPr>
        <w:ind w:firstLine="420"/>
      </w:pPr>
      <w:r>
        <w:rPr>
          <w:rFonts w:hint="eastAsia"/>
        </w:rPr>
        <w:t>开始获取地区下分类下</w:t>
      </w:r>
      <w:r>
        <w:t>药</w:t>
      </w:r>
      <w:r>
        <w:t>ID</w:t>
      </w:r>
      <w:r>
        <w:rPr>
          <w:rFonts w:hint="eastAsia"/>
        </w:rPr>
        <w:t>信息，字段定义如下：</w:t>
      </w:r>
    </w:p>
    <w:p w:rsidR="00AA5DF3" w:rsidRDefault="00AA5DF3" w:rsidP="00AA5DF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A5DF3" w:rsidRDefault="00AA5DF3" w:rsidP="00AA5DF3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 w:rsidR="00AC7389">
        <w:rPr>
          <w:rFonts w:hint="eastAsia"/>
        </w:rPr>
        <w:t>，包含</w:t>
      </w:r>
      <w:r>
        <w:rPr>
          <w:rFonts w:hint="eastAsia"/>
        </w:rPr>
        <w:t>地区</w:t>
      </w:r>
      <w:r>
        <w:rPr>
          <w:rFonts w:hint="eastAsia"/>
        </w:rPr>
        <w:t>index,</w:t>
      </w:r>
      <w:r>
        <w:rPr>
          <w:rFonts w:hint="eastAsia"/>
        </w:rPr>
        <w:t>药分类</w:t>
      </w:r>
      <w:r>
        <w:rPr>
          <w:rFonts w:hint="eastAsia"/>
        </w:rPr>
        <w:t>index,</w:t>
      </w:r>
      <w:r>
        <w:rPr>
          <w:rFonts w:hint="eastAsia"/>
        </w:rPr>
        <w:t>语言</w:t>
      </w:r>
      <w:r>
        <w:rPr>
          <w:rFonts w:hint="eastAsia"/>
        </w:rPr>
        <w:t>index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A5DF3" w:rsidRPr="00513A48" w:rsidTr="00DA3E65"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17295A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A5DF3" w:rsidTr="00DA3E65">
        <w:tc>
          <w:tcPr>
            <w:tcW w:w="7792" w:type="dxa"/>
            <w:gridSpan w:val="17"/>
          </w:tcPr>
          <w:p w:rsidR="00AA5DF3" w:rsidRDefault="00AA5DF3" w:rsidP="00DA3E6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A5DF3" w:rsidTr="00DA3E65">
        <w:tc>
          <w:tcPr>
            <w:tcW w:w="7792" w:type="dxa"/>
            <w:gridSpan w:val="17"/>
          </w:tcPr>
          <w:p w:rsidR="00AA5DF3" w:rsidRDefault="00AA5DF3" w:rsidP="00DA3E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</w:t>
            </w:r>
            <w:r>
              <w:rPr>
                <w:b/>
              </w:rPr>
              <w:t>x000</w:t>
            </w:r>
            <w:r>
              <w:rPr>
                <w:rFonts w:hint="eastAsia"/>
                <w:b/>
              </w:rPr>
              <w:t>3</w:t>
            </w:r>
          </w:p>
        </w:tc>
      </w:tr>
      <w:tr w:rsidR="00AA5DF3" w:rsidRPr="00641238" w:rsidTr="00DA3E65">
        <w:tc>
          <w:tcPr>
            <w:tcW w:w="3896" w:type="dxa"/>
            <w:gridSpan w:val="9"/>
          </w:tcPr>
          <w:p w:rsidR="00AA5DF3" w:rsidRPr="00641238" w:rsidRDefault="00AA5DF3" w:rsidP="00DA3E65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DA3E65">
            <w:pPr>
              <w:jc w:val="center"/>
              <w:rPr>
                <w:color w:val="0000FF"/>
                <w:u w:val="single"/>
              </w:rPr>
            </w:pPr>
            <w:r w:rsidRPr="00641238">
              <w:t>category index</w:t>
            </w:r>
          </w:p>
        </w:tc>
      </w:tr>
      <w:tr w:rsidR="00AA5DF3" w:rsidRPr="00641238" w:rsidTr="00DA3E65">
        <w:tc>
          <w:tcPr>
            <w:tcW w:w="3896" w:type="dxa"/>
            <w:gridSpan w:val="9"/>
          </w:tcPr>
          <w:p w:rsidR="00AA5DF3" w:rsidRPr="00641238" w:rsidRDefault="00AA5DF3" w:rsidP="00DA3E65">
            <w:pPr>
              <w:jc w:val="center"/>
              <w:rPr>
                <w:color w:val="0000FF"/>
                <w:u w:val="single"/>
              </w:rPr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DA3E65">
            <w:pPr>
              <w:jc w:val="center"/>
            </w:pPr>
          </w:p>
        </w:tc>
      </w:tr>
    </w:tbl>
    <w:p w:rsidR="00AA5DF3" w:rsidRPr="005368DE" w:rsidRDefault="00AA5DF3" w:rsidP="00AA5DF3"/>
    <w:p w:rsidR="00AA5DF3" w:rsidRDefault="00AA5DF3" w:rsidP="00AA5DF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A5DF3" w:rsidRDefault="00AA5DF3" w:rsidP="00AA5DF3">
      <w:pPr>
        <w:pStyle w:val="a7"/>
        <w:ind w:left="840" w:firstLineChars="0" w:firstLine="0"/>
      </w:pPr>
      <w:r>
        <w:rPr>
          <w:rFonts w:hint="eastAsia"/>
        </w:rPr>
        <w:t>正常返回：泵端返回一个自定义字段</w:t>
      </w:r>
      <w:r w:rsidR="00AC7389">
        <w:rPr>
          <w:rFonts w:hint="eastAsia"/>
        </w:rPr>
        <w:t>，包含地区</w:t>
      </w:r>
      <w:r w:rsidR="00AC7389">
        <w:rPr>
          <w:rFonts w:hint="eastAsia"/>
        </w:rPr>
        <w:t>index,</w:t>
      </w:r>
      <w:r w:rsidR="00AC7389">
        <w:rPr>
          <w:rFonts w:hint="eastAsia"/>
        </w:rPr>
        <w:t>药分类</w:t>
      </w:r>
      <w:r w:rsidR="00AC7389">
        <w:rPr>
          <w:rFonts w:hint="eastAsia"/>
        </w:rPr>
        <w:t>index,</w:t>
      </w:r>
      <w:r w:rsidR="00AC7389">
        <w:rPr>
          <w:rFonts w:hint="eastAsia"/>
        </w:rPr>
        <w:t>语言</w:t>
      </w:r>
      <w:r w:rsidR="00AC7389">
        <w:rPr>
          <w:rFonts w:hint="eastAsia"/>
        </w:rPr>
        <w:t>index</w:t>
      </w:r>
      <w:r w:rsidR="00AC7389">
        <w:rPr>
          <w:rFonts w:hint="eastAsia"/>
        </w:rPr>
        <w:t>，将要发送的数据块的总量和每个数据块的大小，</w:t>
      </w:r>
      <w:r w:rsidR="00AC7389">
        <w:rPr>
          <w:rFonts w:hint="eastAsia"/>
        </w:rPr>
        <w:t>(</w:t>
      </w:r>
      <w:r w:rsidR="00AC7389">
        <w:rPr>
          <w:rFonts w:hint="eastAsia"/>
        </w:rPr>
        <w:t>每次最多发送</w:t>
      </w:r>
      <w:r w:rsidR="00AC7389">
        <w:rPr>
          <w:rFonts w:hint="eastAsia"/>
        </w:rPr>
        <w:t>100</w:t>
      </w:r>
      <w:r w:rsidR="00AC7389">
        <w:rPr>
          <w:rFonts w:hint="eastAsia"/>
        </w:rPr>
        <w:t>个药物</w:t>
      </w:r>
      <w:r w:rsidR="00AC7389">
        <w:rPr>
          <w:rFonts w:hint="eastAsia"/>
        </w:rPr>
        <w:t>Index)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A5DF3" w:rsidRPr="00513A48" w:rsidTr="00DA3E65"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17295A" w:rsidRDefault="00AA5DF3" w:rsidP="00DA3E6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A5DF3" w:rsidRPr="00513A48" w:rsidRDefault="00AA5DF3" w:rsidP="00DA3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A5DF3" w:rsidTr="00DA3E65">
        <w:tc>
          <w:tcPr>
            <w:tcW w:w="7792" w:type="dxa"/>
            <w:gridSpan w:val="17"/>
          </w:tcPr>
          <w:p w:rsidR="00AA5DF3" w:rsidRDefault="00AA5DF3" w:rsidP="00DA3E6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A5DF3" w:rsidTr="00DA3E65">
        <w:tc>
          <w:tcPr>
            <w:tcW w:w="7792" w:type="dxa"/>
            <w:gridSpan w:val="17"/>
          </w:tcPr>
          <w:p w:rsidR="00AA5DF3" w:rsidRDefault="00AA5DF3" w:rsidP="00DA3E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</w:t>
            </w:r>
            <w:r>
              <w:rPr>
                <w:b/>
              </w:rPr>
              <w:t>x000</w:t>
            </w:r>
            <w:r w:rsidR="009736A5">
              <w:rPr>
                <w:rFonts w:hint="eastAsia"/>
                <w:b/>
              </w:rPr>
              <w:t>7</w:t>
            </w:r>
          </w:p>
        </w:tc>
      </w:tr>
      <w:tr w:rsidR="00AA5DF3" w:rsidRPr="00641238" w:rsidTr="00DA3E65">
        <w:tc>
          <w:tcPr>
            <w:tcW w:w="3896" w:type="dxa"/>
            <w:gridSpan w:val="9"/>
          </w:tcPr>
          <w:p w:rsidR="00AA5DF3" w:rsidRPr="00641238" w:rsidRDefault="00AA5DF3" w:rsidP="00DA3E65">
            <w:pPr>
              <w:jc w:val="center"/>
            </w:pPr>
            <w:r w:rsidRPr="00641238">
              <w:t>R</w:t>
            </w:r>
            <w:r w:rsidRPr="00641238">
              <w:rPr>
                <w:rFonts w:hint="eastAsia"/>
              </w:rPr>
              <w:t>egion</w:t>
            </w:r>
            <w:r w:rsidRPr="00641238">
              <w:t xml:space="preserve"> index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DA3E65">
            <w:pPr>
              <w:jc w:val="center"/>
              <w:rPr>
                <w:color w:val="0000FF"/>
                <w:u w:val="single"/>
              </w:rPr>
            </w:pPr>
            <w:r w:rsidRPr="00641238">
              <w:t>category index</w:t>
            </w:r>
          </w:p>
        </w:tc>
      </w:tr>
      <w:tr w:rsidR="00AA5DF3" w:rsidRPr="00641238" w:rsidTr="00DA3E65">
        <w:tc>
          <w:tcPr>
            <w:tcW w:w="3896" w:type="dxa"/>
            <w:gridSpan w:val="9"/>
          </w:tcPr>
          <w:p w:rsidR="00AA5DF3" w:rsidRPr="00641238" w:rsidRDefault="00AA5DF3" w:rsidP="00DA3E65">
            <w:pPr>
              <w:jc w:val="center"/>
              <w:rPr>
                <w:color w:val="0000FF"/>
                <w:u w:val="single"/>
              </w:rPr>
            </w:pPr>
            <w:r w:rsidRPr="00641238">
              <w:t>language index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DA3E65">
            <w:pPr>
              <w:jc w:val="center"/>
            </w:pPr>
            <w:r w:rsidRPr="001A4790">
              <w:t>Block count</w:t>
            </w:r>
            <w:r>
              <w:t xml:space="preserve"> </w:t>
            </w:r>
            <w:r>
              <w:rPr>
                <w:rFonts w:hint="eastAsia"/>
              </w:rPr>
              <w:t>byte1</w:t>
            </w:r>
          </w:p>
        </w:tc>
      </w:tr>
      <w:tr w:rsidR="00AA5DF3" w:rsidRPr="00641238" w:rsidTr="00DA3E65">
        <w:tc>
          <w:tcPr>
            <w:tcW w:w="3896" w:type="dxa"/>
            <w:gridSpan w:val="9"/>
          </w:tcPr>
          <w:p w:rsidR="00AA5DF3" w:rsidRPr="00641238" w:rsidRDefault="00AA5DF3" w:rsidP="00DA3E65">
            <w:pPr>
              <w:jc w:val="center"/>
            </w:pPr>
            <w:r w:rsidRPr="001A4790">
              <w:t>Block count</w:t>
            </w:r>
            <w:r>
              <w:t xml:space="preserve"> </w:t>
            </w:r>
            <w:r>
              <w:rPr>
                <w:rFonts w:hint="eastAsia"/>
              </w:rPr>
              <w:t>byte</w:t>
            </w:r>
            <w:r>
              <w:t xml:space="preserve"> 2</w:t>
            </w:r>
          </w:p>
        </w:tc>
        <w:tc>
          <w:tcPr>
            <w:tcW w:w="3896" w:type="dxa"/>
            <w:gridSpan w:val="8"/>
          </w:tcPr>
          <w:p w:rsidR="00AA5DF3" w:rsidRPr="00641238" w:rsidRDefault="00AA5DF3" w:rsidP="00DA3E65">
            <w:pPr>
              <w:jc w:val="center"/>
            </w:pPr>
            <w:r>
              <w:t>Block Size</w:t>
            </w:r>
            <w:r w:rsidR="009736A5">
              <w:rPr>
                <w:rFonts w:hint="eastAsia"/>
              </w:rPr>
              <w:t xml:space="preserve"> byte1</w:t>
            </w:r>
          </w:p>
        </w:tc>
      </w:tr>
      <w:tr w:rsidR="009736A5" w:rsidRPr="00641238" w:rsidTr="00DA3E65">
        <w:tc>
          <w:tcPr>
            <w:tcW w:w="3896" w:type="dxa"/>
            <w:gridSpan w:val="9"/>
          </w:tcPr>
          <w:p w:rsidR="009736A5" w:rsidRPr="001A4790" w:rsidRDefault="009736A5" w:rsidP="00DA3E65">
            <w:pPr>
              <w:jc w:val="center"/>
            </w:pPr>
            <w:r>
              <w:t>Block Size</w:t>
            </w:r>
            <w:r>
              <w:rPr>
                <w:rFonts w:hint="eastAsia"/>
              </w:rPr>
              <w:t xml:space="preserve"> byte2</w:t>
            </w:r>
          </w:p>
        </w:tc>
        <w:tc>
          <w:tcPr>
            <w:tcW w:w="3896" w:type="dxa"/>
            <w:gridSpan w:val="8"/>
          </w:tcPr>
          <w:p w:rsidR="009736A5" w:rsidRDefault="009736A5" w:rsidP="00DA3E65">
            <w:pPr>
              <w:jc w:val="center"/>
            </w:pPr>
          </w:p>
        </w:tc>
      </w:tr>
    </w:tbl>
    <w:p w:rsidR="00BF7CA7" w:rsidRDefault="00BF7CA7" w:rsidP="00461B88"/>
    <w:p w:rsidR="00AA5DF3" w:rsidRPr="0018312A" w:rsidRDefault="00AA5DF3" w:rsidP="00461B88"/>
    <w:p w:rsidR="00E7106B" w:rsidRDefault="00E7106B" w:rsidP="00E7106B">
      <w:pPr>
        <w:pStyle w:val="2"/>
        <w:numPr>
          <w:ilvl w:val="1"/>
          <w:numId w:val="5"/>
        </w:numPr>
      </w:pPr>
      <w:bookmarkStart w:id="10098" w:name="_Ref484184878"/>
      <w:r>
        <w:rPr>
          <w:rFonts w:hint="eastAsia"/>
        </w:rPr>
        <w:t>GET</w:t>
      </w:r>
      <w:r w:rsidRPr="00BD3ECD">
        <w:t>_OCCULSION</w:t>
      </w:r>
      <w:r>
        <w:rPr>
          <w:rFonts w:hint="eastAsia"/>
        </w:rPr>
        <w:t>_</w:t>
      </w:r>
      <w:r w:rsidRPr="00BD3ECD">
        <w:t>PRESSURE</w:t>
      </w:r>
      <w:r>
        <w:rPr>
          <w:rFonts w:hint="eastAsia"/>
        </w:rPr>
        <w:t>_</w:t>
      </w:r>
      <w:r w:rsidRPr="00BD3ECD">
        <w:t>THRESHOLD</w:t>
      </w:r>
      <w:bookmarkEnd w:id="10098"/>
    </w:p>
    <w:p w:rsidR="00E7106B" w:rsidRPr="003945BF" w:rsidRDefault="00E7106B" w:rsidP="00E7106B">
      <w:pPr>
        <w:ind w:firstLine="420"/>
      </w:pPr>
      <w:r>
        <w:rPr>
          <w:rFonts w:hint="eastAsia"/>
        </w:rPr>
        <w:t>获取压力档阀值</w:t>
      </w:r>
      <w:r w:rsidRPr="003945BF">
        <w:rPr>
          <w:rFonts w:hint="eastAsia"/>
        </w:rPr>
        <w:t>：</w:t>
      </w:r>
    </w:p>
    <w:p w:rsidR="00E7106B" w:rsidRDefault="00E7106B" w:rsidP="00E7106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7106B" w:rsidRDefault="00E7106B" w:rsidP="00E7106B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E7106B" w:rsidRDefault="00E7106B" w:rsidP="00E7106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7106B" w:rsidRDefault="00E7106B" w:rsidP="00E7106B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p w:rsidR="00E7106B" w:rsidRPr="00A16D0F" w:rsidRDefault="00E7106B" w:rsidP="00E7106B">
      <w:pPr>
        <w:pStyle w:val="a7"/>
        <w:numPr>
          <w:ilvl w:val="0"/>
          <w:numId w:val="38"/>
        </w:numPr>
        <w:ind w:left="840" w:firstLineChars="0" w:firstLine="0"/>
      </w:pPr>
      <w:r w:rsidRPr="009778B8">
        <w:rPr>
          <w:color w:val="0000FF"/>
          <w:u w:val="single"/>
        </w:rPr>
        <w:fldChar w:fldCharType="begin"/>
      </w:r>
      <w:r w:rsidRPr="009778B8">
        <w:rPr>
          <w:color w:val="0000FF"/>
          <w:u w:val="single"/>
        </w:rPr>
        <w:instrText xml:space="preserve"> REF _Ref464717784 \h  \* MERGEFORMAT </w:instrText>
      </w:r>
      <w:r w:rsidRPr="009778B8">
        <w:rPr>
          <w:color w:val="0000FF"/>
          <w:u w:val="single"/>
        </w:rPr>
      </w:r>
      <w:r w:rsidRPr="009778B8">
        <w:rPr>
          <w:color w:val="0000FF"/>
          <w:u w:val="single"/>
        </w:rPr>
        <w:fldChar w:fldCharType="separate"/>
      </w:r>
      <w:ins w:id="10099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100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101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9778B8">
        <w:rPr>
          <w:color w:val="0000FF"/>
          <w:u w:val="single"/>
        </w:rPr>
        <w:fldChar w:fldCharType="end"/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E7106B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E7106B" w:rsidRDefault="00E7106B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106B" w:rsidRDefault="00E7106B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106B" w:rsidRDefault="00E7106B" w:rsidP="006A6C10">
            <w:pPr>
              <w:jc w:val="center"/>
              <w:rPr>
                <w:b/>
              </w:rPr>
            </w:pPr>
            <w:r>
              <w:rPr>
                <w:b/>
              </w:rPr>
              <w:t>0x000?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6B" w:rsidRPr="00BD3ECD" w:rsidRDefault="00E7106B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>1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(2 bytes)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6B" w:rsidRPr="00A6448F" w:rsidRDefault="00E7106B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 xml:space="preserve">2 </w:t>
            </w:r>
            <w:r w:rsidRPr="00A6448F">
              <w:rPr>
                <w:b/>
              </w:rPr>
              <w:t>threshold value</w:t>
            </w:r>
            <w:r>
              <w:rPr>
                <w:b/>
              </w:rPr>
              <w:t>(2 bytes)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6B" w:rsidRPr="00A6448F" w:rsidRDefault="00E7106B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>3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(2 bytes)</w:t>
            </w:r>
          </w:p>
        </w:tc>
      </w:tr>
      <w:tr w:rsidR="00E7106B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6B" w:rsidRPr="00A6448F" w:rsidRDefault="00E7106B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</w:tbl>
    <w:p w:rsidR="008C4527" w:rsidRDefault="008C4527" w:rsidP="008C4527"/>
    <w:p w:rsidR="00B27E6A" w:rsidRDefault="00B27E6A" w:rsidP="00B27E6A">
      <w:pPr>
        <w:pStyle w:val="2"/>
        <w:numPr>
          <w:ilvl w:val="1"/>
          <w:numId w:val="5"/>
        </w:numPr>
      </w:pPr>
      <w:bookmarkStart w:id="10102" w:name="_Ref485890547"/>
      <w:r>
        <w:rPr>
          <w:rFonts w:hint="eastAsia"/>
        </w:rPr>
        <w:lastRenderedPageBreak/>
        <w:t>GET</w:t>
      </w:r>
      <w:r w:rsidRPr="00BD3ECD">
        <w:t>_</w:t>
      </w:r>
      <w:r w:rsidRPr="007B3252">
        <w:t>SYRINGE_DATA</w:t>
      </w:r>
      <w:bookmarkEnd w:id="10102"/>
    </w:p>
    <w:p w:rsidR="00B27E6A" w:rsidRPr="003945BF" w:rsidRDefault="00B27E6A" w:rsidP="00B27E6A">
      <w:pPr>
        <w:ind w:firstLine="420"/>
      </w:pPr>
      <w:r>
        <w:rPr>
          <w:rFonts w:hint="eastAsia"/>
        </w:rPr>
        <w:t>获取注射器数据</w:t>
      </w:r>
      <w:r w:rsidRPr="003945BF">
        <w:rPr>
          <w:rFonts w:hint="eastAsia"/>
        </w:rPr>
        <w:t>：</w:t>
      </w:r>
    </w:p>
    <w:p w:rsidR="00B27E6A" w:rsidRDefault="00B27E6A" w:rsidP="00B27E6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16AFA" w:rsidRDefault="00F16AFA" w:rsidP="00F16AFA">
      <w:pPr>
        <w:pStyle w:val="a7"/>
        <w:ind w:left="840" w:firstLineChars="0" w:firstLine="0"/>
      </w:pPr>
      <w:r>
        <w:rPr>
          <w:rFonts w:hint="eastAsia"/>
        </w:rPr>
        <w:t>向泵端发送一个自定义字段：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3828"/>
        <w:gridCol w:w="4164"/>
      </w:tblGrid>
      <w:tr w:rsidR="00F16AFA" w:rsidTr="002933A8">
        <w:trPr>
          <w:jc w:val="center"/>
        </w:trPr>
        <w:tc>
          <w:tcPr>
            <w:tcW w:w="7992" w:type="dxa"/>
            <w:gridSpan w:val="2"/>
          </w:tcPr>
          <w:p w:rsidR="00F16AFA" w:rsidRDefault="00F16AFA" w:rsidP="002933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16AFA" w:rsidTr="002933A8">
        <w:trPr>
          <w:jc w:val="center"/>
        </w:trPr>
        <w:tc>
          <w:tcPr>
            <w:tcW w:w="7992" w:type="dxa"/>
            <w:gridSpan w:val="2"/>
          </w:tcPr>
          <w:p w:rsidR="00F16AFA" w:rsidRDefault="00F16AFA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0x0002</w:t>
            </w:r>
          </w:p>
        </w:tc>
      </w:tr>
      <w:tr w:rsidR="00F16AFA" w:rsidRPr="00FC61D1" w:rsidTr="002933A8">
        <w:trPr>
          <w:jc w:val="center"/>
        </w:trPr>
        <w:tc>
          <w:tcPr>
            <w:tcW w:w="3828" w:type="dxa"/>
          </w:tcPr>
          <w:p w:rsidR="00F16AFA" w:rsidRPr="00CB643E" w:rsidRDefault="00F16AFA" w:rsidP="002933A8">
            <w:pPr>
              <w:jc w:val="center"/>
              <w:rPr>
                <w:color w:val="0000FF"/>
                <w:u w:val="single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03" w:author="Zhang, Carol (MSHA)" w:date="2019-12-11T16:15:00Z">
              <w:r w:rsidR="00B2321A" w:rsidRPr="00B2321A">
                <w:rPr>
                  <w:color w:val="0000FF"/>
                  <w:u w:val="single"/>
                  <w:rPrChange w:id="10104" w:author="Zhang, Carol (MSHA)" w:date="2019-12-11T16:15:00Z">
                    <w:rPr/>
                  </w:rPrChange>
                </w:rPr>
                <w:t>Brand</w:t>
              </w:r>
            </w:ins>
            <w:del w:id="1010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4164" w:type="dxa"/>
          </w:tcPr>
          <w:p w:rsidR="00F16AFA" w:rsidRPr="00CB643E" w:rsidRDefault="00F16AFA" w:rsidP="002933A8">
            <w:pPr>
              <w:jc w:val="center"/>
              <w:rPr>
                <w:color w:val="0000FF"/>
                <w:u w:val="single"/>
              </w:rPr>
            </w:pPr>
            <w:r w:rsidRPr="00F479F2">
              <w:rPr>
                <w:b/>
              </w:rPr>
              <w:t>Size</w:t>
            </w:r>
          </w:p>
        </w:tc>
      </w:tr>
    </w:tbl>
    <w:p w:rsidR="00F16AFA" w:rsidRDefault="00F16AFA" w:rsidP="00F16AFA">
      <w:pPr>
        <w:pStyle w:val="a7"/>
        <w:ind w:left="840" w:firstLineChars="0" w:firstLine="0"/>
      </w:pPr>
    </w:p>
    <w:p w:rsidR="00B27E6A" w:rsidRDefault="00B27E6A" w:rsidP="00B27E6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479F2" w:rsidRPr="003945BF" w:rsidRDefault="00B27E6A" w:rsidP="00F479F2">
      <w:pPr>
        <w:pStyle w:val="a7"/>
        <w:ind w:left="840" w:firstLineChars="0" w:firstLine="0"/>
      </w:pPr>
      <w:r>
        <w:rPr>
          <w:rFonts w:hint="eastAsia"/>
        </w:rPr>
        <w:t>正常返回：泵端返回</w:t>
      </w:r>
      <w:r w:rsidR="00F479F2" w:rsidRPr="00C07149">
        <w:rPr>
          <w:rFonts w:hint="eastAsia"/>
        </w:rPr>
        <w:t>一个</w:t>
      </w:r>
      <w:r w:rsidR="00F479F2">
        <w:rPr>
          <w:color w:val="0000FF"/>
          <w:u w:val="single"/>
        </w:rPr>
        <w:fldChar w:fldCharType="begin"/>
      </w:r>
      <w:r w:rsidR="00F479F2" w:rsidRPr="008A7471">
        <w:rPr>
          <w:color w:val="0000FF"/>
          <w:u w:val="single"/>
        </w:rPr>
        <w:instrText xml:space="preserve"> REF _Ref464717784 \h </w:instrText>
      </w:r>
      <w:r w:rsidR="00F479F2">
        <w:rPr>
          <w:color w:val="0000FF"/>
          <w:u w:val="single"/>
        </w:rPr>
        <w:instrText xml:space="preserve"> \* MERGEFORMAT </w:instrText>
      </w:r>
      <w:r w:rsidR="00F479F2">
        <w:rPr>
          <w:color w:val="0000FF"/>
          <w:u w:val="single"/>
        </w:rPr>
      </w:r>
      <w:r w:rsidR="00F479F2">
        <w:rPr>
          <w:color w:val="0000FF"/>
          <w:u w:val="single"/>
        </w:rPr>
        <w:fldChar w:fldCharType="separate"/>
      </w:r>
      <w:ins w:id="10106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107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108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="00F479F2">
        <w:rPr>
          <w:color w:val="0000FF"/>
          <w:u w:val="single"/>
        </w:rPr>
        <w:fldChar w:fldCharType="end"/>
      </w:r>
      <w:r w:rsidR="00F479F2" w:rsidRPr="00F479F2">
        <w:rPr>
          <w:rFonts w:hint="eastAsia"/>
        </w:rPr>
        <w:t>，包含品牌，尺寸和</w:t>
      </w:r>
      <w:r w:rsidR="00F479F2">
        <w:rPr>
          <w:rFonts w:hint="eastAsia"/>
        </w:rPr>
        <w:t>注射器数据</w:t>
      </w:r>
      <w:r w:rsidR="00F479F2" w:rsidRPr="003945BF">
        <w:rPr>
          <w:rFonts w:hint="eastAsia"/>
        </w:rPr>
        <w:t>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3828"/>
        <w:gridCol w:w="4164"/>
      </w:tblGrid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2C</w:t>
            </w:r>
          </w:p>
        </w:tc>
      </w:tr>
      <w:tr w:rsidR="00F479F2" w:rsidRPr="00FC61D1" w:rsidTr="002933A8">
        <w:trPr>
          <w:jc w:val="center"/>
        </w:trPr>
        <w:tc>
          <w:tcPr>
            <w:tcW w:w="3828" w:type="dxa"/>
          </w:tcPr>
          <w:p w:rsidR="00F479F2" w:rsidRPr="00CB643E" w:rsidRDefault="00F479F2" w:rsidP="002933A8">
            <w:pPr>
              <w:jc w:val="center"/>
              <w:rPr>
                <w:color w:val="0000FF"/>
                <w:u w:val="single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09" w:author="Zhang, Carol (MSHA)" w:date="2019-12-11T16:15:00Z">
              <w:r w:rsidR="00B2321A" w:rsidRPr="00B2321A">
                <w:rPr>
                  <w:color w:val="0000FF"/>
                  <w:u w:val="single"/>
                  <w:rPrChange w:id="10110" w:author="Zhang, Carol (MSHA)" w:date="2019-12-11T16:15:00Z">
                    <w:rPr/>
                  </w:rPrChange>
                </w:rPr>
                <w:t>Brand</w:t>
              </w:r>
            </w:ins>
            <w:del w:id="1011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4164" w:type="dxa"/>
          </w:tcPr>
          <w:p w:rsidR="00F479F2" w:rsidRPr="00CB643E" w:rsidRDefault="00F479F2" w:rsidP="002933A8">
            <w:pPr>
              <w:jc w:val="center"/>
              <w:rPr>
                <w:color w:val="0000FF"/>
                <w:u w:val="single"/>
              </w:rPr>
            </w:pPr>
            <w:r w:rsidRPr="00F479F2">
              <w:rPr>
                <w:b/>
              </w:rPr>
              <w:t>Size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external_diameter_min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rPr>
                <w:b/>
              </w:rPr>
              <w:t>external_diameter_max</w:t>
            </w:r>
            <w:r>
              <w:rPr>
                <w:rFonts w:hint="eastAsia"/>
                <w:b/>
              </w:rPr>
              <w:t>,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capacity_length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 xml:space="preserve">    flange_plunger_length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sectional_area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</w:t>
            </w:r>
            <w:r w:rsidR="000A0E7F">
              <w:rPr>
                <w:b/>
              </w:rPr>
              <w:t>0</w:t>
            </w:r>
            <w:r w:rsidRPr="007B3252">
              <w:rPr>
                <w:b/>
              </w:rPr>
              <w:t>1mm</w:t>
            </w:r>
            <w:r w:rsidR="000A0E7F">
              <w:rPr>
                <w:b/>
              </w:rPr>
              <w:t>^2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230551">
              <w:rPr>
                <w:b/>
              </w:rPr>
              <w:t>pressure reverse volume</w:t>
            </w:r>
            <w:r>
              <w:rPr>
                <w:b/>
              </w:rPr>
              <w:t xml:space="preserve"> 1</w:t>
            </w:r>
            <w:r w:rsidRPr="00230551">
              <w:rPr>
                <w:b/>
              </w:rPr>
              <w:t xml:space="preserve">;unit:0.001mL 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un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2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3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4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5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 xml:space="preserve">    is_for_neonate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friction_weight</w:t>
            </w:r>
            <w:r>
              <w:rPr>
                <w:rFonts w:hint="eastAsia"/>
                <w:b/>
              </w:rPr>
              <w:t>,</w:t>
            </w:r>
            <w:r>
              <w:t xml:space="preserve"> </w:t>
            </w:r>
            <w:r w:rsidRPr="00776ACF">
              <w:rPr>
                <w:b/>
              </w:rPr>
              <w:t>unit:g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factor_for_P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76ACF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factor_of_sectional_area_for_low_speed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76ACF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factor_of_sectional_area_for_high_speed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</w:tbl>
    <w:p w:rsidR="00E7106B" w:rsidRDefault="00E7106B" w:rsidP="008C4527"/>
    <w:p w:rsidR="00B27E6A" w:rsidRDefault="00B27E6A" w:rsidP="00B27E6A">
      <w:pPr>
        <w:pStyle w:val="2"/>
        <w:numPr>
          <w:ilvl w:val="1"/>
          <w:numId w:val="5"/>
        </w:numPr>
      </w:pPr>
      <w:bookmarkStart w:id="10112" w:name="_Ref486938132"/>
      <w:bookmarkStart w:id="10113" w:name="_Ref479259814"/>
      <w:r>
        <w:t>GET_</w:t>
      </w:r>
      <w:r w:rsidRPr="000C0A34">
        <w:t>INPUTS_AT_MAIN</w:t>
      </w:r>
      <w:bookmarkEnd w:id="10112"/>
    </w:p>
    <w:p w:rsidR="00B27E6A" w:rsidRDefault="00B27E6A" w:rsidP="00B27E6A">
      <w:r>
        <w:rPr>
          <w:rFonts w:hint="eastAsia"/>
        </w:rPr>
        <w:t>获取工程师模式下的监控值</w:t>
      </w:r>
      <w:r>
        <w:rPr>
          <w:rFonts w:hint="eastAsia"/>
        </w:rPr>
        <w:t>:</w:t>
      </w:r>
    </w:p>
    <w:p w:rsidR="00B27E6A" w:rsidRDefault="00B27E6A" w:rsidP="00B27E6A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27E6A" w:rsidRDefault="00B27E6A" w:rsidP="00B27E6A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B27E6A" w:rsidRDefault="00B27E6A" w:rsidP="00B27E6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27E6A" w:rsidRDefault="00B27E6A" w:rsidP="00B27E6A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p w:rsidR="00B27E6A" w:rsidRPr="00A16D0F" w:rsidRDefault="00B27E6A" w:rsidP="00B27E6A">
      <w:pPr>
        <w:pStyle w:val="a7"/>
        <w:numPr>
          <w:ilvl w:val="0"/>
          <w:numId w:val="44"/>
        </w:numPr>
        <w:ind w:firstLineChars="0"/>
      </w:pPr>
      <w:r w:rsidRPr="009778B8">
        <w:rPr>
          <w:color w:val="0000FF"/>
          <w:u w:val="single"/>
        </w:rPr>
        <w:fldChar w:fldCharType="begin"/>
      </w:r>
      <w:r w:rsidRPr="009778B8">
        <w:rPr>
          <w:color w:val="0000FF"/>
          <w:u w:val="single"/>
        </w:rPr>
        <w:instrText xml:space="preserve"> REF _Ref464717784 \h  \* MERGEFORMAT </w:instrText>
      </w:r>
      <w:r w:rsidRPr="009778B8">
        <w:rPr>
          <w:color w:val="0000FF"/>
          <w:u w:val="single"/>
        </w:rPr>
      </w:r>
      <w:r w:rsidRPr="009778B8">
        <w:rPr>
          <w:color w:val="0000FF"/>
          <w:u w:val="single"/>
        </w:rPr>
        <w:fldChar w:fldCharType="separate"/>
      </w:r>
      <w:ins w:id="10114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115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116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9778B8">
        <w:rPr>
          <w:color w:val="0000FF"/>
          <w:u w:val="single"/>
        </w:rPr>
        <w:fldChar w:fldCharType="end"/>
      </w:r>
    </w:p>
    <w:tbl>
      <w:tblPr>
        <w:tblStyle w:val="a5"/>
        <w:tblpPr w:leftFromText="180" w:rightFromText="180" w:vertAnchor="text" w:tblpY="1"/>
        <w:tblOverlap w:val="never"/>
        <w:tblW w:w="7939" w:type="dxa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B27E6A" w:rsidTr="006A6C10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27E6A" w:rsidRDefault="00B27E6A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E6A" w:rsidRDefault="00B27E6A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E6A" w:rsidRDefault="00B27E6A" w:rsidP="006A6C10">
            <w:pPr>
              <w:jc w:val="center"/>
              <w:rPr>
                <w:b/>
              </w:rPr>
            </w:pPr>
            <w:r>
              <w:rPr>
                <w:b/>
              </w:rPr>
              <w:t>0x000?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BD3ECD" w:rsidRDefault="00B27E6A" w:rsidP="006A6C10">
            <w:pPr>
              <w:jc w:val="center"/>
              <w:rPr>
                <w:b/>
              </w:rPr>
            </w:pPr>
            <w:r w:rsidRPr="000C0A34">
              <w:rPr>
                <w:b/>
              </w:rPr>
              <w:lastRenderedPageBreak/>
              <w:t xml:space="preserve">battery_adc </w:t>
            </w:r>
            <w:r>
              <w:rPr>
                <w:b/>
              </w:rPr>
              <w:t>(2 bytes)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A6448F" w:rsidRDefault="00B27E6A" w:rsidP="006A6C10">
            <w:pPr>
              <w:jc w:val="center"/>
              <w:rPr>
                <w:b/>
              </w:rPr>
            </w:pPr>
            <w:r w:rsidRPr="000C0A34">
              <w:rPr>
                <w:b/>
              </w:rPr>
              <w:t xml:space="preserve">syringe_size_adc </w:t>
            </w:r>
            <w:r>
              <w:rPr>
                <w:b/>
              </w:rPr>
              <w:t>(2 bytes)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A6448F" w:rsidRDefault="00B27E6A" w:rsidP="006A6C10">
            <w:pPr>
              <w:jc w:val="center"/>
              <w:rPr>
                <w:b/>
              </w:rPr>
            </w:pPr>
            <w:r w:rsidRPr="000C0A34">
              <w:rPr>
                <w:b/>
              </w:rPr>
              <w:t>syringe_size</w:t>
            </w:r>
            <w:r>
              <w:rPr>
                <w:b/>
              </w:rPr>
              <w:t>(2 bytes)</w:t>
            </w:r>
          </w:p>
        </w:tc>
      </w:tr>
      <w:tr w:rsidR="00B27E6A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C0A34" w:rsidRDefault="00B27E6A" w:rsidP="006A6C10">
            <w:pPr>
              <w:jc w:val="center"/>
              <w:rPr>
                <w:b/>
              </w:rPr>
            </w:pPr>
            <w:r w:rsidRPr="000C0A34">
              <w:rPr>
                <w:b/>
              </w:rPr>
              <w:t>pressure_adc</w:t>
            </w:r>
            <w:r>
              <w:rPr>
                <w:b/>
              </w:rPr>
              <w:t>(2 bytes)</w:t>
            </w:r>
          </w:p>
        </w:tc>
      </w:tr>
      <w:tr w:rsidR="00133938" w:rsidTr="006A6C10"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938" w:rsidRPr="000C0A34" w:rsidRDefault="00133938" w:rsidP="006A6C10">
            <w:pPr>
              <w:jc w:val="center"/>
              <w:rPr>
                <w:b/>
              </w:rPr>
            </w:pPr>
            <w:r>
              <w:rPr>
                <w:b/>
              </w:rPr>
              <w:t>Board temperature(2 bytes)</w:t>
            </w:r>
          </w:p>
        </w:tc>
      </w:tr>
      <w:tr w:rsidR="00B27E6A" w:rsidTr="006A6C10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C0A34" w:rsidRDefault="00B27E6A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is_alarm_active_from_smcu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C0A34" w:rsidRDefault="00426A12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is_battery_charge</w:t>
            </w:r>
          </w:p>
        </w:tc>
      </w:tr>
      <w:tr w:rsidR="00B27E6A" w:rsidTr="006A6C10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B27E6A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is_ac_connect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B27E6A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is_pressure_install</w:t>
            </w:r>
          </w:p>
        </w:tc>
      </w:tr>
      <w:tr w:rsidR="00B27E6A" w:rsidTr="006A6C10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B27E6A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is_syringe_size_install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426A12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is_halfNut_lock</w:t>
            </w:r>
          </w:p>
        </w:tc>
      </w:tr>
      <w:tr w:rsidR="00B27E6A" w:rsidTr="006A6C10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426A12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is_plunger_lock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426A12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is_wifi_install</w:t>
            </w:r>
          </w:p>
        </w:tc>
      </w:tr>
      <w:tr w:rsidR="00B27E6A" w:rsidTr="006A6C10"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426A12" w:rsidP="006A6C10">
            <w:pPr>
              <w:jc w:val="center"/>
              <w:rPr>
                <w:b/>
              </w:rPr>
            </w:pPr>
            <w:r w:rsidRPr="000A4EBD">
              <w:rPr>
                <w:b/>
              </w:rPr>
              <w:t>wifi_status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6A" w:rsidRPr="000A4EBD" w:rsidRDefault="00B27E6A" w:rsidP="006A6C10">
            <w:pPr>
              <w:jc w:val="center"/>
              <w:rPr>
                <w:b/>
              </w:rPr>
            </w:pPr>
          </w:p>
        </w:tc>
      </w:tr>
    </w:tbl>
    <w:p w:rsidR="00B27E6A" w:rsidRPr="000C0A34" w:rsidRDefault="00B27E6A" w:rsidP="00B27E6A">
      <w:r>
        <w:br w:type="textWrapping" w:clear="all"/>
      </w:r>
    </w:p>
    <w:p w:rsidR="00764D73" w:rsidRDefault="00764D73" w:rsidP="00764D73">
      <w:pPr>
        <w:pStyle w:val="2"/>
        <w:numPr>
          <w:ilvl w:val="1"/>
          <w:numId w:val="5"/>
        </w:numPr>
      </w:pPr>
      <w:bookmarkStart w:id="10117" w:name="_Ref487708821"/>
      <w:bookmarkEnd w:id="10113"/>
      <w:r>
        <w:rPr>
          <w:rFonts w:hint="eastAsia"/>
        </w:rPr>
        <w:t>GET</w:t>
      </w:r>
      <w:r w:rsidRPr="00BD3ECD">
        <w:t>_</w:t>
      </w:r>
      <w:r>
        <w:rPr>
          <w:rFonts w:hint="eastAsia"/>
        </w:rPr>
        <w:t>BATTERY_</w:t>
      </w:r>
      <w:r w:rsidRPr="00BD3ECD">
        <w:t>THRESHOLD</w:t>
      </w:r>
      <w:bookmarkEnd w:id="10117"/>
    </w:p>
    <w:p w:rsidR="00764D73" w:rsidRPr="003945BF" w:rsidRDefault="00764D73" w:rsidP="00764D73">
      <w:pPr>
        <w:ind w:firstLine="420"/>
      </w:pPr>
      <w:r>
        <w:rPr>
          <w:rFonts w:hint="eastAsia"/>
        </w:rPr>
        <w:t>获取电池阀值</w:t>
      </w:r>
      <w:r w:rsidRPr="003945BF">
        <w:rPr>
          <w:rFonts w:hint="eastAsia"/>
        </w:rPr>
        <w:t>：</w:t>
      </w:r>
    </w:p>
    <w:p w:rsidR="00764D73" w:rsidRDefault="00764D73" w:rsidP="00764D7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64D73" w:rsidRDefault="00764D73" w:rsidP="00764D73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参数：</w:t>
      </w:r>
      <w:r>
        <w:t>速率</w:t>
      </w:r>
      <w:r>
        <w:rPr>
          <w:rFonts w:hint="eastAsia"/>
        </w:rPr>
        <w:t>档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64D73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64D73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73" w:rsidRDefault="00764D7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64D73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73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764D73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Default="00764D73" w:rsidP="006A6C10">
            <w:pPr>
              <w:jc w:val="center"/>
              <w:rPr>
                <w:b/>
              </w:rPr>
            </w:pPr>
            <w:r w:rsidRPr="007B600E">
              <w:rPr>
                <w:color w:val="0000FF"/>
                <w:u w:val="single"/>
              </w:rPr>
              <w:fldChar w:fldCharType="begin"/>
            </w:r>
            <w:r w:rsidRPr="007B600E">
              <w:rPr>
                <w:color w:val="0000FF"/>
                <w:u w:val="single"/>
              </w:rPr>
              <w:instrText xml:space="preserve"> REF _Ref488405717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7B600E">
              <w:rPr>
                <w:color w:val="0000FF"/>
                <w:u w:val="single"/>
              </w:rPr>
            </w:r>
            <w:r w:rsidRPr="007B600E">
              <w:rPr>
                <w:color w:val="0000FF"/>
                <w:u w:val="single"/>
              </w:rPr>
              <w:fldChar w:fldCharType="separate"/>
            </w:r>
            <w:ins w:id="10118" w:author="Zhang, Carol (MSHA)" w:date="2019-12-11T16:15:00Z">
              <w:r w:rsidR="00B2321A" w:rsidRPr="00B2321A">
                <w:rPr>
                  <w:color w:val="0000FF"/>
                  <w:u w:val="single"/>
                  <w:rPrChange w:id="10119" w:author="Zhang, Carol (MSHA)" w:date="2019-12-11T16:15:00Z">
                    <w:rPr/>
                  </w:rPrChange>
                </w:rPr>
                <w:t>Rate Range</w:t>
              </w:r>
            </w:ins>
            <w:del w:id="1012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Range</w:delText>
              </w:r>
            </w:del>
            <w:r w:rsidRPr="007B600E">
              <w:rPr>
                <w:color w:val="0000FF"/>
                <w:u w:val="single"/>
              </w:rPr>
              <w:fldChar w:fldCharType="end"/>
            </w:r>
            <w:r>
              <w:rPr>
                <w:color w:val="0000FF"/>
                <w:u w:val="single"/>
              </w:rPr>
              <w:t xml:space="preserve"> </w:t>
            </w:r>
          </w:p>
        </w:tc>
      </w:tr>
    </w:tbl>
    <w:p w:rsidR="00764D73" w:rsidRDefault="00764D73" w:rsidP="00764D73">
      <w:pPr>
        <w:pStyle w:val="a7"/>
        <w:ind w:left="840" w:firstLineChars="0" w:firstLine="0"/>
      </w:pPr>
    </w:p>
    <w:p w:rsidR="00764D73" w:rsidRDefault="00764D73" w:rsidP="00764D7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64D73" w:rsidRPr="00A16D0F" w:rsidRDefault="00764D73" w:rsidP="00764D73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64D73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64D73" w:rsidRDefault="00764D7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64D73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73" w:rsidRDefault="00764D7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764D73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73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0x000B</w:t>
            </w:r>
          </w:p>
        </w:tc>
      </w:tr>
      <w:tr w:rsidR="00764D73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Default="00764D73" w:rsidP="006A6C10">
            <w:pPr>
              <w:jc w:val="center"/>
              <w:rPr>
                <w:b/>
              </w:rPr>
            </w:pPr>
            <w:r w:rsidRPr="007B600E">
              <w:rPr>
                <w:color w:val="0000FF"/>
                <w:u w:val="single"/>
              </w:rPr>
              <w:fldChar w:fldCharType="begin"/>
            </w:r>
            <w:r w:rsidRPr="007B600E">
              <w:rPr>
                <w:color w:val="0000FF"/>
                <w:u w:val="single"/>
              </w:rPr>
              <w:instrText xml:space="preserve"> REF _Ref488405717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7B600E">
              <w:rPr>
                <w:color w:val="0000FF"/>
                <w:u w:val="single"/>
              </w:rPr>
            </w:r>
            <w:r w:rsidRPr="007B600E">
              <w:rPr>
                <w:color w:val="0000FF"/>
                <w:u w:val="single"/>
              </w:rPr>
              <w:fldChar w:fldCharType="separate"/>
            </w:r>
            <w:ins w:id="10121" w:author="Zhang, Carol (MSHA)" w:date="2019-12-11T16:15:00Z">
              <w:r w:rsidR="00B2321A" w:rsidRPr="00B2321A">
                <w:rPr>
                  <w:color w:val="0000FF"/>
                  <w:u w:val="single"/>
                  <w:rPrChange w:id="10122" w:author="Zhang, Carol (MSHA)" w:date="2019-12-11T16:15:00Z">
                    <w:rPr/>
                  </w:rPrChange>
                </w:rPr>
                <w:t>Rate Range</w:t>
              </w:r>
            </w:ins>
            <w:del w:id="1012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Range</w:delText>
              </w:r>
            </w:del>
            <w:r w:rsidRPr="007B600E">
              <w:rPr>
                <w:color w:val="0000FF"/>
                <w:u w:val="single"/>
              </w:rPr>
              <w:fldChar w:fldCharType="end"/>
            </w:r>
            <w:r>
              <w:rPr>
                <w:color w:val="0000FF"/>
                <w:u w:val="single"/>
              </w:rPr>
              <w:t xml:space="preserve"> 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Off </w:t>
            </w:r>
            <w:r w:rsidRPr="00A6448F">
              <w:rPr>
                <w:b/>
              </w:rPr>
              <w:t>threshold value</w:t>
            </w:r>
            <w:r>
              <w:rPr>
                <w:b/>
              </w:rPr>
              <w:t>(low byte)</w:t>
            </w:r>
          </w:p>
        </w:tc>
      </w:tr>
      <w:tr w:rsidR="00764D73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Off </w:t>
            </w:r>
            <w:r w:rsidRPr="00A6448F">
              <w:rPr>
                <w:b/>
              </w:rPr>
              <w:t>threshold value</w:t>
            </w:r>
            <w:r>
              <w:rPr>
                <w:rFonts w:hint="eastAsia"/>
                <w:b/>
              </w:rPr>
              <w:t>（</w:t>
            </w:r>
            <w:r>
              <w:rPr>
                <w:b/>
              </w:rPr>
              <w:t>high byte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Depleted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764D73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Depleted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Low Battery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764D73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Low Battery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One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764D73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One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Pr="00A6448F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Two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764D73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D73" w:rsidRDefault="00764D73" w:rsidP="006A6C10">
            <w:pPr>
              <w:jc w:val="center"/>
              <w:rPr>
                <w:b/>
              </w:rPr>
            </w:pPr>
            <w:r>
              <w:rPr>
                <w:b/>
              </w:rPr>
              <w:t>Two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</w:tr>
    </w:tbl>
    <w:p w:rsidR="00E7106B" w:rsidRDefault="00E7106B" w:rsidP="008C4527"/>
    <w:p w:rsidR="00764D73" w:rsidRDefault="00764D73" w:rsidP="008C4527"/>
    <w:p w:rsidR="00764D73" w:rsidRDefault="00764D73" w:rsidP="008C4527"/>
    <w:p w:rsidR="00932730" w:rsidRDefault="00932730" w:rsidP="00932730">
      <w:pPr>
        <w:pStyle w:val="2"/>
        <w:numPr>
          <w:ilvl w:val="1"/>
          <w:numId w:val="5"/>
        </w:numPr>
      </w:pPr>
      <w:bookmarkStart w:id="10124" w:name="_Ref490051869"/>
      <w:r>
        <w:t>GET_FLASH</w:t>
      </w:r>
      <w:r>
        <w:rPr>
          <w:rFonts w:hint="eastAsia"/>
        </w:rPr>
        <w:t>_A</w:t>
      </w:r>
      <w:r>
        <w:t>D</w:t>
      </w:r>
      <w:r>
        <w:rPr>
          <w:rFonts w:hint="eastAsia"/>
        </w:rPr>
        <w:t>DRESS</w:t>
      </w:r>
      <w:r>
        <w:t>_DATA</w:t>
      </w:r>
      <w:bookmarkEnd w:id="10124"/>
    </w:p>
    <w:p w:rsidR="00932730" w:rsidRPr="003945BF" w:rsidRDefault="00932730" w:rsidP="00932730">
      <w:pPr>
        <w:ind w:firstLine="420"/>
      </w:pPr>
      <w:r>
        <w:rPr>
          <w:rFonts w:hint="eastAsia"/>
        </w:rPr>
        <w:t>获取指定地址的数据</w:t>
      </w:r>
      <w:r w:rsidRPr="003945BF">
        <w:rPr>
          <w:rFonts w:hint="eastAsia"/>
        </w:rPr>
        <w:t>：</w:t>
      </w:r>
    </w:p>
    <w:p w:rsidR="00932730" w:rsidRDefault="00932730" w:rsidP="0093273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32730" w:rsidRDefault="00932730" w:rsidP="00932730">
      <w:pPr>
        <w:pStyle w:val="a7"/>
        <w:ind w:left="840" w:firstLineChars="0" w:firstLine="0"/>
      </w:pPr>
    </w:p>
    <w:p w:rsidR="00932730" w:rsidRDefault="00932730" w:rsidP="00932730">
      <w:pPr>
        <w:pStyle w:val="a7"/>
        <w:numPr>
          <w:ilvl w:val="0"/>
          <w:numId w:val="54"/>
        </w:numPr>
        <w:ind w:left="840" w:firstLineChars="0" w:firstLine="0"/>
      </w:pPr>
      <w:r w:rsidRPr="00B75A9F">
        <w:rPr>
          <w:color w:val="0000FF"/>
          <w:u w:val="single"/>
        </w:rPr>
        <w:fldChar w:fldCharType="begin"/>
      </w:r>
      <w:r w:rsidRPr="00B75A9F">
        <w:rPr>
          <w:color w:val="0000FF"/>
          <w:u w:val="single"/>
        </w:rPr>
        <w:instrText xml:space="preserve"> REF _Ref464717784 \h  \* MERGEFORMAT </w:instrText>
      </w:r>
      <w:r w:rsidRPr="00B75A9F">
        <w:rPr>
          <w:color w:val="0000FF"/>
          <w:u w:val="single"/>
        </w:rPr>
      </w:r>
      <w:r w:rsidRPr="00B75A9F">
        <w:rPr>
          <w:color w:val="0000FF"/>
          <w:u w:val="single"/>
        </w:rPr>
        <w:fldChar w:fldCharType="separate"/>
      </w:r>
      <w:ins w:id="10125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126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127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B75A9F">
        <w:rPr>
          <w:color w:val="0000FF"/>
          <w:u w:val="single"/>
        </w:rPr>
        <w:fldChar w:fldCharType="end"/>
      </w:r>
      <w:r>
        <w:rPr>
          <w:rFonts w:hint="eastAsia"/>
        </w:rPr>
        <w:t>,</w:t>
      </w:r>
      <w:r>
        <w:rPr>
          <w:rFonts w:hint="eastAsia"/>
        </w:rPr>
        <w:t>自定义字段包含</w:t>
      </w:r>
      <w:r>
        <w:rPr>
          <w:rFonts w:hint="eastAsia"/>
        </w:rPr>
        <w:t>Flash</w:t>
      </w:r>
      <w:r>
        <w:rPr>
          <w:rFonts w:hint="eastAsia"/>
        </w:rPr>
        <w:t>地址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932730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17295A" w:rsidRDefault="0093273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32730" w:rsidRPr="00513A48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32730" w:rsidTr="006A6C10">
        <w:tc>
          <w:tcPr>
            <w:tcW w:w="7792" w:type="dxa"/>
            <w:gridSpan w:val="16"/>
          </w:tcPr>
          <w:p w:rsidR="00932730" w:rsidRDefault="00932730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32730" w:rsidTr="006A6C10">
        <w:tc>
          <w:tcPr>
            <w:tcW w:w="7792" w:type="dxa"/>
            <w:gridSpan w:val="16"/>
          </w:tcPr>
          <w:p w:rsidR="00932730" w:rsidRDefault="0093273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=4</w:t>
            </w:r>
          </w:p>
        </w:tc>
      </w:tr>
      <w:tr w:rsidR="00932730" w:rsidTr="006A6C10">
        <w:tc>
          <w:tcPr>
            <w:tcW w:w="7792" w:type="dxa"/>
            <w:gridSpan w:val="16"/>
          </w:tcPr>
          <w:p w:rsidR="00932730" w:rsidRDefault="00932730" w:rsidP="006A6C1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rFonts w:hint="eastAsia"/>
                <w:b/>
              </w:rPr>
              <w:t>lash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ddress</w:t>
            </w:r>
            <w:r>
              <w:rPr>
                <w:rFonts w:hint="eastAsia"/>
                <w:b/>
              </w:rPr>
              <w:t>(4bytes)</w:t>
            </w:r>
            <w:r>
              <w:rPr>
                <w:rFonts w:hint="eastAsia"/>
                <w:b/>
              </w:rPr>
              <w:t>从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开始枚举</w:t>
            </w:r>
          </w:p>
        </w:tc>
      </w:tr>
    </w:tbl>
    <w:p w:rsidR="00932730" w:rsidRDefault="00932730" w:rsidP="00932730">
      <w:pPr>
        <w:pStyle w:val="a7"/>
        <w:ind w:left="840" w:firstLineChars="0" w:firstLine="0"/>
      </w:pPr>
    </w:p>
    <w:p w:rsidR="00932730" w:rsidRDefault="00932730" w:rsidP="00932730">
      <w:pPr>
        <w:pStyle w:val="a7"/>
        <w:ind w:left="840" w:firstLineChars="0" w:firstLine="0"/>
      </w:pPr>
    </w:p>
    <w:p w:rsidR="00932730" w:rsidRDefault="00932730" w:rsidP="00932730">
      <w:pPr>
        <w:pStyle w:val="a7"/>
        <w:ind w:left="840" w:firstLineChars="0" w:firstLine="0"/>
      </w:pPr>
    </w:p>
    <w:p w:rsidR="00932730" w:rsidRDefault="00932730" w:rsidP="0093273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32730" w:rsidRDefault="00932730" w:rsidP="00932730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p w:rsidR="00932730" w:rsidRPr="00A16D0F" w:rsidRDefault="00932730" w:rsidP="00932730">
      <w:pPr>
        <w:pStyle w:val="a7"/>
        <w:numPr>
          <w:ilvl w:val="0"/>
          <w:numId w:val="55"/>
        </w:numPr>
        <w:ind w:firstLineChars="0"/>
      </w:pPr>
      <w:r w:rsidRPr="009778B8">
        <w:rPr>
          <w:color w:val="0000FF"/>
          <w:u w:val="single"/>
        </w:rPr>
        <w:fldChar w:fldCharType="begin"/>
      </w:r>
      <w:r w:rsidRPr="009778B8">
        <w:rPr>
          <w:color w:val="0000FF"/>
          <w:u w:val="single"/>
        </w:rPr>
        <w:instrText xml:space="preserve"> REF _Ref464717784 \h  \* MERGEFORMAT </w:instrText>
      </w:r>
      <w:r w:rsidRPr="009778B8">
        <w:rPr>
          <w:color w:val="0000FF"/>
          <w:u w:val="single"/>
        </w:rPr>
      </w:r>
      <w:r w:rsidRPr="009778B8">
        <w:rPr>
          <w:color w:val="0000FF"/>
          <w:u w:val="single"/>
        </w:rPr>
        <w:fldChar w:fldCharType="separate"/>
      </w:r>
      <w:ins w:id="10128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129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130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9778B8">
        <w:rPr>
          <w:color w:val="0000FF"/>
          <w:u w:val="single"/>
        </w:rPr>
        <w:fldChar w:fldCharType="end"/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932730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32730" w:rsidRDefault="00932730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932730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730" w:rsidRDefault="00932730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32730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730" w:rsidRDefault="00932730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=8</w:t>
            </w:r>
          </w:p>
        </w:tc>
      </w:tr>
      <w:tr w:rsidR="00932730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730" w:rsidRPr="00BD3ECD" w:rsidRDefault="00932730" w:rsidP="006A6C1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rFonts w:hint="eastAsia"/>
                <w:b/>
              </w:rPr>
              <w:t>lash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ddress</w:t>
            </w:r>
            <w:r>
              <w:rPr>
                <w:rFonts w:hint="eastAsia"/>
                <w:b/>
              </w:rPr>
              <w:t>(4bytes)</w:t>
            </w:r>
            <w:r>
              <w:rPr>
                <w:rFonts w:hint="eastAsia"/>
                <w:b/>
              </w:rPr>
              <w:t>从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开始枚举</w:t>
            </w:r>
          </w:p>
        </w:tc>
      </w:tr>
      <w:tr w:rsidR="00932730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730" w:rsidRPr="00A6448F" w:rsidRDefault="00932730" w:rsidP="006A6C10">
            <w:pPr>
              <w:jc w:val="center"/>
              <w:rPr>
                <w:b/>
              </w:rPr>
            </w:pPr>
            <w:r w:rsidRPr="00E63F7C">
              <w:rPr>
                <w:b/>
              </w:rPr>
              <w:t>Data</w:t>
            </w:r>
            <w:r>
              <w:rPr>
                <w:b/>
              </w:rPr>
              <w:t>(4 bytes)</w:t>
            </w:r>
          </w:p>
        </w:tc>
      </w:tr>
    </w:tbl>
    <w:p w:rsidR="00932730" w:rsidRPr="00154DEF" w:rsidRDefault="00932730" w:rsidP="00932730"/>
    <w:p w:rsidR="00764D73" w:rsidRDefault="00764D73" w:rsidP="008C4527"/>
    <w:p w:rsidR="00D84986" w:rsidRDefault="00D84986" w:rsidP="00D84986">
      <w:pPr>
        <w:pStyle w:val="2"/>
        <w:numPr>
          <w:ilvl w:val="1"/>
          <w:numId w:val="5"/>
        </w:numPr>
      </w:pPr>
      <w:bookmarkStart w:id="10131" w:name="_Ref488932286"/>
      <w:r w:rsidRPr="00FD3BB7">
        <w:t>GET</w:t>
      </w:r>
      <w:r>
        <w:t>_</w:t>
      </w:r>
      <w:r w:rsidRPr="00FD3BB7">
        <w:t>FCT</w:t>
      </w:r>
      <w:r>
        <w:t>_</w:t>
      </w:r>
      <w:r w:rsidRPr="00FD3BB7">
        <w:t>FLAG</w:t>
      </w:r>
      <w:bookmarkEnd w:id="10131"/>
    </w:p>
    <w:p w:rsidR="00D84986" w:rsidRPr="003945BF" w:rsidRDefault="00D84986" w:rsidP="00D84986">
      <w:pPr>
        <w:ind w:firstLine="420"/>
      </w:pPr>
      <w:r>
        <w:rPr>
          <w:rFonts w:hint="eastAsia"/>
        </w:rPr>
        <w:t>获取</w:t>
      </w:r>
      <w:r>
        <w:rPr>
          <w:rFonts w:hint="eastAsia"/>
        </w:rPr>
        <w:t>F</w:t>
      </w:r>
      <w:r>
        <w:t>CT</w:t>
      </w:r>
      <w:r>
        <w:rPr>
          <w:rFonts w:hint="eastAsia"/>
        </w:rPr>
        <w:t>标识</w:t>
      </w:r>
      <w:r w:rsidRPr="003945BF">
        <w:rPr>
          <w:rFonts w:hint="eastAsia"/>
        </w:rPr>
        <w:t>：</w:t>
      </w:r>
    </w:p>
    <w:p w:rsidR="00D84986" w:rsidRDefault="00D84986" w:rsidP="00D8498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D84986" w:rsidRDefault="00D84986" w:rsidP="00D84986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B33C8A">
        <w:rPr>
          <w:rFonts w:hint="eastAsia"/>
        </w:rPr>
        <w:t>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33C8A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17295A" w:rsidRDefault="00B33C8A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33C8A" w:rsidRPr="00513A48" w:rsidRDefault="00B33C8A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33C8A" w:rsidTr="007C5CEA">
        <w:tc>
          <w:tcPr>
            <w:tcW w:w="7792" w:type="dxa"/>
            <w:gridSpan w:val="17"/>
          </w:tcPr>
          <w:p w:rsidR="00B33C8A" w:rsidRDefault="00B33C8A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33C8A" w:rsidTr="007C5CEA">
        <w:tc>
          <w:tcPr>
            <w:tcW w:w="7792" w:type="dxa"/>
            <w:gridSpan w:val="17"/>
          </w:tcPr>
          <w:p w:rsidR="00B33C8A" w:rsidRDefault="00B33C8A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B33C8A" w:rsidTr="007C5CEA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B33C8A" w:rsidRDefault="00B33C8A" w:rsidP="007C5CEA">
            <w:pPr>
              <w:jc w:val="center"/>
              <w:rPr>
                <w:b/>
              </w:rPr>
            </w:pPr>
            <w:r>
              <w:rPr>
                <w:b/>
              </w:rPr>
              <w:t>Role(1:main 0:UI)</w:t>
            </w:r>
          </w:p>
        </w:tc>
      </w:tr>
    </w:tbl>
    <w:p w:rsidR="00B33C8A" w:rsidRDefault="00B33C8A" w:rsidP="00D84986">
      <w:pPr>
        <w:pStyle w:val="a7"/>
        <w:ind w:left="840" w:firstLineChars="0" w:firstLine="0"/>
      </w:pPr>
    </w:p>
    <w:p w:rsidR="00D84986" w:rsidRDefault="00D84986" w:rsidP="00D8498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D84986" w:rsidRDefault="00D84986" w:rsidP="00D84986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p w:rsidR="00D84986" w:rsidRPr="00A16D0F" w:rsidRDefault="00D84986" w:rsidP="00D84986"/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D84986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17295A" w:rsidRDefault="00D84986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D84986" w:rsidRPr="00513A48" w:rsidRDefault="00D84986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84986" w:rsidTr="006A6C10">
        <w:tc>
          <w:tcPr>
            <w:tcW w:w="7792" w:type="dxa"/>
            <w:gridSpan w:val="17"/>
          </w:tcPr>
          <w:p w:rsidR="00D84986" w:rsidRDefault="00D84986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D84986" w:rsidTr="006A6C10">
        <w:tc>
          <w:tcPr>
            <w:tcW w:w="7792" w:type="dxa"/>
            <w:gridSpan w:val="17"/>
          </w:tcPr>
          <w:p w:rsidR="00D84986" w:rsidRDefault="00D84986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F0386">
              <w:rPr>
                <w:b/>
              </w:rPr>
              <w:t>0x0002</w:t>
            </w:r>
          </w:p>
        </w:tc>
      </w:tr>
      <w:tr w:rsidR="00E5436E" w:rsidTr="007C5CEA">
        <w:tc>
          <w:tcPr>
            <w:tcW w:w="3896" w:type="dxa"/>
            <w:gridSpan w:val="9"/>
          </w:tcPr>
          <w:p w:rsidR="00E5436E" w:rsidRDefault="00E5436E" w:rsidP="00E5436E">
            <w:pPr>
              <w:jc w:val="center"/>
              <w:rPr>
                <w:b/>
              </w:rPr>
            </w:pPr>
            <w:r>
              <w:rPr>
                <w:b/>
              </w:rPr>
              <w:t>Role(1:main 0:UI)</w:t>
            </w:r>
          </w:p>
        </w:tc>
        <w:tc>
          <w:tcPr>
            <w:tcW w:w="3896" w:type="dxa"/>
            <w:gridSpan w:val="8"/>
          </w:tcPr>
          <w:p w:rsidR="00E5436E" w:rsidRDefault="00E5436E" w:rsidP="00E5436E">
            <w:pPr>
              <w:jc w:val="center"/>
              <w:rPr>
                <w:b/>
              </w:rPr>
            </w:pPr>
            <w:r>
              <w:rPr>
                <w:b/>
              </w:rPr>
              <w:t>Fct_flag</w:t>
            </w:r>
          </w:p>
        </w:tc>
      </w:tr>
    </w:tbl>
    <w:p w:rsidR="00764D73" w:rsidRDefault="00764D73" w:rsidP="008C4527"/>
    <w:p w:rsidR="000C4CA4" w:rsidRDefault="000C4CA4" w:rsidP="000C4CA4">
      <w:pPr>
        <w:pStyle w:val="2"/>
        <w:numPr>
          <w:ilvl w:val="1"/>
          <w:numId w:val="5"/>
        </w:numPr>
      </w:pPr>
      <w:bookmarkStart w:id="10132" w:name="_Ref488932301"/>
      <w:r w:rsidRPr="00DB3EEB">
        <w:lastRenderedPageBreak/>
        <w:t>GET</w:t>
      </w:r>
      <w:r>
        <w:t>_</w:t>
      </w:r>
      <w:r w:rsidRPr="00DB3EEB">
        <w:t>ADC</w:t>
      </w:r>
      <w:r>
        <w:t>_</w:t>
      </w:r>
      <w:r w:rsidRPr="00DB3EEB">
        <w:t>REDRESS</w:t>
      </w:r>
      <w:bookmarkEnd w:id="10132"/>
    </w:p>
    <w:p w:rsidR="000C4CA4" w:rsidRPr="003945BF" w:rsidRDefault="000C4CA4" w:rsidP="000C4CA4">
      <w:pPr>
        <w:ind w:firstLine="420"/>
      </w:pPr>
      <w:r>
        <w:rPr>
          <w:rFonts w:hint="eastAsia"/>
        </w:rPr>
        <w:t>获取</w:t>
      </w:r>
      <w:r w:rsidRPr="00975867">
        <w:t>ADC</w:t>
      </w:r>
      <w:r>
        <w:t>_</w:t>
      </w:r>
      <w:r w:rsidRPr="00975867">
        <w:t>REDRESS</w:t>
      </w:r>
      <w:r>
        <w:rPr>
          <w:rFonts w:hint="eastAsia"/>
        </w:rPr>
        <w:t>值</w:t>
      </w:r>
      <w:r w:rsidRPr="003945BF">
        <w:rPr>
          <w:rFonts w:hint="eastAsia"/>
        </w:rPr>
        <w:t>：</w:t>
      </w:r>
    </w:p>
    <w:p w:rsidR="000C4CA4" w:rsidRDefault="000C4CA4" w:rsidP="000C4CA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C4CA4" w:rsidRDefault="000C4CA4" w:rsidP="000C4CA4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0C4CA4" w:rsidRDefault="000C4CA4" w:rsidP="000C4CA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C4CA4" w:rsidRPr="00A16D0F" w:rsidRDefault="000C4CA4" w:rsidP="000C4CA4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0C4CA4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17295A" w:rsidRDefault="000C4CA4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0C4CA4" w:rsidRPr="00513A48" w:rsidRDefault="000C4CA4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0C4CA4" w:rsidTr="006A6C10">
        <w:tc>
          <w:tcPr>
            <w:tcW w:w="7792" w:type="dxa"/>
            <w:gridSpan w:val="17"/>
          </w:tcPr>
          <w:p w:rsidR="000C4CA4" w:rsidRDefault="000C4CA4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0C4CA4" w:rsidTr="006A6C10">
        <w:tc>
          <w:tcPr>
            <w:tcW w:w="7792" w:type="dxa"/>
            <w:gridSpan w:val="17"/>
          </w:tcPr>
          <w:p w:rsidR="000C4CA4" w:rsidRDefault="000C4CA4" w:rsidP="00C72E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C72E59">
              <w:rPr>
                <w:b/>
              </w:rPr>
              <w:t>C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adc_redress_pressure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adc_redress_pressure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adc_redress_size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adc_redress_size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adc_redress_battery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adc_redress_battery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adc_redress_near_empty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adc_redress_near_empty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adc_redress_bat_temp1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adc_redress_bat_temp1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adc_redress_bat_temp2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adc_redress_bat_temp2 byte2 (signed)</w:t>
            </w:r>
          </w:p>
        </w:tc>
      </w:tr>
    </w:tbl>
    <w:p w:rsidR="00267439" w:rsidRDefault="00267439" w:rsidP="00267439">
      <w:pPr>
        <w:pStyle w:val="a7"/>
        <w:ind w:left="840" w:firstLineChars="0" w:firstLine="0"/>
      </w:pPr>
      <w:r>
        <w:t>LVP: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67439" w:rsidRPr="00513A48" w:rsidTr="00267439">
        <w:tc>
          <w:tcPr>
            <w:tcW w:w="468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17295A" w:rsidRDefault="00267439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67439" w:rsidRPr="00513A48" w:rsidRDefault="00267439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67439" w:rsidTr="00267439">
        <w:tc>
          <w:tcPr>
            <w:tcW w:w="7792" w:type="dxa"/>
            <w:gridSpan w:val="17"/>
          </w:tcPr>
          <w:p w:rsidR="00267439" w:rsidRDefault="00267439" w:rsidP="0026743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67439" w:rsidTr="00267439">
        <w:tc>
          <w:tcPr>
            <w:tcW w:w="7792" w:type="dxa"/>
            <w:gridSpan w:val="17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0x000C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Battery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Battery byte2 (signed)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Pressure1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Pressure1 byte2 (signed)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Pressure2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Pressure2 byte2 (signed)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Drop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Drop byte2 (signed)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PCBA</w:t>
            </w:r>
            <w:r w:rsidR="00D04C92">
              <w:t xml:space="preserve"> </w:t>
            </w:r>
            <w:r>
              <w:t>Temperature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>PCBATemperature byte2 (signed)</w:t>
            </w:r>
          </w:p>
        </w:tc>
      </w:tr>
      <w:tr w:rsidR="00267439" w:rsidTr="00267439">
        <w:tc>
          <w:tcPr>
            <w:tcW w:w="3896" w:type="dxa"/>
            <w:gridSpan w:val="9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BATemperature byte1 (signed)</w:t>
            </w:r>
          </w:p>
        </w:tc>
        <w:tc>
          <w:tcPr>
            <w:tcW w:w="3896" w:type="dxa"/>
            <w:gridSpan w:val="8"/>
          </w:tcPr>
          <w:p w:rsidR="00267439" w:rsidRDefault="00267439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>BATemperature byte2 (signed)</w:t>
            </w:r>
          </w:p>
        </w:tc>
      </w:tr>
    </w:tbl>
    <w:p w:rsidR="00267439" w:rsidRDefault="00267439" w:rsidP="00267439">
      <w:pPr>
        <w:pStyle w:val="a7"/>
        <w:ind w:left="840" w:firstLineChars="0" w:firstLine="0"/>
      </w:pPr>
    </w:p>
    <w:p w:rsidR="000C4CA4" w:rsidRDefault="000C4CA4" w:rsidP="000C4CA4"/>
    <w:p w:rsidR="002F048C" w:rsidRDefault="002F048C" w:rsidP="007502FA">
      <w:pPr>
        <w:pStyle w:val="2"/>
        <w:numPr>
          <w:ilvl w:val="1"/>
          <w:numId w:val="5"/>
        </w:numPr>
      </w:pPr>
      <w:bookmarkStart w:id="10133" w:name="_Ref488932356"/>
      <w:bookmarkStart w:id="10134" w:name="_Ref495396176"/>
      <w:r w:rsidRPr="00E2701C">
        <w:t>GET</w:t>
      </w:r>
      <w:r>
        <w:t>_</w:t>
      </w:r>
      <w:bookmarkEnd w:id="10133"/>
      <w:r w:rsidR="007502FA" w:rsidRPr="007502FA">
        <w:t>SYRINGE_PRESSURE_SELF_CALI_VALUE</w:t>
      </w:r>
      <w:bookmarkEnd w:id="10134"/>
    </w:p>
    <w:p w:rsidR="002F048C" w:rsidRPr="003945BF" w:rsidRDefault="002F048C" w:rsidP="002F048C">
      <w:pPr>
        <w:ind w:firstLine="420"/>
      </w:pPr>
      <w:r>
        <w:rPr>
          <w:rFonts w:hint="eastAsia"/>
        </w:rPr>
        <w:t>获取注射器</w:t>
      </w:r>
      <w:r w:rsidR="006F2F56" w:rsidRPr="006F2F56">
        <w:rPr>
          <w:rFonts w:hint="eastAsia"/>
        </w:rPr>
        <w:t>自定义压力校准值</w:t>
      </w:r>
      <w:r w:rsidRPr="003945BF">
        <w:rPr>
          <w:rFonts w:hint="eastAsia"/>
        </w:rPr>
        <w:t>：</w:t>
      </w: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F048C" w:rsidRDefault="002F048C" w:rsidP="002F048C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包含品牌和尺寸。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F048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17295A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35" w:author="Zhang, Carol (MSHA)" w:date="2019-12-11T16:15:00Z">
              <w:r w:rsidR="00B2321A" w:rsidRPr="00B2321A">
                <w:rPr>
                  <w:color w:val="0000FF"/>
                  <w:u w:val="single"/>
                  <w:rPrChange w:id="10136" w:author="Zhang, Carol (MSHA)" w:date="2019-12-11T16:15:00Z">
                    <w:rPr/>
                  </w:rPrChange>
                </w:rPr>
                <w:t>Brand</w:t>
              </w:r>
            </w:ins>
            <w:del w:id="1013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</w:tbl>
    <w:p w:rsidR="002F048C" w:rsidRDefault="002F048C" w:rsidP="002F048C">
      <w:pPr>
        <w:pStyle w:val="a7"/>
        <w:ind w:left="840" w:firstLineChars="0" w:firstLine="0"/>
      </w:pP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F048C" w:rsidRPr="00A16D0F" w:rsidRDefault="002F048C" w:rsidP="002F048C">
      <w:pPr>
        <w:pStyle w:val="a7"/>
        <w:ind w:left="840" w:firstLineChars="0" w:firstLine="0"/>
      </w:pPr>
      <w:r>
        <w:rPr>
          <w:rFonts w:hint="eastAsia"/>
        </w:rPr>
        <w:lastRenderedPageBreak/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F048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17295A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0x0C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38" w:author="Zhang, Carol (MSHA)" w:date="2019-12-11T16:15:00Z">
              <w:r w:rsidR="00B2321A" w:rsidRPr="00B2321A">
                <w:rPr>
                  <w:color w:val="0000FF"/>
                  <w:u w:val="single"/>
                  <w:rPrChange w:id="10139" w:author="Zhang, Carol (MSHA)" w:date="2019-12-11T16:15:00Z">
                    <w:rPr/>
                  </w:rPrChange>
                </w:rPr>
                <w:t>Brand</w:t>
              </w:r>
            </w:ins>
            <w:del w:id="1014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pressure_level 0 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</w:pPr>
            <w:r>
              <w:t>pressure level 0 (high byte)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pressure_level 1 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</w:pPr>
            <w:r>
              <w:t>pressure_level 1 (high byte)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pressure_level 2 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</w:pPr>
            <w:r>
              <w:t>pressure_level 2 (high byte)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pressure_level 3 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</w:pPr>
            <w:r>
              <w:t>pressure_level 3 (high byte)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pressure_level 4 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</w:pPr>
            <w:r>
              <w:t>pressure_level 4 (high byte)</w:t>
            </w:r>
          </w:p>
        </w:tc>
      </w:tr>
    </w:tbl>
    <w:p w:rsidR="00764D73" w:rsidRDefault="00764D73" w:rsidP="008C4527"/>
    <w:p w:rsidR="00E7106B" w:rsidRDefault="00E7106B" w:rsidP="008C4527"/>
    <w:p w:rsidR="002F048C" w:rsidRDefault="002F048C" w:rsidP="002F048C">
      <w:pPr>
        <w:pStyle w:val="2"/>
        <w:numPr>
          <w:ilvl w:val="1"/>
          <w:numId w:val="5"/>
        </w:numPr>
      </w:pPr>
      <w:bookmarkStart w:id="10141" w:name="_Ref488932390"/>
      <w:r w:rsidRPr="00934845">
        <w:t>GET</w:t>
      </w:r>
      <w:r>
        <w:t>_</w:t>
      </w:r>
      <w:r w:rsidRPr="00934845">
        <w:t>SYRINGE</w:t>
      </w:r>
      <w:r>
        <w:t>_</w:t>
      </w:r>
      <w:r w:rsidRPr="00934845">
        <w:t>CALI</w:t>
      </w:r>
      <w:r>
        <w:t>_</w:t>
      </w:r>
      <w:r w:rsidRPr="00934845">
        <w:t>FLAG</w:t>
      </w:r>
      <w:bookmarkEnd w:id="10141"/>
    </w:p>
    <w:p w:rsidR="002F048C" w:rsidRPr="003945BF" w:rsidRDefault="002F048C" w:rsidP="002F048C">
      <w:pPr>
        <w:ind w:firstLine="420"/>
      </w:pPr>
      <w:r>
        <w:rPr>
          <w:rFonts w:hint="eastAsia"/>
        </w:rPr>
        <w:t>获取自定义品牌校准标识</w:t>
      </w:r>
      <w:r w:rsidRPr="003945BF">
        <w:rPr>
          <w:rFonts w:hint="eastAsia"/>
        </w:rPr>
        <w:t>：</w:t>
      </w: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F048C" w:rsidRDefault="002F048C" w:rsidP="002F048C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品牌和尺寸。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F048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17295A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42" w:author="Zhang, Carol (MSHA)" w:date="2019-12-11T16:15:00Z">
              <w:r w:rsidR="00B2321A" w:rsidRPr="00B2321A">
                <w:rPr>
                  <w:color w:val="0000FF"/>
                  <w:u w:val="single"/>
                  <w:rPrChange w:id="10143" w:author="Zhang, Carol (MSHA)" w:date="2019-12-11T16:15:00Z">
                    <w:rPr/>
                  </w:rPrChange>
                </w:rPr>
                <w:t>Brand</w:t>
              </w:r>
            </w:ins>
            <w:del w:id="1014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</w:tbl>
    <w:p w:rsidR="002F048C" w:rsidRDefault="002F048C" w:rsidP="002F048C">
      <w:pPr>
        <w:pStyle w:val="a7"/>
        <w:ind w:left="840" w:firstLineChars="0" w:firstLine="0"/>
      </w:pP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F048C" w:rsidRPr="00A16D0F" w:rsidRDefault="002F048C" w:rsidP="002F048C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F048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17295A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45" w:author="Zhang, Carol (MSHA)" w:date="2019-12-11T16:15:00Z">
              <w:r w:rsidR="00B2321A" w:rsidRPr="00B2321A">
                <w:rPr>
                  <w:color w:val="0000FF"/>
                  <w:u w:val="single"/>
                  <w:rPrChange w:id="10146" w:author="Zhang, Carol (MSHA)" w:date="2019-12-11T16:15:00Z">
                    <w:rPr/>
                  </w:rPrChange>
                </w:rPr>
                <w:t>Brand</w:t>
              </w:r>
            </w:ins>
            <w:del w:id="1014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2F048C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2F048C" w:rsidRPr="00CB643E" w:rsidRDefault="002F048C" w:rsidP="006A6C10">
            <w:pPr>
              <w:jc w:val="center"/>
              <w:rPr>
                <w:color w:val="0000FF"/>
                <w:u w:val="single"/>
              </w:rPr>
            </w:pPr>
            <w:r>
              <w:t>cali_flag</w:t>
            </w:r>
          </w:p>
        </w:tc>
      </w:tr>
    </w:tbl>
    <w:p w:rsidR="00E7106B" w:rsidRDefault="00E7106B" w:rsidP="008C4527"/>
    <w:p w:rsidR="002F048C" w:rsidRDefault="002F048C" w:rsidP="002F048C">
      <w:pPr>
        <w:pStyle w:val="2"/>
        <w:numPr>
          <w:ilvl w:val="1"/>
          <w:numId w:val="5"/>
        </w:numPr>
      </w:pPr>
      <w:bookmarkStart w:id="10148" w:name="_Ref488932408"/>
      <w:r w:rsidRPr="00F24B80">
        <w:t>GET_APP_IMG_VALID_FLAG</w:t>
      </w:r>
      <w:bookmarkEnd w:id="10148"/>
    </w:p>
    <w:p w:rsidR="002F048C" w:rsidRPr="003945BF" w:rsidRDefault="002F048C" w:rsidP="002F048C">
      <w:pPr>
        <w:ind w:firstLine="420"/>
      </w:pPr>
      <w:r>
        <w:rPr>
          <w:rFonts w:hint="eastAsia"/>
        </w:rPr>
        <w:t>获取固件升级标识</w:t>
      </w:r>
      <w:r w:rsidRPr="003945BF">
        <w:rPr>
          <w:rFonts w:hint="eastAsia"/>
        </w:rPr>
        <w:t>：</w:t>
      </w: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2F048C" w:rsidRDefault="002F048C" w:rsidP="002F048C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  <w:r>
        <w:rPr>
          <w:rFonts w:hint="eastAsia"/>
        </w:rPr>
        <w:t xml:space="preserve">. </w:t>
      </w:r>
    </w:p>
    <w:p w:rsidR="002F048C" w:rsidRDefault="002F048C" w:rsidP="002F048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F048C" w:rsidRPr="00A16D0F" w:rsidRDefault="002F048C" w:rsidP="002F048C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2F048C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17295A" w:rsidRDefault="002F048C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2F048C" w:rsidRPr="00513A48" w:rsidRDefault="002F048C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2F048C" w:rsidTr="006A6C10">
        <w:tc>
          <w:tcPr>
            <w:tcW w:w="7792" w:type="dxa"/>
            <w:gridSpan w:val="17"/>
          </w:tcPr>
          <w:p w:rsidR="002F048C" w:rsidRDefault="002F048C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2F048C" w:rsidTr="006A6C10">
        <w:tc>
          <w:tcPr>
            <w:tcW w:w="3896" w:type="dxa"/>
            <w:gridSpan w:val="9"/>
          </w:tcPr>
          <w:p w:rsidR="002F048C" w:rsidRDefault="002F048C" w:rsidP="006A6C10">
            <w:r w:rsidRPr="00752B58">
              <w:t xml:space="preserve">app_img_valid_flag  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2F048C" w:rsidRDefault="002F048C" w:rsidP="006A6C10">
            <w:r w:rsidRPr="00752B58">
              <w:t xml:space="preserve">app_img_valid_flag   </w:t>
            </w:r>
            <w:r>
              <w:t>(high byte)</w:t>
            </w:r>
          </w:p>
        </w:tc>
      </w:tr>
    </w:tbl>
    <w:p w:rsidR="004B41AF" w:rsidRDefault="004B41AF" w:rsidP="004B41AF">
      <w:pPr>
        <w:pStyle w:val="2"/>
        <w:numPr>
          <w:ilvl w:val="1"/>
          <w:numId w:val="5"/>
        </w:numPr>
      </w:pPr>
      <w:bookmarkStart w:id="10149" w:name="_Ref488932435"/>
      <w:r w:rsidRPr="003C7049">
        <w:t>GET_UI_DELIVERY_SECURE_CONFIG</w:t>
      </w:r>
      <w:bookmarkEnd w:id="10149"/>
    </w:p>
    <w:p w:rsidR="004B41AF" w:rsidRPr="003945BF" w:rsidRDefault="004B41AF" w:rsidP="004B41AF">
      <w:pPr>
        <w:ind w:firstLine="420"/>
      </w:pPr>
      <w:r>
        <w:rPr>
          <w:rFonts w:hint="eastAsia"/>
        </w:rPr>
        <w:t>获取输注安全设置参数</w:t>
      </w:r>
      <w:r w:rsidRPr="003945BF">
        <w:rPr>
          <w:rFonts w:hint="eastAsia"/>
        </w:rPr>
        <w:t>：</w:t>
      </w:r>
    </w:p>
    <w:p w:rsidR="004B41AF" w:rsidRDefault="004B41AF" w:rsidP="004B41A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B41AF" w:rsidRDefault="004B41AF" w:rsidP="004B41AF">
      <w:pPr>
        <w:pStyle w:val="a7"/>
        <w:ind w:left="840" w:firstLineChars="0" w:firstLine="0"/>
      </w:pPr>
      <w:r>
        <w:rPr>
          <w:rFonts w:hint="eastAsia"/>
        </w:rPr>
        <w:t>向泵端发送一个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  <w:r>
        <w:rPr>
          <w:rFonts w:hint="eastAsia"/>
        </w:rPr>
        <w:t xml:space="preserve">. </w:t>
      </w:r>
    </w:p>
    <w:p w:rsidR="004B41AF" w:rsidRDefault="004B41AF" w:rsidP="004B41A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B41AF" w:rsidRPr="00A16D0F" w:rsidRDefault="004B41AF" w:rsidP="004B41AF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B41AF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17295A" w:rsidRDefault="004B41AF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B41AF" w:rsidRPr="00513A48" w:rsidRDefault="004B41AF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Default="004B41AF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Default="004B41AF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0x0017</w:t>
            </w:r>
          </w:p>
        </w:tc>
      </w:tr>
      <w:tr w:rsidR="004B41AF" w:rsidTr="006A6C10">
        <w:tc>
          <w:tcPr>
            <w:tcW w:w="3896" w:type="dxa"/>
            <w:gridSpan w:val="9"/>
          </w:tcPr>
          <w:p w:rsidR="004B41AF" w:rsidRDefault="004B41AF" w:rsidP="006A6C10">
            <w:pPr>
              <w:jc w:val="center"/>
            </w:pPr>
            <w:r>
              <w:t>change_rate_in_run(1 byte)</w:t>
            </w:r>
          </w:p>
        </w:tc>
        <w:tc>
          <w:tcPr>
            <w:tcW w:w="3896" w:type="dxa"/>
            <w:gridSpan w:val="8"/>
          </w:tcPr>
          <w:p w:rsidR="004B41AF" w:rsidRDefault="004B41AF" w:rsidP="006A6C10">
            <w:pPr>
              <w:jc w:val="center"/>
            </w:pPr>
            <w:r>
              <w:t>lock_in_run(1 byte)</w:t>
            </w:r>
          </w:p>
        </w:tc>
      </w:tr>
      <w:tr w:rsidR="004B41AF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4B41AF" w:rsidRDefault="004B41AF" w:rsidP="006A6C10">
            <w:pPr>
              <w:jc w:val="center"/>
            </w:pPr>
            <w:r>
              <w:t>saving_last_infusion_programming(1 byte)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Default="004B41AF" w:rsidP="006A6C10">
            <w:pPr>
              <w:jc w:val="center"/>
            </w:pPr>
            <w:r>
              <w:t>residual_time(4 bytes)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Pr="00752B58" w:rsidRDefault="004B41AF" w:rsidP="006A6C10">
            <w:pPr>
              <w:jc w:val="center"/>
            </w:pPr>
            <w:r>
              <w:t>alarm_sound_type(4 bytes)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Pr="00752B58" w:rsidRDefault="004B41AF" w:rsidP="006A6C10">
            <w:pPr>
              <w:jc w:val="center"/>
            </w:pPr>
            <w:r>
              <w:t>inf_safety_passcode(4 bytes)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Pr="00752B58" w:rsidRDefault="004B41AF" w:rsidP="006A6C10">
            <w:pPr>
              <w:jc w:val="center"/>
            </w:pPr>
            <w:r>
              <w:t>alarm_type_passcode(4 bytes)</w:t>
            </w:r>
          </w:p>
        </w:tc>
      </w:tr>
      <w:tr w:rsidR="004B41AF" w:rsidTr="006A6C10">
        <w:tc>
          <w:tcPr>
            <w:tcW w:w="7792" w:type="dxa"/>
            <w:gridSpan w:val="17"/>
          </w:tcPr>
          <w:p w:rsidR="004B41AF" w:rsidRDefault="004B41AF" w:rsidP="006A6C10">
            <w:pPr>
              <w:jc w:val="center"/>
            </w:pPr>
            <w:r>
              <w:t>brand_pre_choice(4 bytes)</w:t>
            </w:r>
          </w:p>
        </w:tc>
      </w:tr>
    </w:tbl>
    <w:p w:rsidR="00E7106B" w:rsidRDefault="00E7106B" w:rsidP="008C4527"/>
    <w:p w:rsidR="00F439F6" w:rsidRDefault="00F439F6" w:rsidP="00F439F6">
      <w:pPr>
        <w:pStyle w:val="2"/>
        <w:numPr>
          <w:ilvl w:val="1"/>
          <w:numId w:val="5"/>
        </w:numPr>
      </w:pPr>
      <w:bookmarkStart w:id="10150" w:name="_Ref495405395"/>
      <w:r w:rsidRPr="00E2701C">
        <w:t>GET</w:t>
      </w:r>
      <w:r>
        <w:t>_</w:t>
      </w:r>
      <w:r w:rsidRPr="007502FA">
        <w:t>SYRINGE_</w:t>
      </w:r>
      <w:r>
        <w:t>SIZE_CALI</w:t>
      </w:r>
      <w:r w:rsidRPr="007502FA">
        <w:t>_</w:t>
      </w:r>
      <w:r>
        <w:rPr>
          <w:rFonts w:hint="eastAsia"/>
        </w:rPr>
        <w:t>RANGE</w:t>
      </w:r>
      <w:bookmarkEnd w:id="10150"/>
    </w:p>
    <w:p w:rsidR="00F439F6" w:rsidRPr="003945BF" w:rsidRDefault="00F439F6" w:rsidP="00F439F6">
      <w:pPr>
        <w:ind w:firstLine="420"/>
      </w:pPr>
      <w:r>
        <w:rPr>
          <w:rFonts w:hint="eastAsia"/>
        </w:rPr>
        <w:t>获取</w:t>
      </w:r>
      <w:r w:rsidRPr="00067D98">
        <w:rPr>
          <w:rFonts w:hint="eastAsia"/>
        </w:rPr>
        <w:t>注射器外径</w:t>
      </w:r>
      <w:r>
        <w:rPr>
          <w:rFonts w:hint="eastAsia"/>
        </w:rPr>
        <w:t>范围</w:t>
      </w:r>
      <w:r w:rsidRPr="003945BF">
        <w:rPr>
          <w:rFonts w:hint="eastAsia"/>
        </w:rPr>
        <w:t>：</w:t>
      </w:r>
    </w:p>
    <w:p w:rsidR="00F439F6" w:rsidRDefault="00F439F6" w:rsidP="00F439F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439F6" w:rsidRDefault="00F439F6" w:rsidP="00F439F6">
      <w:pPr>
        <w:pStyle w:val="a7"/>
        <w:ind w:left="840" w:firstLineChars="0" w:firstLine="0"/>
      </w:pPr>
      <w:r w:rsidRPr="00C07149">
        <w:rPr>
          <w:rFonts w:hint="eastAsia"/>
        </w:rPr>
        <w:t>向泵端发送一个</w:t>
      </w:r>
      <w:r w:rsidRPr="00C07149">
        <w:rPr>
          <w:rFonts w:hint="eastAsia"/>
        </w:rPr>
        <w:t>Payload length</w:t>
      </w:r>
      <w:r w:rsidRPr="00C07149">
        <w:rPr>
          <w:rFonts w:hint="eastAsia"/>
        </w:rPr>
        <w:t>为</w:t>
      </w:r>
      <w:r w:rsidRPr="00C07149">
        <w:rPr>
          <w:rFonts w:hint="eastAsia"/>
        </w:rPr>
        <w:t>0</w:t>
      </w:r>
      <w:r w:rsidRPr="00C07149">
        <w:rPr>
          <w:rFonts w:hint="eastAsia"/>
        </w:rPr>
        <w:t>的空数据</w:t>
      </w:r>
      <w:r w:rsidRPr="00C07149">
        <w:rPr>
          <w:rFonts w:hint="eastAsia"/>
        </w:rPr>
        <w:t>.</w:t>
      </w:r>
    </w:p>
    <w:p w:rsidR="00F439F6" w:rsidRDefault="00F439F6" w:rsidP="00F439F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439F6" w:rsidRPr="00A16D0F" w:rsidRDefault="00F439F6" w:rsidP="00F439F6">
      <w:pPr>
        <w:pStyle w:val="a7"/>
        <w:ind w:left="840" w:firstLineChars="0" w:firstLine="0"/>
      </w:pPr>
      <w:r>
        <w:rPr>
          <w:rFonts w:hint="eastAsia"/>
        </w:rPr>
        <w:t>正常返回：泵端返回定义如下：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439F6" w:rsidRPr="00513A48" w:rsidTr="00F25B15"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17295A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439F6" w:rsidTr="00F25B15">
        <w:tc>
          <w:tcPr>
            <w:tcW w:w="7792" w:type="dxa"/>
            <w:gridSpan w:val="17"/>
          </w:tcPr>
          <w:p w:rsidR="00F439F6" w:rsidRDefault="00F439F6" w:rsidP="00F25B1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439F6" w:rsidTr="00F25B15">
        <w:tc>
          <w:tcPr>
            <w:tcW w:w="7792" w:type="dxa"/>
            <w:gridSpan w:val="17"/>
          </w:tcPr>
          <w:p w:rsidR="00F439F6" w:rsidRDefault="00F439F6" w:rsidP="00F25B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</w:t>
            </w:r>
            <w:r>
              <w:rPr>
                <w:rFonts w:hint="eastAsia"/>
                <w:b/>
              </w:rPr>
              <w:t>14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 xml:space="preserve">5ml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 xml:space="preserve">5ml </w:t>
            </w:r>
            <w:r>
              <w:t>External_diameter_</w:t>
            </w:r>
            <w:r w:rsidRPr="00C07149">
              <w:t>min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 xml:space="preserve">5ml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 xml:space="preserve">5ml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</w:t>
            </w:r>
            <w:r w:rsidRPr="00C07149">
              <w:t>min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20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20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lastRenderedPageBreak/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</w:tbl>
    <w:p w:rsidR="00355C3B" w:rsidDel="00E71FAC" w:rsidRDefault="00355C3B" w:rsidP="00AF073B">
      <w:pPr>
        <w:ind w:left="420"/>
        <w:rPr>
          <w:del w:id="10151" w:author="Zhang, Carol (MSHA)" w:date="2019-08-21T11:02:00Z"/>
        </w:rPr>
      </w:pPr>
    </w:p>
    <w:p w:rsidR="00E71FAC" w:rsidRDefault="00E71FAC">
      <w:pPr>
        <w:ind w:firstLine="420"/>
        <w:rPr>
          <w:ins w:id="10152" w:author="Zhang, Carol (MSHA)" w:date="2019-08-21T11:04:00Z"/>
        </w:rPr>
        <w:pPrChange w:id="10153" w:author="Zhang, Carol (MSHA)" w:date="2019-08-21T11:04:00Z">
          <w:pPr>
            <w:ind w:left="420"/>
          </w:pPr>
        </w:pPrChange>
      </w:pPr>
    </w:p>
    <w:p w:rsidR="00AF073B" w:rsidRPr="00C317BA" w:rsidRDefault="00E71FAC">
      <w:pPr>
        <w:pStyle w:val="2"/>
        <w:numPr>
          <w:ilvl w:val="1"/>
          <w:numId w:val="5"/>
        </w:numPr>
        <w:pPrChange w:id="10154" w:author="Zhang, Carol (MSHA)" w:date="2019-08-21T11:04:00Z">
          <w:pPr>
            <w:ind w:left="420"/>
          </w:pPr>
        </w:pPrChange>
      </w:pPr>
      <w:bookmarkStart w:id="10155" w:name="_Ref30580905"/>
      <w:ins w:id="10156" w:author="Zhang, Carol (MSHA)" w:date="2019-08-21T11:04:00Z">
        <w:r w:rsidRPr="00E71FAC">
          <w:t>EXPORT_FILE_FROM_PUMP_START</w:t>
        </w:r>
      </w:ins>
      <w:bookmarkEnd w:id="10155"/>
    </w:p>
    <w:p w:rsidR="00AF073B" w:rsidDel="00E71FAC" w:rsidRDefault="00E71FAC">
      <w:pPr>
        <w:pStyle w:val="2"/>
        <w:numPr>
          <w:ilvl w:val="1"/>
          <w:numId w:val="5"/>
        </w:numPr>
        <w:rPr>
          <w:del w:id="10157" w:author="Zhang, Carol (MSHA)" w:date="2019-08-21T11:01:00Z"/>
        </w:rPr>
      </w:pPr>
      <w:bookmarkStart w:id="10158" w:name="_Ref1485745"/>
      <w:moveToRangeStart w:id="10159" w:author="Zhang, Carol (MSHA)" w:date="2019-08-21T11:03:00Z" w:name="move17277823"/>
      <w:del w:id="10160" w:author="Zhang, Carol (MSHA)" w:date="2019-08-21T11:03:00Z">
        <w:r w:rsidRPr="00E71FAC" w:rsidDel="00E71FAC">
          <w:delText>EXPORT_FILE_FROM_PUMP_START</w:delText>
        </w:r>
      </w:del>
      <w:moveFromRangeStart w:id="10161" w:author="Zhang, Carol (MSHA)" w:date="2019-08-21T11:03:00Z" w:name="move17277823"/>
      <w:moveToRangeEnd w:id="10159"/>
      <w:moveFrom w:id="10162" w:author="Zhang, Carol (MSHA)" w:date="2019-08-21T11:03:00Z">
        <w:del w:id="10163" w:author="Zhang, Carol (MSHA)" w:date="2019-08-21T11:03:00Z">
          <w:r w:rsidR="00AF073B" w:rsidDel="00E71FAC">
            <w:delText>EXPORT_FILE_FROM_PUMP_START</w:delText>
          </w:r>
        </w:del>
      </w:moveFrom>
      <w:bookmarkEnd w:id="10158"/>
      <w:moveFromRangeEnd w:id="10161"/>
    </w:p>
    <w:p w:rsidR="00AF073B" w:rsidRPr="003945BF" w:rsidRDefault="00AF073B" w:rsidP="00AF073B">
      <w:pPr>
        <w:ind w:firstLine="420"/>
      </w:pPr>
      <w:r>
        <w:rPr>
          <w:rFonts w:hint="eastAsia"/>
        </w:rPr>
        <w:t>从泵上获取要导出的文件信息</w:t>
      </w:r>
      <w:r w:rsidRPr="003945BF">
        <w:rPr>
          <w:rFonts w:hint="eastAsia"/>
        </w:rPr>
        <w:t>：</w:t>
      </w:r>
    </w:p>
    <w:p w:rsidR="00AF073B" w:rsidRDefault="00AF073B" w:rsidP="00AF073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F073B" w:rsidRDefault="00AF073B" w:rsidP="00AF073B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包含文件类型</w:t>
      </w:r>
      <w:r w:rsidRPr="00C07149">
        <w:rPr>
          <w:rFonts w:hint="eastAsia"/>
        </w:rPr>
        <w:t>.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AF073B" w:rsidTr="00AF073B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AF073B" w:rsidTr="00AF073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Default="00AF073B" w:rsidP="00AF073B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AF073B" w:rsidTr="00AF073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Default="00AF073B" w:rsidP="00AF07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AF073B" w:rsidTr="00AF073B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Pr="005B5550" w:rsidRDefault="00AF073B" w:rsidP="00AF073B">
            <w:pPr>
              <w:jc w:val="center"/>
              <w:rPr>
                <w:color w:val="0000FF"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64" w:author="Zhang, Carol (MSHA)" w:date="2019-12-11T16:15:00Z">
              <w:r w:rsidR="00B2321A" w:rsidRPr="00B2321A">
                <w:rPr>
                  <w:color w:val="0000FF"/>
                  <w:u w:val="single"/>
                  <w:rPrChange w:id="10165" w:author="Zhang, Carol (MSHA)" w:date="2019-12-11T16:15:00Z">
                    <w:rPr/>
                  </w:rPrChange>
                </w:rPr>
                <w:t>Import/Export File Type</w:t>
              </w:r>
            </w:ins>
            <w:del w:id="1016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</w:tr>
    </w:tbl>
    <w:p w:rsidR="00AF073B" w:rsidRDefault="00AF073B" w:rsidP="00AF073B">
      <w:pPr>
        <w:pStyle w:val="a7"/>
        <w:ind w:left="840" w:firstLineChars="0" w:firstLine="0"/>
      </w:pPr>
    </w:p>
    <w:p w:rsidR="00AF073B" w:rsidRDefault="00AF073B" w:rsidP="00AF073B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F073B" w:rsidRDefault="00AF073B" w:rsidP="00AF073B">
      <w:pPr>
        <w:pStyle w:val="a7"/>
        <w:ind w:left="840" w:firstLineChars="0" w:firstLine="0"/>
      </w:pPr>
      <w:r>
        <w:rPr>
          <w:rFonts w:hint="eastAsia"/>
        </w:rPr>
        <w:t>正常返回：泵端返回一个自定义字段</w:t>
      </w:r>
      <w:r>
        <w:rPr>
          <w:rFonts w:hint="eastAsia"/>
        </w:rPr>
        <w:t>,</w:t>
      </w:r>
      <w:r>
        <w:rPr>
          <w:rFonts w:hint="eastAsia"/>
        </w:rPr>
        <w:t>包含文件类型</w:t>
      </w:r>
      <w:r>
        <w:rPr>
          <w:rFonts w:hint="eastAsia"/>
        </w:rPr>
        <w:t>,</w:t>
      </w:r>
      <w:r>
        <w:rPr>
          <w:rFonts w:hint="eastAsia"/>
        </w:rPr>
        <w:t>文件大小</w:t>
      </w:r>
      <w:r>
        <w:rPr>
          <w:rFonts w:hint="eastAsia"/>
        </w:rPr>
        <w:t>,</w:t>
      </w:r>
      <w:r>
        <w:rPr>
          <w:rFonts w:hint="eastAsia"/>
        </w:rPr>
        <w:t>校验码和文件分块总数：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AF073B" w:rsidTr="00AF073B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F073B" w:rsidRDefault="00AF073B" w:rsidP="00AF07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AF073B" w:rsidTr="00AF073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Default="00AF073B" w:rsidP="00AF073B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AF073B" w:rsidTr="00AF073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Default="00AF073B" w:rsidP="00AF07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7</w:t>
            </w:r>
          </w:p>
        </w:tc>
      </w:tr>
      <w:tr w:rsidR="00AF073B" w:rsidTr="00AF073B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Pr="00E92A89" w:rsidRDefault="00AF073B" w:rsidP="00AF073B">
            <w:pPr>
              <w:jc w:val="center"/>
              <w:rPr>
                <w:b/>
                <w:color w:val="0000FF"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67" w:author="Zhang, Carol (MSHA)" w:date="2019-12-11T16:15:00Z">
              <w:r w:rsidR="00B2321A" w:rsidRPr="00B2321A">
                <w:rPr>
                  <w:color w:val="0000FF"/>
                  <w:u w:val="single"/>
                  <w:rPrChange w:id="10168" w:author="Zhang, Carol (MSHA)" w:date="2019-12-11T16:15:00Z">
                    <w:rPr/>
                  </w:rPrChange>
                </w:rPr>
                <w:t>Import/Export File Type</w:t>
              </w:r>
            </w:ins>
            <w:del w:id="101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73B" w:rsidRDefault="00AF073B" w:rsidP="00AF073B">
            <w:pPr>
              <w:jc w:val="center"/>
              <w:rPr>
                <w:b/>
              </w:rPr>
            </w:pPr>
            <w:r w:rsidRPr="00AE2359">
              <w:rPr>
                <w:b/>
              </w:rPr>
              <w:t>FileSize byte(4 bytes)</w:t>
            </w:r>
          </w:p>
        </w:tc>
      </w:tr>
      <w:tr w:rsidR="00AF073B" w:rsidTr="00AF073B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73B" w:rsidRDefault="00AF073B" w:rsidP="00AF073B">
            <w:pPr>
              <w:jc w:val="center"/>
              <w:rPr>
                <w:b/>
              </w:rPr>
            </w:pPr>
            <w:r w:rsidRPr="00AE2359">
              <w:rPr>
                <w:b/>
              </w:rPr>
              <w:t>Block count (2 byte)</w:t>
            </w:r>
          </w:p>
        </w:tc>
      </w:tr>
    </w:tbl>
    <w:p w:rsidR="00AF073B" w:rsidRDefault="00AF073B" w:rsidP="00355C3B"/>
    <w:p w:rsidR="00355C3B" w:rsidRDefault="00355C3B" w:rsidP="00355C3B">
      <w:pPr>
        <w:pStyle w:val="2"/>
        <w:numPr>
          <w:ilvl w:val="1"/>
          <w:numId w:val="5"/>
        </w:numPr>
      </w:pPr>
      <w:bookmarkStart w:id="10170" w:name="_Ref501378133"/>
      <w:r>
        <w:t>EXPORT_FILE_FROM_PUMP_PACKAGE</w:t>
      </w:r>
      <w:bookmarkEnd w:id="10170"/>
    </w:p>
    <w:p w:rsidR="000E3DE7" w:rsidRPr="003945BF" w:rsidRDefault="000E3DE7" w:rsidP="000E3DE7">
      <w:pPr>
        <w:ind w:firstLine="420"/>
      </w:pPr>
      <w:r>
        <w:rPr>
          <w:rFonts w:hint="eastAsia"/>
        </w:rPr>
        <w:t>从泵导出文件块</w:t>
      </w:r>
      <w:r w:rsidRPr="003945BF">
        <w:rPr>
          <w:rFonts w:hint="eastAsia"/>
        </w:rPr>
        <w:t>：</w:t>
      </w:r>
    </w:p>
    <w:p w:rsidR="000E3DE7" w:rsidRDefault="000E3DE7" w:rsidP="000E3DE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0E3DE7" w:rsidRDefault="000E3DE7" w:rsidP="000E3DE7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包含文件类型</w:t>
      </w:r>
      <w:r>
        <w:rPr>
          <w:rFonts w:hint="eastAsia"/>
        </w:rPr>
        <w:t>,</w:t>
      </w:r>
      <w:r>
        <w:rPr>
          <w:rFonts w:hint="eastAsia"/>
        </w:rPr>
        <w:t>文件分块序号</w:t>
      </w:r>
      <w:r>
        <w:rPr>
          <w:rFonts w:hint="eastAsia"/>
        </w:rPr>
        <w:t>(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</w:t>
      </w:r>
      <w:r>
        <w:rPr>
          <w:rFonts w:hint="eastAsia"/>
        </w:rPr>
        <w:t>)</w:t>
      </w:r>
      <w:r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0E3DE7" w:rsidTr="00482D8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0E3DE7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0E3DE7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3</w:t>
            </w:r>
          </w:p>
        </w:tc>
      </w:tr>
      <w:tr w:rsidR="000E3DE7" w:rsidTr="00482D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71" w:author="Zhang, Carol (MSHA)" w:date="2019-12-11T16:15:00Z">
              <w:r w:rsidR="00B2321A" w:rsidRPr="00B2321A">
                <w:rPr>
                  <w:color w:val="0000FF"/>
                  <w:u w:val="single"/>
                  <w:rPrChange w:id="10172" w:author="Zhang, Carol (MSHA)" w:date="2019-12-11T16:15:00Z">
                    <w:rPr/>
                  </w:rPrChange>
                </w:rPr>
                <w:t>Import/Export File Type</w:t>
              </w:r>
            </w:ins>
            <w:del w:id="1017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Sequence number (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b/>
              </w:rPr>
              <w:t>bytes)</w:t>
            </w:r>
          </w:p>
        </w:tc>
      </w:tr>
    </w:tbl>
    <w:p w:rsidR="000E3DE7" w:rsidRDefault="000E3DE7" w:rsidP="000E3DE7"/>
    <w:p w:rsidR="000E3DE7" w:rsidRDefault="000E3DE7" w:rsidP="000E3DE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0E3DE7" w:rsidRDefault="000E3DE7" w:rsidP="000E3DE7">
      <w:pPr>
        <w:pStyle w:val="a7"/>
        <w:ind w:left="840" w:firstLineChars="0" w:firstLine="0"/>
      </w:pPr>
      <w:r>
        <w:rPr>
          <w:rFonts w:hint="eastAsia"/>
        </w:rPr>
        <w:t>正常返回：泵端返回一个自定义字段，包含文件类型</w:t>
      </w:r>
      <w:r>
        <w:rPr>
          <w:rFonts w:hint="eastAsia"/>
        </w:rPr>
        <w:t>,</w:t>
      </w:r>
      <w:r>
        <w:rPr>
          <w:rFonts w:hint="eastAsia"/>
        </w:rPr>
        <w:t>文件分块序号和文件块数据。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0E3DE7" w:rsidTr="00482D8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E3DE7" w:rsidRDefault="000E3DE7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0E3DE7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0E3DE7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~?</w:t>
            </w:r>
          </w:p>
        </w:tc>
      </w:tr>
      <w:tr w:rsidR="000E3DE7" w:rsidTr="00482D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74" w:author="Zhang, Carol (MSHA)" w:date="2019-12-11T16:15:00Z">
              <w:r w:rsidR="00B2321A" w:rsidRPr="00B2321A">
                <w:rPr>
                  <w:color w:val="0000FF"/>
                  <w:u w:val="single"/>
                  <w:rPrChange w:id="10175" w:author="Zhang, Carol (MSHA)" w:date="2019-12-11T16:15:00Z">
                    <w:rPr/>
                  </w:rPrChange>
                </w:rPr>
                <w:t>Import/Export File Type</w:t>
              </w:r>
            </w:ins>
            <w:del w:id="101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Sequence number (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b/>
              </w:rPr>
              <w:t>bytes)</w:t>
            </w:r>
          </w:p>
        </w:tc>
      </w:tr>
      <w:tr w:rsidR="000E3DE7" w:rsidTr="00482D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Data1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Data2</w:t>
            </w:r>
          </w:p>
        </w:tc>
      </w:tr>
      <w:tr w:rsidR="000E3DE7" w:rsidTr="00482D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Data3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DE7" w:rsidRDefault="000E3DE7" w:rsidP="00482D80">
            <w:pPr>
              <w:jc w:val="center"/>
              <w:rPr>
                <w:b/>
              </w:rPr>
            </w:pPr>
            <w:r>
              <w:rPr>
                <w:b/>
              </w:rPr>
              <w:t>Data…</w:t>
            </w:r>
          </w:p>
        </w:tc>
      </w:tr>
    </w:tbl>
    <w:p w:rsidR="00E7479F" w:rsidRDefault="00E7479F" w:rsidP="00E7479F">
      <w:pPr>
        <w:pStyle w:val="2"/>
        <w:numPr>
          <w:ilvl w:val="1"/>
          <w:numId w:val="5"/>
        </w:numPr>
      </w:pPr>
      <w:bookmarkStart w:id="10177" w:name="_Ref507685279"/>
      <w:r>
        <w:lastRenderedPageBreak/>
        <w:t>EXPORT_FILE_FROM_PUMP_</w:t>
      </w:r>
      <w:r>
        <w:rPr>
          <w:rFonts w:hint="eastAsia"/>
        </w:rPr>
        <w:t>RESULT</w:t>
      </w:r>
      <w:bookmarkEnd w:id="10177"/>
    </w:p>
    <w:p w:rsidR="000E3DE7" w:rsidRDefault="000E3DE7" w:rsidP="000E3DE7">
      <w:pPr>
        <w:ind w:firstLine="420"/>
      </w:pPr>
      <w:r>
        <w:rPr>
          <w:rFonts w:hint="eastAsia"/>
        </w:rPr>
        <w:t>完成或中断文件导出</w:t>
      </w:r>
    </w:p>
    <w:p w:rsidR="00957E87" w:rsidRDefault="00957E87" w:rsidP="00957E8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55C3B" w:rsidRDefault="00957E87" w:rsidP="00590A9C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 w:rsidR="000E3DE7">
        <w:rPr>
          <w:rFonts w:hint="eastAsia"/>
        </w:rPr>
        <w:t>，包含文件导出结果</w:t>
      </w:r>
      <w:r w:rsidR="00DA221D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957E87" w:rsidTr="000F008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957E87" w:rsidRDefault="00957E87" w:rsidP="000F00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957E87" w:rsidTr="000F00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E87" w:rsidRDefault="0042607C" w:rsidP="000F008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957E87" w:rsidTr="000F00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E87" w:rsidRDefault="001604C4" w:rsidP="000F0080">
            <w:pPr>
              <w:jc w:val="center"/>
              <w:rPr>
                <w:b/>
              </w:rPr>
            </w:pPr>
            <w:r>
              <w:rPr>
                <w:b/>
              </w:rPr>
              <w:t>0x000</w:t>
            </w:r>
            <w:r w:rsidR="000F3395">
              <w:rPr>
                <w:rFonts w:hint="eastAsia"/>
                <w:b/>
              </w:rPr>
              <w:t>2</w:t>
            </w:r>
          </w:p>
        </w:tc>
      </w:tr>
      <w:tr w:rsidR="00957E87" w:rsidTr="000F00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E87" w:rsidRDefault="000F0080" w:rsidP="000F0080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78" w:author="Zhang, Carol (MSHA)" w:date="2019-12-11T16:15:00Z">
              <w:r w:rsidR="00B2321A" w:rsidRPr="00B2321A">
                <w:rPr>
                  <w:color w:val="0000FF"/>
                  <w:u w:val="single"/>
                  <w:rPrChange w:id="10179" w:author="Zhang, Carol (MSHA)" w:date="2019-12-11T16:15:00Z">
                    <w:rPr/>
                  </w:rPrChange>
                </w:rPr>
                <w:t>Import/Export File Type</w:t>
              </w:r>
            </w:ins>
            <w:del w:id="101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E87" w:rsidRDefault="00DA221D" w:rsidP="000F0080">
            <w:pPr>
              <w:jc w:val="center"/>
              <w:rPr>
                <w:i/>
                <w:color w:val="0070C0"/>
                <w:u w:val="single"/>
              </w:rPr>
            </w:pPr>
            <w:r w:rsidRPr="00DA221D">
              <w:rPr>
                <w:color w:val="0000FF"/>
                <w:u w:val="single"/>
              </w:rPr>
              <w:fldChar w:fldCharType="begin"/>
            </w:r>
            <w:r w:rsidRPr="00DA221D">
              <w:rPr>
                <w:color w:val="0000FF"/>
                <w:u w:val="single"/>
              </w:rPr>
              <w:instrText xml:space="preserve"> REF _Ref452385053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DA221D">
              <w:rPr>
                <w:color w:val="0000FF"/>
                <w:u w:val="single"/>
              </w:rPr>
            </w:r>
            <w:r w:rsidRPr="00DA221D">
              <w:rPr>
                <w:color w:val="0000FF"/>
                <w:u w:val="single"/>
              </w:rPr>
              <w:fldChar w:fldCharType="separate"/>
            </w:r>
            <w:ins w:id="10181" w:author="Zhang, Carol (MSHA)" w:date="2019-12-11T16:15:00Z">
              <w:r w:rsidR="00B2321A" w:rsidRPr="00B2321A">
                <w:rPr>
                  <w:color w:val="0000FF"/>
                  <w:u w:val="single"/>
                  <w:rPrChange w:id="10182" w:author="Zhang, Carol (MSHA)" w:date="2019-12-11T16:15:00Z">
                    <w:rPr/>
                  </w:rPrChange>
                </w:rPr>
                <w:softHyphen/>
                <w:t>Send File Result</w:t>
              </w:r>
            </w:ins>
            <w:del w:id="101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softHyphen/>
                <w:delText>Send File Result</w:delText>
              </w:r>
            </w:del>
            <w:r w:rsidRPr="00DA221D">
              <w:rPr>
                <w:color w:val="0000FF"/>
                <w:u w:val="single"/>
              </w:rPr>
              <w:fldChar w:fldCharType="end"/>
            </w:r>
          </w:p>
        </w:tc>
      </w:tr>
    </w:tbl>
    <w:p w:rsidR="00957E87" w:rsidRDefault="00957E87" w:rsidP="00355C3B"/>
    <w:p w:rsidR="001604C4" w:rsidRDefault="001604C4" w:rsidP="001604C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604C4" w:rsidRDefault="001604C4" w:rsidP="001604C4">
      <w:pPr>
        <w:ind w:firstLine="420"/>
      </w:pPr>
      <w:r>
        <w:rPr>
          <w:rFonts w:hint="eastAsia"/>
        </w:rPr>
        <w:t>泵端返回一个</w:t>
      </w:r>
      <w:r w:rsidR="000F3395">
        <w:rPr>
          <w:rFonts w:hint="eastAsia"/>
        </w:rPr>
        <w:t>自定义数据字段</w:t>
      </w:r>
      <w:r w:rsidR="000F3395">
        <w:rPr>
          <w:rFonts w:hint="eastAsia"/>
        </w:rPr>
        <w:t>,</w:t>
      </w:r>
      <w:r w:rsidR="000F3395">
        <w:rPr>
          <w:rFonts w:hint="eastAsia"/>
        </w:rPr>
        <w:t>包含文件类型</w:t>
      </w:r>
      <w:r w:rsidR="000F3395">
        <w:rPr>
          <w:rFonts w:hint="eastAsia"/>
        </w:rPr>
        <w:t>,</w:t>
      </w:r>
      <w:r w:rsidR="000F3395">
        <w:rPr>
          <w:rFonts w:hint="eastAsia"/>
        </w:rPr>
        <w:t>导出结果</w:t>
      </w:r>
      <w:r w:rsidR="000E3DE7">
        <w:rPr>
          <w:rFonts w:hint="eastAsia"/>
        </w:rPr>
        <w:t>和</w:t>
      </w:r>
      <w:r w:rsidR="000F3395">
        <w:rPr>
          <w:rFonts w:hint="eastAsia"/>
        </w:rPr>
        <w:t>导出文件</w:t>
      </w:r>
      <w:r w:rsidR="00DA221D">
        <w:rPr>
          <w:rFonts w:hint="eastAsia"/>
        </w:rPr>
        <w:t>的</w:t>
      </w:r>
      <w:r w:rsidR="000F3395">
        <w:rPr>
          <w:rFonts w:hint="eastAsia"/>
        </w:rPr>
        <w:t>校验码</w:t>
      </w:r>
      <w:r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0F3395" w:rsidTr="00482D8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0F3395" w:rsidRDefault="000F3395" w:rsidP="00482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0F3395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3395" w:rsidRDefault="000F3395" w:rsidP="00482D8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0F3395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3395" w:rsidRDefault="000F3395" w:rsidP="00482D80">
            <w:pPr>
              <w:jc w:val="center"/>
              <w:rPr>
                <w:b/>
              </w:rPr>
            </w:pPr>
            <w:r>
              <w:rPr>
                <w:b/>
              </w:rPr>
              <w:t>0x000</w:t>
            </w:r>
            <w:r w:rsidR="007A099C">
              <w:rPr>
                <w:b/>
              </w:rPr>
              <w:t>6</w:t>
            </w:r>
          </w:p>
        </w:tc>
      </w:tr>
      <w:tr w:rsidR="000F3395" w:rsidTr="00482D8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3395" w:rsidRDefault="000F3395" w:rsidP="00482D80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184" w:author="Zhang, Carol (MSHA)" w:date="2019-12-11T16:15:00Z">
              <w:r w:rsidR="00B2321A" w:rsidRPr="00B2321A">
                <w:rPr>
                  <w:color w:val="0000FF"/>
                  <w:u w:val="single"/>
                  <w:rPrChange w:id="10185" w:author="Zhang, Carol (MSHA)" w:date="2019-12-11T16:15:00Z">
                    <w:rPr/>
                  </w:rPrChange>
                </w:rPr>
                <w:t>Import/Export File Type</w:t>
              </w:r>
            </w:ins>
            <w:del w:id="1018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3395" w:rsidRDefault="000F3395" w:rsidP="00482D80">
            <w:pPr>
              <w:jc w:val="center"/>
              <w:rPr>
                <w:i/>
                <w:color w:val="0070C0"/>
                <w:u w:val="single"/>
              </w:rPr>
            </w:pPr>
            <w:r w:rsidRPr="00810E3C">
              <w:rPr>
                <w:color w:val="0000FF"/>
                <w:u w:val="single"/>
              </w:rPr>
              <w:t>Send File Result</w:t>
            </w:r>
          </w:p>
        </w:tc>
      </w:tr>
      <w:tr w:rsidR="000F3395" w:rsidRPr="000F3395" w:rsidTr="00482D8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395" w:rsidRPr="000F3395" w:rsidRDefault="000F3395" w:rsidP="00482D80">
            <w:pPr>
              <w:jc w:val="center"/>
              <w:rPr>
                <w:b/>
              </w:rPr>
            </w:pPr>
            <w:r w:rsidRPr="000F3395">
              <w:rPr>
                <w:b/>
              </w:rPr>
              <w:t>Checksum byte(4 bytes)</w:t>
            </w:r>
          </w:p>
        </w:tc>
      </w:tr>
    </w:tbl>
    <w:p w:rsidR="00355C3B" w:rsidRDefault="00355C3B" w:rsidP="008C4527"/>
    <w:p w:rsidR="00ED00AB" w:rsidRDefault="00ED00AB" w:rsidP="008554A3">
      <w:pPr>
        <w:pStyle w:val="2"/>
        <w:numPr>
          <w:ilvl w:val="1"/>
          <w:numId w:val="5"/>
        </w:numPr>
      </w:pPr>
      <w:bookmarkStart w:id="10187" w:name="_Ref528760591"/>
      <w:bookmarkStart w:id="10188" w:name="_Ref484184864"/>
      <w:r>
        <w:t>EXPORT_PRESSURE_CALIBRATION_DATA</w:t>
      </w:r>
      <w:bookmarkEnd w:id="10187"/>
    </w:p>
    <w:p w:rsidR="00661E55" w:rsidRDefault="00661E55" w:rsidP="00461B88">
      <w:pPr>
        <w:ind w:left="420"/>
      </w:pPr>
    </w:p>
    <w:p w:rsidR="00ED00AB" w:rsidRDefault="00ED00AB" w:rsidP="00461B88">
      <w:pPr>
        <w:ind w:left="420"/>
      </w:pPr>
      <w:r>
        <w:rPr>
          <w:rFonts w:hint="eastAsia"/>
        </w:rPr>
        <w:t>获取</w:t>
      </w:r>
      <w:r>
        <w:t>压力校准的过程参数及结果</w:t>
      </w:r>
      <w:r>
        <w:rPr>
          <w:rFonts w:hint="eastAsia"/>
        </w:rPr>
        <w:t>，命令包含字段如下</w:t>
      </w:r>
      <w:r w:rsidRPr="003945BF">
        <w:rPr>
          <w:rFonts w:hint="eastAsia"/>
        </w:rPr>
        <w:t>：</w:t>
      </w:r>
    </w:p>
    <w:p w:rsidR="00ED00AB" w:rsidRDefault="00ED00AB" w:rsidP="00ED00AB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000B0" w:rsidRDefault="009000B0" w:rsidP="009000B0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品牌</w:t>
      </w:r>
      <w:r>
        <w:rPr>
          <w:rFonts w:hint="eastAsia"/>
        </w:rPr>
        <w:t xml:space="preserve">ID, </w:t>
      </w:r>
      <w:r>
        <w:rPr>
          <w:rFonts w:hint="eastAsia"/>
        </w:rPr>
        <w:t>压力传感器类型</w:t>
      </w:r>
      <w:r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000B0" w:rsidRPr="00513A48" w:rsidTr="002D7C57">
        <w:tc>
          <w:tcPr>
            <w:tcW w:w="468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17295A" w:rsidRDefault="009000B0" w:rsidP="002D7C57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000B0" w:rsidRPr="00513A48" w:rsidRDefault="009000B0" w:rsidP="002D7C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000B0" w:rsidTr="002D7C57">
        <w:tc>
          <w:tcPr>
            <w:tcW w:w="7792" w:type="dxa"/>
            <w:gridSpan w:val="17"/>
          </w:tcPr>
          <w:p w:rsidR="009000B0" w:rsidRDefault="009000B0" w:rsidP="002D7C57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000B0" w:rsidTr="002D7C57">
        <w:tc>
          <w:tcPr>
            <w:tcW w:w="7792" w:type="dxa"/>
            <w:gridSpan w:val="17"/>
          </w:tcPr>
          <w:p w:rsidR="009000B0" w:rsidRDefault="009000B0" w:rsidP="002D7C5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2</w:t>
            </w:r>
          </w:p>
        </w:tc>
      </w:tr>
      <w:tr w:rsidR="009000B0" w:rsidTr="002D7C57">
        <w:tc>
          <w:tcPr>
            <w:tcW w:w="3896" w:type="dxa"/>
            <w:gridSpan w:val="9"/>
          </w:tcPr>
          <w:p w:rsidR="009000B0" w:rsidRDefault="009000B0" w:rsidP="002D7C57">
            <w:pPr>
              <w:jc w:val="center"/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89" w:author="Zhang, Carol (MSHA)" w:date="2019-12-11T16:15:00Z">
              <w:r w:rsidR="00B2321A" w:rsidRPr="00B2321A">
                <w:rPr>
                  <w:color w:val="0000FF"/>
                  <w:u w:val="single"/>
                  <w:rPrChange w:id="10190" w:author="Zhang, Carol (MSHA)" w:date="2019-12-11T16:15:00Z">
                    <w:rPr/>
                  </w:rPrChange>
                </w:rPr>
                <w:t>Brand</w:t>
              </w:r>
            </w:ins>
            <w:del w:id="10191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9000B0" w:rsidRPr="00CB643E" w:rsidRDefault="009000B0" w:rsidP="002D7C57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192" w:author="Zhang, Carol (MSHA)" w:date="2019-12-11T16:15:00Z">
              <w:r w:rsidR="00B2321A" w:rsidRPr="00B2321A">
                <w:rPr>
                  <w:color w:val="0000FF"/>
                  <w:u w:val="single"/>
                  <w:rPrChange w:id="10193" w:author="Zhang, Carol (MSHA)" w:date="2019-12-11T16:15:00Z">
                    <w:rPr/>
                  </w:rPrChange>
                </w:rPr>
                <w:t>Pressure Sensor Type</w:t>
              </w:r>
            </w:ins>
            <w:del w:id="1019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</w:tbl>
    <w:p w:rsidR="00ED00AB" w:rsidRPr="008D2180" w:rsidRDefault="00ED00AB" w:rsidP="00ED00AB">
      <w:pPr>
        <w:pStyle w:val="a7"/>
        <w:ind w:left="840" w:firstLineChars="0" w:firstLine="0"/>
        <w:rPr>
          <w:b/>
        </w:rPr>
      </w:pPr>
    </w:p>
    <w:p w:rsidR="0057725A" w:rsidRDefault="0057725A" w:rsidP="0057725A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7725A" w:rsidRDefault="0057725A" w:rsidP="00461B88">
      <w:pPr>
        <w:ind w:left="420" w:firstLine="420"/>
      </w:pPr>
      <w:r>
        <w:rPr>
          <w:rFonts w:hint="eastAsia"/>
        </w:rPr>
        <w:t>泵端返回一个自定义数据字段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9000B0">
        <w:rPr>
          <w:rFonts w:hint="eastAsia"/>
        </w:rPr>
        <w:t>品牌</w:t>
      </w:r>
      <w:r w:rsidR="009000B0">
        <w:rPr>
          <w:rFonts w:hint="eastAsia"/>
        </w:rPr>
        <w:t xml:space="preserve">ID, </w:t>
      </w:r>
      <w:r w:rsidR="009000B0">
        <w:rPr>
          <w:rFonts w:hint="eastAsia"/>
        </w:rPr>
        <w:t>压力传感器类型</w:t>
      </w:r>
      <w:r w:rsidR="009000B0">
        <w:rPr>
          <w:rFonts w:hint="eastAsia"/>
        </w:rPr>
        <w:t xml:space="preserve">, </w:t>
      </w:r>
      <w:r>
        <w:rPr>
          <w:rFonts w:hint="eastAsia"/>
        </w:rPr>
        <w:t>P</w:t>
      </w:r>
      <w:r>
        <w:rPr>
          <w:rFonts w:hint="eastAsia"/>
        </w:rPr>
        <w:t>值</w:t>
      </w:r>
      <w:r w:rsidR="00302CB1">
        <w:rPr>
          <w:rFonts w:hint="eastAsia"/>
        </w:rPr>
        <w:t>(</w:t>
      </w:r>
      <w:r w:rsidR="00302CB1">
        <w:t>int</w:t>
      </w:r>
      <w:r w:rsidR="00302CB1">
        <w:rPr>
          <w:rFonts w:hint="eastAsia"/>
        </w:rPr>
        <w:t>)</w:t>
      </w:r>
      <w:r>
        <w:t>，</w:t>
      </w:r>
      <w:r>
        <w:rPr>
          <w:rFonts w:hint="eastAsia"/>
        </w:rPr>
        <w:t>校准</w:t>
      </w:r>
      <w:r>
        <w:t>过程的数据点</w:t>
      </w:r>
      <w:r w:rsidR="00302CB1">
        <w:rPr>
          <w:rFonts w:hint="eastAsia"/>
        </w:rPr>
        <w:t>(</w:t>
      </w:r>
      <w:r w:rsidR="00302CB1">
        <w:t>int</w:t>
      </w:r>
      <w:r w:rsidR="00302CB1">
        <w:rPr>
          <w:rFonts w:hint="eastAsia"/>
        </w:rPr>
        <w:t>)</w:t>
      </w:r>
      <w:r>
        <w:rPr>
          <w:rFonts w:hint="eastAsia"/>
        </w:rPr>
        <w:t>以及校准后</w:t>
      </w:r>
      <w:r>
        <w:t>压力传感器的线性参数</w:t>
      </w:r>
      <w:r w:rsidR="00302CB1">
        <w:rPr>
          <w:rFonts w:hint="eastAsia"/>
        </w:rPr>
        <w:t>(</w:t>
      </w:r>
      <w:r w:rsidR="00302CB1">
        <w:t>float</w:t>
      </w:r>
      <w:r w:rsidR="00302CB1">
        <w:rPr>
          <w:rFonts w:hint="eastAsia"/>
        </w:rPr>
        <w:t>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57725A" w:rsidTr="0057725A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7725A" w:rsidRDefault="0057725A" w:rsidP="005772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57725A" w:rsidTr="0057725A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725A" w:rsidRDefault="0057725A" w:rsidP="0057725A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57725A" w:rsidTr="0057725A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725A" w:rsidRDefault="0057725A">
            <w:pPr>
              <w:jc w:val="center"/>
              <w:rPr>
                <w:b/>
              </w:rPr>
            </w:pPr>
            <w:r>
              <w:rPr>
                <w:b/>
              </w:rPr>
              <w:t>0x00</w:t>
            </w:r>
            <w:r w:rsidR="00C4724E">
              <w:rPr>
                <w:b/>
              </w:rPr>
              <w:t>4E</w:t>
            </w:r>
          </w:p>
        </w:tc>
      </w:tr>
      <w:tr w:rsidR="009000B0" w:rsidTr="002D7C57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0B0" w:rsidRDefault="009000B0" w:rsidP="009000B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195" w:author="Zhang, Carol (MSHA)" w:date="2019-12-11T16:15:00Z">
              <w:r w:rsidR="00B2321A" w:rsidRPr="00B2321A">
                <w:rPr>
                  <w:color w:val="0000FF"/>
                  <w:u w:val="single"/>
                  <w:rPrChange w:id="10196" w:author="Zhang, Carol (MSHA)" w:date="2019-12-11T16:15:00Z">
                    <w:rPr/>
                  </w:rPrChange>
                </w:rPr>
                <w:t>Brand</w:t>
              </w:r>
            </w:ins>
            <w:del w:id="1019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0B0" w:rsidRDefault="009000B0" w:rsidP="009000B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198" w:author="Zhang, Carol (MSHA)" w:date="2019-12-11T16:15:00Z">
              <w:r w:rsidR="00B2321A" w:rsidRPr="00B2321A">
                <w:rPr>
                  <w:color w:val="0000FF"/>
                  <w:u w:val="single"/>
                  <w:rPrChange w:id="10199" w:author="Zhang, Carol (MSHA)" w:date="2019-12-11T16:15:00Z">
                    <w:rPr/>
                  </w:rPrChange>
                </w:rPr>
                <w:t>Pressure Sensor Type</w:t>
              </w:r>
            </w:ins>
            <w:del w:id="1020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2D79" w:rsidRDefault="009E2D79" w:rsidP="0057725A">
            <w:pPr>
              <w:jc w:val="center"/>
              <w:rPr>
                <w:i/>
                <w:color w:val="0070C0"/>
                <w:u w:val="single"/>
              </w:rPr>
            </w:pPr>
            <w:r>
              <w:rPr>
                <w:b/>
              </w:rPr>
              <w:t>P Value</w:t>
            </w:r>
            <w:r w:rsidRPr="000F3395">
              <w:rPr>
                <w:b/>
              </w:rPr>
              <w:t>(4 bytes)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 w:rsidP="0057725A">
            <w:pPr>
              <w:jc w:val="center"/>
              <w:rPr>
                <w:b/>
              </w:rPr>
            </w:pPr>
            <w:r>
              <w:rPr>
                <w:b/>
              </w:rPr>
              <w:t>Point1_Pressure</w:t>
            </w:r>
            <w:r w:rsidRPr="000F3395">
              <w:rPr>
                <w:b/>
              </w:rPr>
              <w:t>(4 bytes)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 w:rsidP="0057725A">
            <w:pPr>
              <w:jc w:val="center"/>
              <w:rPr>
                <w:b/>
              </w:rPr>
            </w:pPr>
            <w:r>
              <w:rPr>
                <w:b/>
              </w:rPr>
              <w:t>Point1_Pressure_ADC</w:t>
            </w:r>
            <w:r w:rsidRPr="000F3395">
              <w:rPr>
                <w:b/>
              </w:rPr>
              <w:t>(4 bytes)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 w:rsidP="0057725A">
            <w:pPr>
              <w:jc w:val="center"/>
              <w:rPr>
                <w:b/>
              </w:rPr>
            </w:pPr>
            <w:r>
              <w:rPr>
                <w:b/>
              </w:rPr>
              <w:t>……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>
            <w:pPr>
              <w:jc w:val="center"/>
              <w:rPr>
                <w:b/>
              </w:rPr>
            </w:pPr>
            <w:r>
              <w:rPr>
                <w:b/>
              </w:rPr>
              <w:t>Point</w:t>
            </w:r>
            <w:r w:rsidR="00C4724E">
              <w:rPr>
                <w:b/>
              </w:rPr>
              <w:t>5</w:t>
            </w:r>
            <w:r>
              <w:rPr>
                <w:b/>
              </w:rPr>
              <w:t>_Pressure</w:t>
            </w:r>
            <w:r w:rsidRPr="000F3395">
              <w:rPr>
                <w:b/>
              </w:rPr>
              <w:t>(4 bytes)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Point</w:t>
            </w:r>
            <w:r w:rsidR="00C4724E">
              <w:rPr>
                <w:b/>
              </w:rPr>
              <w:t>5</w:t>
            </w:r>
            <w:r>
              <w:rPr>
                <w:b/>
              </w:rPr>
              <w:t>_Pressure_ADC</w:t>
            </w:r>
            <w:r w:rsidRPr="000F3395">
              <w:rPr>
                <w:b/>
              </w:rPr>
              <w:t>(4 bytes)</w:t>
            </w:r>
          </w:p>
        </w:tc>
      </w:tr>
      <w:tr w:rsidR="009E2D79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D79" w:rsidRDefault="009E2D79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k</w:t>
            </w:r>
            <w:r w:rsidR="005D4462">
              <w:rPr>
                <w:b/>
              </w:rPr>
              <w:t>_1</w:t>
            </w:r>
            <w:r w:rsidRPr="000F3395">
              <w:rPr>
                <w:b/>
              </w:rPr>
              <w:t>(4 bytes)</w:t>
            </w:r>
          </w:p>
        </w:tc>
      </w:tr>
      <w:tr w:rsidR="00105D6D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D6D" w:rsidRDefault="00105D6D" w:rsidP="009E2D79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b</w:t>
            </w:r>
            <w:r w:rsidR="005D4462">
              <w:rPr>
                <w:b/>
              </w:rPr>
              <w:t>_1</w:t>
            </w:r>
            <w:r w:rsidRPr="000F3395">
              <w:rPr>
                <w:b/>
              </w:rPr>
              <w:t>(4 bytes)</w:t>
            </w:r>
          </w:p>
        </w:tc>
      </w:tr>
      <w:tr w:rsidR="005D4462" w:rsidTr="004D6837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462" w:rsidRDefault="005D4462" w:rsidP="009E2D79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5D4462" w:rsidTr="0041109D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462" w:rsidRDefault="005D4462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k_</w:t>
            </w:r>
            <w:r w:rsidR="00C4724E">
              <w:rPr>
                <w:b/>
              </w:rPr>
              <w:t>4</w:t>
            </w:r>
            <w:r w:rsidRPr="000F3395">
              <w:rPr>
                <w:b/>
              </w:rPr>
              <w:t>(4 bytes)</w:t>
            </w:r>
          </w:p>
        </w:tc>
      </w:tr>
      <w:tr w:rsidR="005D4462" w:rsidTr="0041109D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462" w:rsidRDefault="005D4462">
            <w:pPr>
              <w:jc w:val="center"/>
              <w:rPr>
                <w:b/>
              </w:rPr>
            </w:pPr>
            <w:r>
              <w:rPr>
                <w:b/>
              </w:rPr>
              <w:t>Calibration linear Parameter b_</w:t>
            </w:r>
            <w:r w:rsidR="00C4724E">
              <w:rPr>
                <w:b/>
              </w:rPr>
              <w:t>4</w:t>
            </w:r>
            <w:r w:rsidRPr="000F3395">
              <w:rPr>
                <w:b/>
              </w:rPr>
              <w:t>(4 bytes)</w:t>
            </w:r>
          </w:p>
        </w:tc>
      </w:tr>
    </w:tbl>
    <w:p w:rsidR="00145DEF" w:rsidRDefault="00145DEF" w:rsidP="008554A3">
      <w:pPr>
        <w:ind w:firstLine="420"/>
      </w:pPr>
      <w:bookmarkStart w:id="10201" w:name="_Ref528760753"/>
      <w:bookmarkStart w:id="10202" w:name="_Ref1485825"/>
    </w:p>
    <w:p w:rsidR="00145DEF" w:rsidRDefault="00145DEF" w:rsidP="00461B88">
      <w:pPr>
        <w:pStyle w:val="2"/>
        <w:numPr>
          <w:ilvl w:val="1"/>
          <w:numId w:val="5"/>
        </w:numPr>
      </w:pPr>
      <w:bookmarkStart w:id="10203" w:name="_Ref10642167"/>
      <w:r>
        <w:t>GET_TUBE_UNINSTALL_THRESHOLD</w:t>
      </w:r>
      <w:bookmarkEnd w:id="10203"/>
    </w:p>
    <w:p w:rsidR="00145DEF" w:rsidRDefault="00145DEF" w:rsidP="00145DEF">
      <w:pPr>
        <w:ind w:left="420"/>
      </w:pPr>
      <w:r>
        <w:rPr>
          <w:rFonts w:hint="eastAsia"/>
        </w:rPr>
        <w:t>获取管路未安装阈值，命令包含字段如下</w:t>
      </w:r>
      <w:r w:rsidRPr="003945BF">
        <w:rPr>
          <w:rFonts w:hint="eastAsia"/>
        </w:rPr>
        <w:t>：</w:t>
      </w:r>
    </w:p>
    <w:p w:rsidR="00145DEF" w:rsidRDefault="00145DEF" w:rsidP="00145DE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45DEF" w:rsidRDefault="00145DEF" w:rsidP="00145DEF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压力传感器类型</w:t>
      </w:r>
      <w:r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45DEF" w:rsidRPr="00513A48" w:rsidTr="00FA236E">
        <w:tc>
          <w:tcPr>
            <w:tcW w:w="468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17295A" w:rsidRDefault="00145DEF" w:rsidP="00FA236E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45DEF" w:rsidRPr="00513A48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45DEF" w:rsidTr="00FA236E">
        <w:tc>
          <w:tcPr>
            <w:tcW w:w="7792" w:type="dxa"/>
            <w:gridSpan w:val="17"/>
          </w:tcPr>
          <w:p w:rsidR="00145DEF" w:rsidRDefault="00145DEF" w:rsidP="00FA236E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45DEF" w:rsidTr="00FA236E">
        <w:tc>
          <w:tcPr>
            <w:tcW w:w="7792" w:type="dxa"/>
            <w:gridSpan w:val="17"/>
          </w:tcPr>
          <w:p w:rsidR="00145DEF" w:rsidRDefault="00145DEF" w:rsidP="00FA236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1</w:t>
            </w:r>
          </w:p>
        </w:tc>
      </w:tr>
      <w:tr w:rsidR="00145DEF" w:rsidTr="00FA236E">
        <w:tc>
          <w:tcPr>
            <w:tcW w:w="3896" w:type="dxa"/>
            <w:gridSpan w:val="9"/>
          </w:tcPr>
          <w:p w:rsidR="00145DEF" w:rsidRDefault="00145DEF" w:rsidP="00FA236E">
            <w:pPr>
              <w:jc w:val="center"/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204" w:author="Zhang, Carol (MSHA)" w:date="2019-12-11T16:15:00Z">
              <w:r w:rsidR="00B2321A" w:rsidRPr="00B2321A">
                <w:rPr>
                  <w:color w:val="0000FF"/>
                  <w:u w:val="single"/>
                  <w:rPrChange w:id="10205" w:author="Zhang, Carol (MSHA)" w:date="2019-12-11T16:15:00Z">
                    <w:rPr/>
                  </w:rPrChange>
                </w:rPr>
                <w:t>Pressure Sensor Type</w:t>
              </w:r>
            </w:ins>
            <w:del w:id="1020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145DEF" w:rsidRPr="00CB643E" w:rsidRDefault="00145DEF" w:rsidP="00FA236E">
            <w:pPr>
              <w:jc w:val="center"/>
              <w:rPr>
                <w:color w:val="0000FF"/>
                <w:u w:val="single"/>
              </w:rPr>
            </w:pPr>
          </w:p>
        </w:tc>
      </w:tr>
    </w:tbl>
    <w:p w:rsidR="00145DEF" w:rsidRPr="008D2180" w:rsidRDefault="00145DEF" w:rsidP="00145DEF">
      <w:pPr>
        <w:pStyle w:val="a7"/>
        <w:ind w:left="840" w:firstLineChars="0" w:firstLine="0"/>
        <w:rPr>
          <w:b/>
        </w:rPr>
      </w:pPr>
    </w:p>
    <w:p w:rsidR="00145DEF" w:rsidRDefault="00145DEF" w:rsidP="00145DE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45DEF" w:rsidRDefault="00145DEF" w:rsidP="00145DEF">
      <w:pPr>
        <w:ind w:left="420" w:firstLine="420"/>
      </w:pPr>
      <w:r>
        <w:rPr>
          <w:rFonts w:hint="eastAsia"/>
        </w:rPr>
        <w:t>泵端返回一个自定义数据字段</w:t>
      </w:r>
      <w:r>
        <w:rPr>
          <w:rFonts w:hint="eastAsia"/>
        </w:rPr>
        <w:t>,</w:t>
      </w:r>
      <w:r>
        <w:rPr>
          <w:rFonts w:hint="eastAsia"/>
        </w:rPr>
        <w:t>包含压力传感器类型</w:t>
      </w:r>
      <w:r>
        <w:rPr>
          <w:rFonts w:hint="eastAsia"/>
        </w:rPr>
        <w:t xml:space="preserve">, </w:t>
      </w:r>
      <w:r>
        <w:rPr>
          <w:rFonts w:hint="eastAsia"/>
        </w:rPr>
        <w:t>管路未安装</w:t>
      </w:r>
      <w:r w:rsidR="00F84701">
        <w:rPr>
          <w:rFonts w:hint="eastAsia"/>
        </w:rPr>
        <w:t>上下</w:t>
      </w:r>
      <w:r>
        <w:rPr>
          <w:rFonts w:hint="eastAsia"/>
        </w:rPr>
        <w:t>阈值</w:t>
      </w:r>
      <w:r>
        <w:rPr>
          <w:rFonts w:hint="eastAsia"/>
        </w:rPr>
        <w:t>(</w:t>
      </w:r>
      <w:r w:rsidR="0085534C">
        <w:rPr>
          <w:rFonts w:hint="eastAsia"/>
        </w:rPr>
        <w:t>ushort</w:t>
      </w:r>
      <w:r>
        <w:rPr>
          <w:rFonts w:hint="eastAsia"/>
        </w:rPr>
        <w:t>,</w:t>
      </w:r>
      <w:r w:rsidR="0085534C">
        <w:rPr>
          <w:rFonts w:hint="eastAsia"/>
        </w:rPr>
        <w:t xml:space="preserve"> ADC</w:t>
      </w:r>
      <w:r w:rsidR="0085534C">
        <w:rPr>
          <w:rFonts w:hint="eastAsia"/>
        </w:rPr>
        <w:t>值</w:t>
      </w:r>
      <w:r>
        <w:rPr>
          <w:rFonts w:hint="eastAsia"/>
        </w:rPr>
        <w:t>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145DEF" w:rsidTr="00FA236E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145DEF" w:rsidRDefault="00145DEF" w:rsidP="00FA23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145DEF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DEF" w:rsidRDefault="00145DEF" w:rsidP="00FA236E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145DEF" w:rsidTr="00FA236E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DEF" w:rsidRDefault="00844A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145DEF">
              <w:rPr>
                <w:b/>
              </w:rPr>
              <w:t>0x00</w:t>
            </w:r>
            <w:r w:rsidR="00360A77">
              <w:rPr>
                <w:b/>
              </w:rPr>
              <w:t>0</w:t>
            </w:r>
            <w:r w:rsidR="0085534C">
              <w:rPr>
                <w:rFonts w:hint="eastAsia"/>
                <w:b/>
              </w:rPr>
              <w:t>5</w:t>
            </w:r>
          </w:p>
        </w:tc>
      </w:tr>
      <w:tr w:rsidR="00145DEF" w:rsidTr="00FA236E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DEF" w:rsidRDefault="00145DEF" w:rsidP="00FA236E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207" w:author="Zhang, Carol (MSHA)" w:date="2019-12-11T16:15:00Z">
              <w:r w:rsidR="00B2321A" w:rsidRPr="00B2321A">
                <w:rPr>
                  <w:color w:val="0000FF"/>
                  <w:u w:val="single"/>
                  <w:rPrChange w:id="10208" w:author="Zhang, Carol (MSHA)" w:date="2019-12-11T16:15:00Z">
                    <w:rPr/>
                  </w:rPrChange>
                </w:rPr>
                <w:t>Pressure Sensor Type</w:t>
              </w:r>
            </w:ins>
            <w:del w:id="1020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DEF" w:rsidRDefault="00062B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Low</w:t>
            </w:r>
            <w:r w:rsidR="00F84701">
              <w:rPr>
                <w:rFonts w:hint="eastAsia"/>
                <w:b/>
              </w:rPr>
              <w:t xml:space="preserve"> </w:t>
            </w:r>
            <w:r w:rsidR="00145DEF">
              <w:rPr>
                <w:b/>
              </w:rPr>
              <w:t>Threshold</w:t>
            </w:r>
            <w:r w:rsidR="00145DEF" w:rsidRPr="000F3395">
              <w:rPr>
                <w:b/>
              </w:rPr>
              <w:t>(byte</w:t>
            </w:r>
            <w:r w:rsidR="00F84701">
              <w:rPr>
                <w:rFonts w:hint="eastAsia"/>
                <w:b/>
              </w:rPr>
              <w:t xml:space="preserve"> 1</w:t>
            </w:r>
            <w:r w:rsidR="00145DEF" w:rsidRPr="000F3395">
              <w:rPr>
                <w:b/>
              </w:rPr>
              <w:t>)</w:t>
            </w:r>
          </w:p>
        </w:tc>
      </w:tr>
      <w:tr w:rsidR="00F84701" w:rsidTr="00FA236E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701" w:rsidRDefault="0085534C" w:rsidP="00FA236E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Low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2</w:t>
            </w:r>
            <w:r w:rsidRPr="000F3395">
              <w:rPr>
                <w:b/>
              </w:rPr>
              <w:t>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701" w:rsidRDefault="008553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Upper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1</w:t>
            </w:r>
            <w:r w:rsidRPr="000F3395">
              <w:rPr>
                <w:b/>
              </w:rPr>
              <w:t>)</w:t>
            </w:r>
          </w:p>
        </w:tc>
      </w:tr>
      <w:tr w:rsidR="00F84701" w:rsidTr="00FA236E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701" w:rsidRDefault="0085534C" w:rsidP="00F84701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Upper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2</w:t>
            </w:r>
            <w:r w:rsidRPr="000F3395">
              <w:rPr>
                <w:b/>
              </w:rPr>
              <w:t>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701" w:rsidRDefault="00F84701" w:rsidP="00F84701">
            <w:pPr>
              <w:jc w:val="center"/>
              <w:rPr>
                <w:b/>
              </w:rPr>
            </w:pPr>
          </w:p>
        </w:tc>
      </w:tr>
    </w:tbl>
    <w:p w:rsidR="00145DEF" w:rsidRDefault="00145DEF" w:rsidP="00145DEF">
      <w:pPr>
        <w:ind w:firstLine="420"/>
      </w:pPr>
    </w:p>
    <w:p w:rsidR="00145DEF" w:rsidRDefault="00145DEF" w:rsidP="008554A3">
      <w:pPr>
        <w:ind w:firstLine="420"/>
      </w:pPr>
    </w:p>
    <w:p w:rsidR="00FA236E" w:rsidRDefault="00FA236E" w:rsidP="00461B88">
      <w:pPr>
        <w:pStyle w:val="2"/>
        <w:numPr>
          <w:ilvl w:val="1"/>
          <w:numId w:val="5"/>
        </w:numPr>
      </w:pPr>
      <w:bookmarkStart w:id="10210" w:name="_Ref10642176"/>
      <w:r w:rsidRPr="00FA236E">
        <w:t>GET_OCCLUSION_</w:t>
      </w:r>
      <w:r>
        <w:rPr>
          <w:rFonts w:hint="eastAsia"/>
        </w:rPr>
        <w:t>ROLLBACK</w:t>
      </w:r>
      <w:r>
        <w:t>_VOLUME</w:t>
      </w:r>
      <w:bookmarkEnd w:id="10210"/>
    </w:p>
    <w:p w:rsidR="00FA236E" w:rsidRPr="003945BF" w:rsidRDefault="00FA236E" w:rsidP="00FA236E">
      <w:pPr>
        <w:ind w:firstLine="420"/>
      </w:pPr>
      <w:r>
        <w:rPr>
          <w:rFonts w:hint="eastAsia"/>
        </w:rPr>
        <w:t>获取阻塞反转量</w:t>
      </w:r>
      <w:r w:rsidRPr="003945BF">
        <w:rPr>
          <w:rFonts w:hint="eastAsia"/>
        </w:rPr>
        <w:t>：</w:t>
      </w:r>
    </w:p>
    <w:p w:rsidR="00FA236E" w:rsidRDefault="00FA236E" w:rsidP="00FA236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A236E" w:rsidRDefault="00FA236E" w:rsidP="00FA236E">
      <w:pPr>
        <w:pStyle w:val="a7"/>
        <w:ind w:left="840" w:firstLineChars="0" w:firstLine="0"/>
      </w:pPr>
      <w:r w:rsidRPr="00C07149">
        <w:rPr>
          <w:rFonts w:hint="eastAsia"/>
        </w:rPr>
        <w:t>向泵端发送一个</w:t>
      </w:r>
      <w:r w:rsidRPr="00C07149">
        <w:rPr>
          <w:rFonts w:hint="eastAsia"/>
        </w:rPr>
        <w:t>Payload length</w:t>
      </w:r>
      <w:r w:rsidRPr="00C07149">
        <w:rPr>
          <w:rFonts w:hint="eastAsia"/>
        </w:rPr>
        <w:t>为</w:t>
      </w:r>
      <w:r w:rsidRPr="00C07149">
        <w:rPr>
          <w:rFonts w:hint="eastAsia"/>
        </w:rPr>
        <w:t>0</w:t>
      </w:r>
      <w:r w:rsidRPr="00C07149">
        <w:rPr>
          <w:rFonts w:hint="eastAsia"/>
        </w:rPr>
        <w:t>的空数据</w:t>
      </w:r>
      <w:r w:rsidRPr="00C07149">
        <w:rPr>
          <w:rFonts w:hint="eastAsia"/>
        </w:rPr>
        <w:t>.</w:t>
      </w:r>
    </w:p>
    <w:p w:rsidR="00FA236E" w:rsidRDefault="00FA236E" w:rsidP="00FA236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D7A0A" w:rsidRDefault="00FA236E" w:rsidP="00461B88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CD7A0A">
        <w:rPr>
          <w:rFonts w:hint="eastAsia"/>
        </w:rPr>
        <w:t>泵端返回一个自定义数据字段</w:t>
      </w:r>
      <w:r w:rsidR="00CD7A0A">
        <w:rPr>
          <w:rFonts w:hint="eastAsia"/>
        </w:rPr>
        <w:t>,</w:t>
      </w:r>
      <w:r w:rsidR="00CD7A0A">
        <w:rPr>
          <w:rFonts w:hint="eastAsia"/>
        </w:rPr>
        <w:t>包含各阻塞等级的阻塞反转量</w:t>
      </w:r>
      <w:r w:rsidR="00CD7A0A">
        <w:rPr>
          <w:rFonts w:hint="eastAsia"/>
        </w:rPr>
        <w:t>(float,</w:t>
      </w:r>
      <w:r w:rsidR="00CD7A0A">
        <w:rPr>
          <w:rFonts w:hint="eastAsia"/>
        </w:rPr>
        <w:t>单位</w:t>
      </w:r>
      <w:r w:rsidR="00CD7A0A">
        <w:rPr>
          <w:rFonts w:hint="eastAsia"/>
        </w:rPr>
        <w:t>:mL)</w:t>
      </w:r>
      <w:r w:rsidR="00CD7A0A"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CD7A0A" w:rsidTr="00775F6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CD7A0A" w:rsidRDefault="00CD7A0A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D7A0A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A0A" w:rsidRDefault="00CD7A0A" w:rsidP="00775F65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CD7A0A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A0A" w:rsidRDefault="00CD7A0A" w:rsidP="00775F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?</w:t>
            </w:r>
          </w:p>
        </w:tc>
      </w:tr>
      <w:tr w:rsidR="00CD7A0A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A0A" w:rsidRDefault="00CD7A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 xml:space="preserve">Leve </w:t>
            </w:r>
            <w:r>
              <w:rPr>
                <w:rFonts w:hint="eastAsia"/>
                <w:b/>
              </w:rPr>
              <w:t>1</w:t>
            </w:r>
            <w:r w:rsidR="00F113C6">
              <w:rPr>
                <w:b/>
              </w:rPr>
              <w:t xml:space="preserve"> Rollback Volume</w:t>
            </w:r>
            <w:r>
              <w:rPr>
                <w:b/>
              </w:rPr>
              <w:t>(4 byte)</w:t>
            </w:r>
          </w:p>
        </w:tc>
      </w:tr>
      <w:tr w:rsidR="00775F65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F65" w:rsidRDefault="00775F6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……</w:t>
            </w:r>
          </w:p>
        </w:tc>
      </w:tr>
      <w:tr w:rsidR="00CD7A0A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A0A" w:rsidRDefault="00CD7A0A" w:rsidP="00775F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 xml:space="preserve">Leve N </w:t>
            </w:r>
            <w:r w:rsidR="00E67E87">
              <w:rPr>
                <w:b/>
              </w:rPr>
              <w:t>Roll</w:t>
            </w:r>
            <w:r w:rsidR="00F113C6">
              <w:rPr>
                <w:b/>
              </w:rPr>
              <w:t xml:space="preserve">back Volume </w:t>
            </w:r>
            <w:r>
              <w:rPr>
                <w:b/>
              </w:rPr>
              <w:t>(4 byte)</w:t>
            </w:r>
          </w:p>
        </w:tc>
      </w:tr>
    </w:tbl>
    <w:p w:rsidR="00FA236E" w:rsidRDefault="00FA236E" w:rsidP="008554A3">
      <w:pPr>
        <w:ind w:firstLine="420"/>
      </w:pPr>
    </w:p>
    <w:p w:rsidR="00A30593" w:rsidRDefault="00A30593" w:rsidP="00461B88">
      <w:pPr>
        <w:pStyle w:val="2"/>
        <w:numPr>
          <w:ilvl w:val="1"/>
          <w:numId w:val="5"/>
        </w:numPr>
      </w:pPr>
      <w:bookmarkStart w:id="10211" w:name="_Ref1486190"/>
      <w:r w:rsidRPr="00A30593">
        <w:t>RESET_SPI_FLASH_DATA</w:t>
      </w:r>
      <w:bookmarkEnd w:id="10211"/>
    </w:p>
    <w:bookmarkEnd w:id="10188"/>
    <w:bookmarkEnd w:id="10201"/>
    <w:bookmarkEnd w:id="10202"/>
    <w:p w:rsidR="008554A3" w:rsidRPr="003945BF" w:rsidRDefault="008554A3" w:rsidP="008554A3">
      <w:pPr>
        <w:ind w:firstLine="420"/>
      </w:pPr>
      <w:r w:rsidRPr="003945BF">
        <w:rPr>
          <w:rFonts w:hint="eastAsia"/>
        </w:rPr>
        <w:t>重置</w:t>
      </w:r>
      <w:r w:rsidRPr="003945BF">
        <w:rPr>
          <w:rFonts w:hint="eastAsia"/>
        </w:rPr>
        <w:t xml:space="preserve">SPI flash </w:t>
      </w:r>
      <w:r w:rsidRPr="003945BF">
        <w:rPr>
          <w:rFonts w:hint="eastAsia"/>
        </w:rPr>
        <w:t>数据：</w:t>
      </w:r>
    </w:p>
    <w:p w:rsidR="008554A3" w:rsidRDefault="008554A3" w:rsidP="008554A3">
      <w:pPr>
        <w:pStyle w:val="a7"/>
        <w:numPr>
          <w:ilvl w:val="0"/>
          <w:numId w:val="1"/>
        </w:numPr>
        <w:ind w:firstLineChars="0"/>
      </w:pPr>
      <w:r>
        <w:t>Request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8554A3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4A3" w:rsidRDefault="008554A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4A3" w:rsidRDefault="008554A3" w:rsidP="006A6C10">
            <w:pPr>
              <w:jc w:val="center"/>
              <w:rPr>
                <w:b/>
              </w:rPr>
            </w:pPr>
            <w:r>
              <w:rPr>
                <w:b/>
              </w:rPr>
              <w:t>0x0004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4A3" w:rsidRPr="00D06576" w:rsidRDefault="00482D80" w:rsidP="006A6C10">
            <w:pPr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 w:rsidRPr="00482D80">
              <w:rPr>
                <w:color w:val="0000FF"/>
                <w:u w:val="single"/>
              </w:rPr>
              <w:instrText xml:space="preserve"> REF _Ref484183858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212" w:author="Zhang, Carol (MSHA)" w:date="2019-12-11T16:15:00Z">
              <w:r w:rsidR="00B2321A" w:rsidRPr="00B2321A">
                <w:rPr>
                  <w:color w:val="0000FF"/>
                  <w:u w:val="single"/>
                  <w:rPrChange w:id="10213" w:author="Zhang, Carol (MSHA)" w:date="2019-12-11T16:15:00Z">
                    <w:rPr/>
                  </w:rPrChange>
                </w:rPr>
                <w:t>Reset Command in SPI Flash</w:t>
              </w:r>
            </w:ins>
            <w:del w:id="10214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Reset Command in SPI Flash</w:delText>
              </w:r>
            </w:del>
            <w:r>
              <w:rPr>
                <w:color w:val="0000FF"/>
                <w:u w:val="single"/>
              </w:rPr>
              <w:fldChar w:fldCharType="end"/>
            </w:r>
            <w:r w:rsidRPr="00154DEF">
              <w:rPr>
                <w:b/>
              </w:rPr>
              <w:t xml:space="preserve"> </w:t>
            </w:r>
            <w:r w:rsidR="008554A3" w:rsidRPr="00154DEF">
              <w:rPr>
                <w:b/>
              </w:rPr>
              <w:t>(4 byte)</w:t>
            </w:r>
          </w:p>
        </w:tc>
      </w:tr>
    </w:tbl>
    <w:p w:rsidR="008554A3" w:rsidRDefault="008554A3" w:rsidP="008554A3">
      <w:pPr>
        <w:pStyle w:val="a7"/>
        <w:ind w:left="840" w:firstLineChars="0" w:firstLine="0"/>
      </w:pPr>
    </w:p>
    <w:p w:rsidR="008554A3" w:rsidRDefault="008554A3" w:rsidP="008554A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554A3" w:rsidRDefault="008554A3" w:rsidP="001604C4">
      <w:pPr>
        <w:ind w:firstLine="420"/>
      </w:pPr>
      <w:r>
        <w:rPr>
          <w:rFonts w:hint="eastAsia"/>
        </w:rPr>
        <w:t>正常返回：泵端返回一个空的数据包。</w:t>
      </w:r>
    </w:p>
    <w:p w:rsidR="008554A3" w:rsidRPr="00154DEF" w:rsidRDefault="008554A3" w:rsidP="008554A3"/>
    <w:p w:rsidR="008554A3" w:rsidRDefault="008554A3" w:rsidP="008554A3">
      <w:pPr>
        <w:pStyle w:val="2"/>
        <w:numPr>
          <w:ilvl w:val="1"/>
          <w:numId w:val="5"/>
        </w:numPr>
      </w:pPr>
      <w:bookmarkStart w:id="10215" w:name="_Ref484184896"/>
      <w:r>
        <w:t>S</w:t>
      </w:r>
      <w:r>
        <w:rPr>
          <w:rFonts w:hint="eastAsia"/>
        </w:rPr>
        <w:t>ET</w:t>
      </w:r>
      <w:r w:rsidRPr="00BD3ECD">
        <w:t>_OCCULSION</w:t>
      </w:r>
      <w:r>
        <w:rPr>
          <w:rFonts w:hint="eastAsia"/>
        </w:rPr>
        <w:t>_</w:t>
      </w:r>
      <w:r w:rsidRPr="00BD3ECD">
        <w:t>PRESSURE</w:t>
      </w:r>
      <w:r>
        <w:rPr>
          <w:rFonts w:hint="eastAsia"/>
        </w:rPr>
        <w:t>_</w:t>
      </w:r>
      <w:r w:rsidRPr="00BD3ECD">
        <w:t>THRESHOLD</w:t>
      </w:r>
      <w:bookmarkEnd w:id="10215"/>
    </w:p>
    <w:p w:rsidR="008554A3" w:rsidRPr="003945BF" w:rsidRDefault="008554A3" w:rsidP="008554A3">
      <w:pPr>
        <w:ind w:firstLine="420"/>
      </w:pPr>
      <w:r>
        <w:rPr>
          <w:rFonts w:hint="eastAsia"/>
        </w:rPr>
        <w:t>设置压力档阀值</w:t>
      </w:r>
      <w:r w:rsidRPr="003945BF">
        <w:rPr>
          <w:rFonts w:hint="eastAsia"/>
        </w:rPr>
        <w:t>：</w:t>
      </w:r>
    </w:p>
    <w:p w:rsidR="008554A3" w:rsidRDefault="008554A3" w:rsidP="008554A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554A3" w:rsidRPr="00845A71" w:rsidRDefault="008554A3" w:rsidP="008554A3">
      <w:pPr>
        <w:pStyle w:val="a7"/>
        <w:numPr>
          <w:ilvl w:val="0"/>
          <w:numId w:val="39"/>
        </w:numPr>
        <w:ind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 w:rsidRPr="008A7471">
        <w:rPr>
          <w:color w:val="0000FF"/>
          <w:u w:val="single"/>
        </w:rPr>
        <w:instrText xml:space="preserve"> REF _Ref464717784 \h </w:instrText>
      </w:r>
      <w:r>
        <w:rPr>
          <w:color w:val="0000FF"/>
          <w:u w:val="single"/>
        </w:rPr>
        <w:instrText xml:space="preserve">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10216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217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218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>
        <w:rPr>
          <w:color w:val="0000FF"/>
          <w:u w:val="single"/>
        </w:rPr>
        <w:fldChar w:fldCharType="end"/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8554A3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554A3" w:rsidRDefault="008554A3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4A3" w:rsidRDefault="008554A3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4A3" w:rsidRDefault="008554A3" w:rsidP="006A6C10">
            <w:pPr>
              <w:jc w:val="center"/>
              <w:rPr>
                <w:b/>
              </w:rPr>
            </w:pPr>
            <w:r>
              <w:rPr>
                <w:b/>
              </w:rPr>
              <w:t>0x000?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A3" w:rsidRPr="00BD3ECD" w:rsidRDefault="008554A3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>1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(2 bytes)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A3" w:rsidRPr="00A6448F" w:rsidRDefault="008554A3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 xml:space="preserve">2 </w:t>
            </w:r>
            <w:r w:rsidRPr="00A6448F">
              <w:rPr>
                <w:b/>
              </w:rPr>
              <w:t>threshold value</w:t>
            </w:r>
            <w:r>
              <w:rPr>
                <w:b/>
              </w:rPr>
              <w:t>(2 bytes)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A3" w:rsidRPr="00A6448F" w:rsidRDefault="008554A3" w:rsidP="006A6C10">
            <w:pPr>
              <w:jc w:val="center"/>
              <w:rPr>
                <w:b/>
              </w:rPr>
            </w:pPr>
            <w:r w:rsidRPr="00A6448F">
              <w:rPr>
                <w:b/>
              </w:rPr>
              <w:t>Level</w:t>
            </w:r>
            <w:r>
              <w:rPr>
                <w:b/>
              </w:rPr>
              <w:t>3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(2 bytes)</w:t>
            </w:r>
          </w:p>
        </w:tc>
      </w:tr>
      <w:tr w:rsidR="008554A3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A3" w:rsidRPr="00A6448F" w:rsidRDefault="008554A3" w:rsidP="006A6C10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</w:tr>
    </w:tbl>
    <w:p w:rsidR="008554A3" w:rsidRDefault="008554A3" w:rsidP="008554A3"/>
    <w:p w:rsidR="008554A3" w:rsidRDefault="008554A3" w:rsidP="008554A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554A3" w:rsidRPr="00A16D0F" w:rsidRDefault="008554A3" w:rsidP="008554A3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E7106B" w:rsidRDefault="00E7106B" w:rsidP="008C4527"/>
    <w:p w:rsidR="00AD6003" w:rsidRDefault="00AD6003" w:rsidP="00AD6003">
      <w:pPr>
        <w:pStyle w:val="2"/>
        <w:numPr>
          <w:ilvl w:val="1"/>
          <w:numId w:val="5"/>
        </w:numPr>
      </w:pPr>
      <w:bookmarkStart w:id="10219" w:name="_Ref485890550"/>
      <w:r>
        <w:t>S</w:t>
      </w:r>
      <w:r>
        <w:rPr>
          <w:rFonts w:hint="eastAsia"/>
        </w:rPr>
        <w:t>ET</w:t>
      </w:r>
      <w:r w:rsidRPr="00BD3ECD">
        <w:t>_</w:t>
      </w:r>
      <w:r w:rsidRPr="007B3252">
        <w:t>SYRINGE_DATA</w:t>
      </w:r>
      <w:bookmarkEnd w:id="10219"/>
    </w:p>
    <w:p w:rsidR="00F479F2" w:rsidRDefault="00F479F2" w:rsidP="00F479F2">
      <w:pPr>
        <w:pStyle w:val="a7"/>
        <w:numPr>
          <w:ilvl w:val="0"/>
          <w:numId w:val="1"/>
        </w:numPr>
        <w:ind w:firstLineChars="0"/>
      </w:pPr>
      <w:r>
        <w:t>Request</w:t>
      </w:r>
      <w:r>
        <w:rPr>
          <w:rFonts w:hint="eastAsia"/>
        </w:rPr>
        <w:t>，</w:t>
      </w:r>
    </w:p>
    <w:p w:rsidR="00AD6003" w:rsidRPr="003945BF" w:rsidRDefault="00F479F2" w:rsidP="00AD6003">
      <w:pPr>
        <w:ind w:firstLine="420"/>
      </w:pPr>
      <w:r w:rsidRPr="00C07149">
        <w:rPr>
          <w:rFonts w:hint="eastAsia"/>
        </w:rPr>
        <w:t>向泵端发送一个</w:t>
      </w:r>
      <w:r>
        <w:rPr>
          <w:color w:val="0000FF"/>
          <w:u w:val="single"/>
        </w:rPr>
        <w:fldChar w:fldCharType="begin"/>
      </w:r>
      <w:r w:rsidRPr="008A7471">
        <w:rPr>
          <w:color w:val="0000FF"/>
          <w:u w:val="single"/>
        </w:rPr>
        <w:instrText xml:space="preserve"> REF _Ref464717784 \h </w:instrText>
      </w:r>
      <w:r>
        <w:rPr>
          <w:color w:val="0000FF"/>
          <w:u w:val="single"/>
        </w:rPr>
        <w:instrText xml:space="preserve"> \* MERGEFORMAT 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ins w:id="10220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221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222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>
        <w:rPr>
          <w:color w:val="0000FF"/>
          <w:u w:val="single"/>
        </w:rPr>
        <w:fldChar w:fldCharType="end"/>
      </w:r>
      <w:r w:rsidRPr="00F479F2">
        <w:rPr>
          <w:rFonts w:hint="eastAsia"/>
        </w:rPr>
        <w:t>，包含品牌，尺寸和</w:t>
      </w:r>
      <w:r>
        <w:rPr>
          <w:rFonts w:hint="eastAsia"/>
        </w:rPr>
        <w:t>注射器数据</w:t>
      </w:r>
      <w:r w:rsidR="00AD6003" w:rsidRPr="003945BF">
        <w:rPr>
          <w:rFonts w:hint="eastAsia"/>
        </w:rPr>
        <w:t>：</w:t>
      </w:r>
    </w:p>
    <w:tbl>
      <w:tblPr>
        <w:tblStyle w:val="a5"/>
        <w:tblW w:w="7992" w:type="dxa"/>
        <w:jc w:val="center"/>
        <w:tblLook w:val="04A0" w:firstRow="1" w:lastRow="0" w:firstColumn="1" w:lastColumn="0" w:noHBand="0" w:noVBand="1"/>
      </w:tblPr>
      <w:tblGrid>
        <w:gridCol w:w="3828"/>
        <w:gridCol w:w="4164"/>
      </w:tblGrid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t>字段</w:t>
            </w:r>
            <w:r>
              <w:rPr>
                <w:rFonts w:hint="eastAsia"/>
              </w:rPr>
              <w:t>头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2C</w:t>
            </w:r>
          </w:p>
        </w:tc>
      </w:tr>
      <w:tr w:rsidR="00F479F2" w:rsidRPr="00FC61D1" w:rsidTr="00F479F2">
        <w:trPr>
          <w:jc w:val="center"/>
        </w:trPr>
        <w:tc>
          <w:tcPr>
            <w:tcW w:w="3828" w:type="dxa"/>
          </w:tcPr>
          <w:p w:rsidR="00F479F2" w:rsidRPr="00CB643E" w:rsidRDefault="00F479F2" w:rsidP="002933A8">
            <w:pPr>
              <w:jc w:val="center"/>
              <w:rPr>
                <w:color w:val="0000FF"/>
                <w:u w:val="single"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223" w:author="Zhang, Carol (MSHA)" w:date="2019-12-11T16:15:00Z">
              <w:r w:rsidR="00B2321A" w:rsidRPr="00B2321A">
                <w:rPr>
                  <w:color w:val="0000FF"/>
                  <w:u w:val="single"/>
                  <w:rPrChange w:id="10224" w:author="Zhang, Carol (MSHA)" w:date="2019-12-11T16:15:00Z">
                    <w:rPr/>
                  </w:rPrChange>
                </w:rPr>
                <w:t>Brand</w:t>
              </w:r>
            </w:ins>
            <w:del w:id="1022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4164" w:type="dxa"/>
          </w:tcPr>
          <w:p w:rsidR="00F479F2" w:rsidRPr="00CB643E" w:rsidRDefault="00F479F2" w:rsidP="00F479F2">
            <w:pPr>
              <w:jc w:val="center"/>
              <w:rPr>
                <w:color w:val="0000FF"/>
                <w:u w:val="single"/>
              </w:rPr>
            </w:pPr>
            <w:r w:rsidRPr="00F479F2">
              <w:rPr>
                <w:b/>
              </w:rPr>
              <w:t>Size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external_diameter_min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external_diameter_max</w:t>
            </w:r>
            <w:r>
              <w:rPr>
                <w:rFonts w:hint="eastAsia"/>
                <w:b/>
              </w:rPr>
              <w:t>,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capacity_length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 xml:space="preserve">    flange_plunger_length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>sectional_area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</w:t>
            </w:r>
            <w:r w:rsidR="000A0E7F">
              <w:rPr>
                <w:b/>
              </w:rPr>
              <w:t>0</w:t>
            </w:r>
            <w:r w:rsidRPr="007B3252">
              <w:rPr>
                <w:b/>
              </w:rPr>
              <w:t>01mm</w:t>
            </w:r>
            <w:r w:rsidR="000A0E7F">
              <w:rPr>
                <w:b/>
              </w:rPr>
              <w:t>^2</w:t>
            </w:r>
            <w:r>
              <w:rPr>
                <w:b/>
              </w:rPr>
              <w:t xml:space="preserve"> 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230551">
              <w:rPr>
                <w:b/>
              </w:rPr>
              <w:t>pressure reverse volume</w:t>
            </w:r>
            <w:r>
              <w:rPr>
                <w:b/>
              </w:rPr>
              <w:t xml:space="preserve"> 1</w:t>
            </w:r>
            <w:r w:rsidRPr="00230551">
              <w:rPr>
                <w:b/>
              </w:rPr>
              <w:t xml:space="preserve">;unit:0.001mL </w:t>
            </w:r>
            <w:r>
              <w:rPr>
                <w:b/>
              </w:rPr>
              <w:t xml:space="preserve">(2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un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2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3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4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Default="00F479F2" w:rsidP="002933A8">
            <w:pPr>
              <w:jc w:val="center"/>
            </w:pPr>
            <w:r w:rsidRPr="005F0C1F">
              <w:rPr>
                <w:b/>
              </w:rPr>
              <w:t xml:space="preserve">pressure reverse volume </w:t>
            </w:r>
            <w:r>
              <w:rPr>
                <w:b/>
              </w:rPr>
              <w:t>5</w:t>
            </w:r>
            <w:r w:rsidRPr="005F0C1F">
              <w:rPr>
                <w:b/>
              </w:rPr>
              <w:t>;unit:0.001mL (2 bytes</w:t>
            </w:r>
            <w:r w:rsidRPr="005F0C1F">
              <w:rPr>
                <w:rFonts w:hint="eastAsia"/>
                <w:b/>
              </w:rPr>
              <w:t>,</w:t>
            </w:r>
            <w:r w:rsidRPr="005F0C1F">
              <w:rPr>
                <w:b/>
              </w:rPr>
              <w:t xml:space="preserve"> un</w:t>
            </w:r>
            <w:r w:rsidRPr="005F0C1F">
              <w:rPr>
                <w:rFonts w:hint="eastAsia"/>
                <w:b/>
              </w:rPr>
              <w:t>signed</w:t>
            </w:r>
            <w:r w:rsidRPr="005F0C1F"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B3252">
              <w:rPr>
                <w:b/>
              </w:rPr>
              <w:t xml:space="preserve">    is_for_neonate</w:t>
            </w:r>
            <w:r>
              <w:rPr>
                <w:rFonts w:hint="eastAsia"/>
                <w:b/>
              </w:rPr>
              <w:t xml:space="preserve">, </w:t>
            </w:r>
            <w:r w:rsidRPr="007B3252">
              <w:rPr>
                <w:b/>
              </w:rPr>
              <w:t>unit: 0.01mm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friction_weight</w:t>
            </w:r>
            <w:r>
              <w:rPr>
                <w:rFonts w:hint="eastAsia"/>
                <w:b/>
              </w:rPr>
              <w:t>,</w:t>
            </w:r>
            <w:r>
              <w:t xml:space="preserve"> </w:t>
            </w:r>
            <w:r w:rsidRPr="00776ACF">
              <w:rPr>
                <w:b/>
              </w:rPr>
              <w:t>unit:g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B3252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factor_for_P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76ACF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factor_of_sectional_area_for_low_speed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  <w:tr w:rsidR="00F479F2" w:rsidTr="002933A8">
        <w:trPr>
          <w:jc w:val="center"/>
        </w:trPr>
        <w:tc>
          <w:tcPr>
            <w:tcW w:w="7992" w:type="dxa"/>
            <w:gridSpan w:val="2"/>
          </w:tcPr>
          <w:p w:rsidR="00F479F2" w:rsidRPr="00776ACF" w:rsidRDefault="00F479F2" w:rsidP="002933A8">
            <w:pPr>
              <w:jc w:val="center"/>
              <w:rPr>
                <w:b/>
              </w:rPr>
            </w:pPr>
            <w:r w:rsidRPr="00776ACF">
              <w:rPr>
                <w:b/>
              </w:rPr>
              <w:t>factor_of_sectional_area_for_high_speed</w:t>
            </w: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 xml:space="preserve"> </w:t>
            </w:r>
            <w:r w:rsidRPr="00EA7833">
              <w:rPr>
                <w:b/>
              </w:rPr>
              <w:t>byte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signed</w:t>
            </w:r>
            <w:r>
              <w:rPr>
                <w:b/>
              </w:rPr>
              <w:t>)</w:t>
            </w:r>
          </w:p>
        </w:tc>
      </w:tr>
    </w:tbl>
    <w:p w:rsidR="00AD6003" w:rsidRDefault="00AD6003" w:rsidP="00AD6003"/>
    <w:p w:rsidR="00AD6003" w:rsidRDefault="00AD6003" w:rsidP="00AD600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D6003" w:rsidRPr="00A16D0F" w:rsidRDefault="00AD6003" w:rsidP="00AD6003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E7106B" w:rsidRDefault="00E7106B" w:rsidP="008C4527"/>
    <w:p w:rsidR="00E7106B" w:rsidRDefault="00E7106B" w:rsidP="008C4527"/>
    <w:p w:rsidR="00A74418" w:rsidRDefault="00A74418" w:rsidP="00A74418">
      <w:pPr>
        <w:pStyle w:val="2"/>
        <w:numPr>
          <w:ilvl w:val="1"/>
          <w:numId w:val="5"/>
        </w:numPr>
      </w:pPr>
      <w:bookmarkStart w:id="10226" w:name="_Ref487708824"/>
      <w:r>
        <w:t>S</w:t>
      </w:r>
      <w:r>
        <w:rPr>
          <w:rFonts w:hint="eastAsia"/>
        </w:rPr>
        <w:t>ET</w:t>
      </w:r>
      <w:r w:rsidRPr="00BD3ECD">
        <w:t>_</w:t>
      </w:r>
      <w:r w:rsidRPr="003A0235">
        <w:rPr>
          <w:rFonts w:hint="eastAsia"/>
        </w:rPr>
        <w:t xml:space="preserve"> </w:t>
      </w:r>
      <w:r>
        <w:rPr>
          <w:rFonts w:hint="eastAsia"/>
        </w:rPr>
        <w:t>BATTERY_</w:t>
      </w:r>
      <w:r w:rsidRPr="00BD3ECD">
        <w:t>THRESHOLD</w:t>
      </w:r>
      <w:bookmarkEnd w:id="10226"/>
    </w:p>
    <w:p w:rsidR="00A74418" w:rsidRPr="003945BF" w:rsidRDefault="00A74418" w:rsidP="00A74418">
      <w:pPr>
        <w:ind w:firstLine="420"/>
      </w:pPr>
      <w:r>
        <w:rPr>
          <w:rFonts w:hint="eastAsia"/>
        </w:rPr>
        <w:t>设置电池阀值</w:t>
      </w:r>
      <w:r w:rsidRPr="003945BF">
        <w:rPr>
          <w:rFonts w:hint="eastAsia"/>
        </w:rPr>
        <w:t>：</w:t>
      </w:r>
    </w:p>
    <w:p w:rsidR="00A74418" w:rsidRDefault="00A74418" w:rsidP="00A7441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74418" w:rsidRDefault="00A74418" w:rsidP="00A74418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参数：</w:t>
      </w:r>
      <w:r>
        <w:t>速率</w:t>
      </w:r>
      <w:r>
        <w:rPr>
          <w:rFonts w:hint="eastAsia"/>
        </w:rPr>
        <w:t>档及关机耗尽等情况下的电压值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A74418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A74418" w:rsidRDefault="00A74418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A7441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4418" w:rsidRDefault="00A74418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74418" w:rsidTr="006A6C1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4418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0x000B</w:t>
            </w:r>
          </w:p>
        </w:tc>
      </w:tr>
      <w:tr w:rsidR="00A7441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Default="00A74418" w:rsidP="006A6C10">
            <w:pPr>
              <w:jc w:val="center"/>
              <w:rPr>
                <w:b/>
              </w:rPr>
            </w:pPr>
            <w:r w:rsidRPr="007B600E">
              <w:rPr>
                <w:color w:val="0000FF"/>
                <w:u w:val="single"/>
              </w:rPr>
              <w:fldChar w:fldCharType="begin"/>
            </w:r>
            <w:r w:rsidRPr="007B600E">
              <w:rPr>
                <w:color w:val="0000FF"/>
                <w:u w:val="single"/>
              </w:rPr>
              <w:instrText xml:space="preserve"> REF _Ref488405717 \h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7B600E">
              <w:rPr>
                <w:color w:val="0000FF"/>
                <w:u w:val="single"/>
              </w:rPr>
            </w:r>
            <w:r w:rsidRPr="007B600E">
              <w:rPr>
                <w:color w:val="0000FF"/>
                <w:u w:val="single"/>
              </w:rPr>
              <w:fldChar w:fldCharType="separate"/>
            </w:r>
            <w:ins w:id="10227" w:author="Zhang, Carol (MSHA)" w:date="2019-12-11T16:15:00Z">
              <w:r w:rsidR="00B2321A" w:rsidRPr="00B2321A">
                <w:rPr>
                  <w:color w:val="0000FF"/>
                  <w:u w:val="single"/>
                  <w:rPrChange w:id="10228" w:author="Zhang, Carol (MSHA)" w:date="2019-12-11T16:15:00Z">
                    <w:rPr/>
                  </w:rPrChange>
                </w:rPr>
                <w:t>Rate Range</w:t>
              </w:r>
            </w:ins>
            <w:del w:id="1022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Rate Range</w:delText>
              </w:r>
            </w:del>
            <w:r w:rsidRPr="007B600E">
              <w:rPr>
                <w:color w:val="0000FF"/>
                <w:u w:val="single"/>
              </w:rPr>
              <w:fldChar w:fldCharType="end"/>
            </w:r>
            <w:r>
              <w:rPr>
                <w:color w:val="0000FF"/>
                <w:u w:val="single"/>
              </w:rPr>
              <w:t xml:space="preserve"> 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Off </w:t>
            </w:r>
            <w:r w:rsidRPr="00A6448F">
              <w:rPr>
                <w:b/>
              </w:rPr>
              <w:t>threshold value</w:t>
            </w:r>
            <w:r>
              <w:rPr>
                <w:b/>
              </w:rPr>
              <w:t>(low byte)</w:t>
            </w:r>
          </w:p>
        </w:tc>
      </w:tr>
      <w:tr w:rsidR="00A7441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 xml:space="preserve">Off </w:t>
            </w:r>
            <w:r w:rsidRPr="00A6448F">
              <w:rPr>
                <w:b/>
              </w:rPr>
              <w:t>threshold value</w:t>
            </w:r>
            <w:r>
              <w:rPr>
                <w:rFonts w:hint="eastAsia"/>
                <w:b/>
              </w:rPr>
              <w:t>（</w:t>
            </w:r>
            <w:r>
              <w:rPr>
                <w:b/>
              </w:rPr>
              <w:t>high byte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Depleted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A7441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Depleted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Low Battery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A7441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Low Battery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One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A74418" w:rsidTr="006A6C1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One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Pr="00A6448F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Two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(low byte)</w:t>
            </w:r>
          </w:p>
        </w:tc>
      </w:tr>
      <w:tr w:rsidR="00A74418" w:rsidTr="006A6C10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4418" w:rsidRDefault="00A74418" w:rsidP="006A6C10">
            <w:pPr>
              <w:jc w:val="center"/>
              <w:rPr>
                <w:b/>
              </w:rPr>
            </w:pPr>
            <w:r>
              <w:rPr>
                <w:b/>
              </w:rPr>
              <w:t>Two Block</w:t>
            </w:r>
            <w:r w:rsidRPr="00A6448F">
              <w:rPr>
                <w:b/>
              </w:rPr>
              <w:t xml:space="preserve"> threshold value</w:t>
            </w:r>
            <w:r>
              <w:rPr>
                <w:b/>
              </w:rPr>
              <w:t>(high byte)</w:t>
            </w:r>
          </w:p>
        </w:tc>
      </w:tr>
    </w:tbl>
    <w:p w:rsidR="00A74418" w:rsidRDefault="00A74418" w:rsidP="00A74418"/>
    <w:p w:rsidR="00A74418" w:rsidRDefault="00A74418" w:rsidP="00A74418"/>
    <w:p w:rsidR="00A74418" w:rsidRDefault="00A74418" w:rsidP="00A74418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74418" w:rsidRDefault="00A74418" w:rsidP="00A74418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A74418" w:rsidRDefault="00A74418" w:rsidP="00A74418"/>
    <w:p w:rsidR="00E7106B" w:rsidRDefault="00E7106B" w:rsidP="008C4527"/>
    <w:p w:rsidR="00642E9D" w:rsidRDefault="00642E9D" w:rsidP="00642E9D">
      <w:pPr>
        <w:pStyle w:val="2"/>
        <w:numPr>
          <w:ilvl w:val="1"/>
          <w:numId w:val="5"/>
        </w:numPr>
      </w:pPr>
      <w:bookmarkStart w:id="10230" w:name="_Ref490051875"/>
      <w:r>
        <w:lastRenderedPageBreak/>
        <w:t>SET_FLASH</w:t>
      </w:r>
      <w:r>
        <w:rPr>
          <w:rFonts w:hint="eastAsia"/>
        </w:rPr>
        <w:t>_A</w:t>
      </w:r>
      <w:r>
        <w:t>D</w:t>
      </w:r>
      <w:r>
        <w:rPr>
          <w:rFonts w:hint="eastAsia"/>
        </w:rPr>
        <w:t>DRESS</w:t>
      </w:r>
      <w:r>
        <w:t>_DATA</w:t>
      </w:r>
      <w:bookmarkEnd w:id="10230"/>
    </w:p>
    <w:p w:rsidR="00642E9D" w:rsidRPr="003945BF" w:rsidRDefault="00642E9D" w:rsidP="00642E9D">
      <w:pPr>
        <w:ind w:firstLine="420"/>
      </w:pPr>
      <w:r>
        <w:rPr>
          <w:rFonts w:hint="eastAsia"/>
        </w:rPr>
        <w:t>获取指定地址的数据</w:t>
      </w:r>
      <w:r w:rsidRPr="003945BF">
        <w:rPr>
          <w:rFonts w:hint="eastAsia"/>
        </w:rPr>
        <w:t>：</w:t>
      </w:r>
    </w:p>
    <w:p w:rsidR="00642E9D" w:rsidRDefault="00642E9D" w:rsidP="00642E9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42E9D" w:rsidRDefault="00642E9D" w:rsidP="00642E9D">
      <w:pPr>
        <w:pStyle w:val="a7"/>
        <w:numPr>
          <w:ilvl w:val="0"/>
          <w:numId w:val="56"/>
        </w:numPr>
        <w:ind w:firstLineChars="0"/>
      </w:pPr>
      <w:r w:rsidRPr="00B75A9F">
        <w:rPr>
          <w:color w:val="0000FF"/>
          <w:u w:val="single"/>
        </w:rPr>
        <w:fldChar w:fldCharType="begin"/>
      </w:r>
      <w:r w:rsidRPr="00B75A9F">
        <w:rPr>
          <w:color w:val="0000FF"/>
          <w:u w:val="single"/>
        </w:rPr>
        <w:instrText xml:space="preserve"> REF _Ref464717784 \h  \* MERGEFORMAT </w:instrText>
      </w:r>
      <w:r w:rsidRPr="00B75A9F">
        <w:rPr>
          <w:color w:val="0000FF"/>
          <w:u w:val="single"/>
        </w:rPr>
      </w:r>
      <w:r w:rsidRPr="00B75A9F">
        <w:rPr>
          <w:color w:val="0000FF"/>
          <w:u w:val="single"/>
        </w:rPr>
        <w:fldChar w:fldCharType="separate"/>
      </w:r>
      <w:ins w:id="10231" w:author="Zhang, Carol (MSHA)" w:date="2019-12-11T16:15:00Z">
        <w:r w:rsidR="00B2321A" w:rsidRPr="00B2321A">
          <w:rPr>
            <w:rFonts w:hint="eastAsia"/>
            <w:color w:val="0000FF"/>
            <w:u w:val="single"/>
            <w:rPrChange w:id="10232" w:author="Zhang, Carol (MSHA)" w:date="2019-12-11T16:15:00Z">
              <w:rPr>
                <w:rFonts w:hint="eastAsia"/>
              </w:rPr>
            </w:rPrChange>
          </w:rPr>
          <w:t>自定义字段</w:t>
        </w:r>
      </w:ins>
      <w:del w:id="10233" w:author="Zhang, Carol (MSHA)" w:date="2019-08-21T10:59:00Z">
        <w:r w:rsidR="009736A5" w:rsidRPr="00461B88" w:rsidDel="00E71FAC">
          <w:rPr>
            <w:rFonts w:hint="eastAsia"/>
            <w:color w:val="0000FF"/>
            <w:u w:val="single"/>
          </w:rPr>
          <w:delText>自定义字段</w:delText>
        </w:r>
      </w:del>
      <w:r w:rsidRPr="00B75A9F">
        <w:rPr>
          <w:color w:val="0000FF"/>
          <w:u w:val="single"/>
        </w:rPr>
        <w:fldChar w:fldCharType="end"/>
      </w:r>
      <w:r>
        <w:rPr>
          <w:rFonts w:hint="eastAsia"/>
        </w:rPr>
        <w:t>,</w:t>
      </w:r>
      <w:r>
        <w:rPr>
          <w:rFonts w:hint="eastAsia"/>
        </w:rPr>
        <w:t>自定义字段包含</w:t>
      </w:r>
      <w:r>
        <w:rPr>
          <w:rFonts w:hint="eastAsia"/>
        </w:rPr>
        <w:t>Flash</w:t>
      </w:r>
      <w:r>
        <w:rPr>
          <w:rFonts w:hint="eastAsia"/>
        </w:rPr>
        <w:t>地址</w:t>
      </w:r>
      <w:r>
        <w:rPr>
          <w:rFonts w:hint="eastAsia"/>
        </w:rPr>
        <w:t>,</w:t>
      </w:r>
      <w:r>
        <w:rPr>
          <w:rFonts w:hint="eastAsia"/>
        </w:rPr>
        <w:t>数据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642E9D" w:rsidTr="006A6C1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642E9D" w:rsidRDefault="00642E9D" w:rsidP="006A6C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642E9D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E9D" w:rsidRDefault="00642E9D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42E9D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E9D" w:rsidRDefault="00642E9D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=8</w:t>
            </w:r>
          </w:p>
        </w:tc>
      </w:tr>
      <w:tr w:rsidR="00642E9D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E9D" w:rsidRPr="00BD3ECD" w:rsidRDefault="00642E9D" w:rsidP="006A6C1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rFonts w:hint="eastAsia"/>
                <w:b/>
              </w:rPr>
              <w:t>lash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ddress</w:t>
            </w:r>
            <w:r>
              <w:rPr>
                <w:rFonts w:hint="eastAsia"/>
                <w:b/>
              </w:rPr>
              <w:t>(4bytes)</w:t>
            </w:r>
            <w:r>
              <w:rPr>
                <w:rFonts w:hint="eastAsia"/>
                <w:b/>
              </w:rPr>
              <w:t>从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开始枚举</w:t>
            </w:r>
          </w:p>
        </w:tc>
      </w:tr>
      <w:tr w:rsidR="00642E9D" w:rsidTr="006A6C10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E9D" w:rsidRPr="00A6448F" w:rsidRDefault="00642E9D" w:rsidP="006A6C10">
            <w:pPr>
              <w:jc w:val="center"/>
              <w:rPr>
                <w:b/>
              </w:rPr>
            </w:pPr>
            <w:r w:rsidRPr="00E63F7C">
              <w:rPr>
                <w:b/>
              </w:rPr>
              <w:t>Data</w:t>
            </w:r>
            <w:r>
              <w:rPr>
                <w:b/>
              </w:rPr>
              <w:t>(4 bytes)</w:t>
            </w:r>
          </w:p>
        </w:tc>
      </w:tr>
    </w:tbl>
    <w:p w:rsidR="00642E9D" w:rsidRDefault="00642E9D" w:rsidP="00642E9D">
      <w:pPr>
        <w:pStyle w:val="a7"/>
        <w:ind w:left="840" w:firstLineChars="0" w:firstLine="0"/>
      </w:pPr>
    </w:p>
    <w:p w:rsidR="00642E9D" w:rsidRDefault="00642E9D" w:rsidP="00642E9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42E9D" w:rsidRDefault="00642E9D" w:rsidP="00642E9D">
      <w:pPr>
        <w:pStyle w:val="a7"/>
        <w:ind w:left="840" w:firstLineChars="0" w:firstLine="0"/>
      </w:pPr>
      <w:r>
        <w:rPr>
          <w:rFonts w:hint="eastAsia"/>
        </w:rPr>
        <w:t>正常返回：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</w:t>
      </w:r>
    </w:p>
    <w:p w:rsidR="00E7106B" w:rsidRPr="00FB567B" w:rsidRDefault="00E7106B" w:rsidP="008C4527"/>
    <w:p w:rsidR="008C4527" w:rsidRPr="00C71A6C" w:rsidRDefault="008C4527" w:rsidP="008C4527"/>
    <w:p w:rsidR="006748FE" w:rsidRDefault="006748FE" w:rsidP="006748FE">
      <w:pPr>
        <w:pStyle w:val="2"/>
        <w:numPr>
          <w:ilvl w:val="1"/>
          <w:numId w:val="5"/>
        </w:numPr>
      </w:pPr>
      <w:bookmarkStart w:id="10234" w:name="_Ref487708537"/>
      <w:bookmarkStart w:id="10235" w:name="_Ref487110624"/>
      <w:r w:rsidRPr="00065046">
        <w:t>WRITE_LOG</w:t>
      </w:r>
      <w:bookmarkEnd w:id="10234"/>
    </w:p>
    <w:p w:rsidR="006748FE" w:rsidRDefault="006748FE" w:rsidP="006748FE">
      <w:pPr>
        <w:ind w:firstLine="420"/>
      </w:pPr>
      <w:r>
        <w:rPr>
          <w:rFonts w:hint="eastAsia"/>
        </w:rPr>
        <w:t>写入调试用的历史纪录</w:t>
      </w:r>
    </w:p>
    <w:p w:rsidR="006748FE" w:rsidRDefault="006748FE" w:rsidP="006748F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748FE" w:rsidRDefault="006748FE" w:rsidP="006748FE">
      <w:pPr>
        <w:pStyle w:val="a7"/>
        <w:ind w:left="840" w:firstLineChars="0" w:firstLine="0"/>
      </w:pPr>
      <w:r>
        <w:rPr>
          <w:rFonts w:hint="eastAsia"/>
        </w:rPr>
        <w:t>向泵端发送一个自定义字段，包含一个</w:t>
      </w:r>
      <w:r>
        <w:rPr>
          <w:rFonts w:hint="eastAsia"/>
        </w:rPr>
        <w:t>32</w:t>
      </w:r>
      <w:r>
        <w:rPr>
          <w:rFonts w:hint="eastAsia"/>
        </w:rPr>
        <w:t>位无符号整数，从</w:t>
      </w:r>
      <w:r>
        <w:rPr>
          <w:rFonts w:hint="eastAsia"/>
        </w:rPr>
        <w:t>0</w:t>
      </w:r>
      <w:r>
        <w:rPr>
          <w:rFonts w:hint="eastAsia"/>
        </w:rPr>
        <w:t>开始。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6748FE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17295A" w:rsidRDefault="006748FE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748FE" w:rsidRPr="00513A48" w:rsidRDefault="006748FE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748FE" w:rsidTr="006A6C10">
        <w:tc>
          <w:tcPr>
            <w:tcW w:w="7792" w:type="dxa"/>
            <w:gridSpan w:val="16"/>
          </w:tcPr>
          <w:p w:rsidR="006748FE" w:rsidRDefault="006748FE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748FE" w:rsidTr="006A6C10">
        <w:tc>
          <w:tcPr>
            <w:tcW w:w="7792" w:type="dxa"/>
            <w:gridSpan w:val="16"/>
          </w:tcPr>
          <w:p w:rsidR="006748FE" w:rsidRDefault="006748FE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0x0004</w:t>
            </w:r>
          </w:p>
        </w:tc>
      </w:tr>
      <w:tr w:rsidR="006748FE" w:rsidTr="006A6C10">
        <w:tc>
          <w:tcPr>
            <w:tcW w:w="7792" w:type="dxa"/>
            <w:gridSpan w:val="16"/>
          </w:tcPr>
          <w:p w:rsidR="006748FE" w:rsidRDefault="006748FE" w:rsidP="006A6C10">
            <w:pPr>
              <w:jc w:val="center"/>
              <w:rPr>
                <w:b/>
              </w:rPr>
            </w:pPr>
            <w:r>
              <w:rPr>
                <w:b/>
              </w:rPr>
              <w:t>Parameter</w:t>
            </w:r>
            <w:r>
              <w:rPr>
                <w:rFonts w:hint="eastAsia"/>
                <w:b/>
              </w:rPr>
              <w:t>(4 byte</w:t>
            </w:r>
            <w:r>
              <w:rPr>
                <w:b/>
              </w:rPr>
              <w:t>)</w:t>
            </w:r>
          </w:p>
        </w:tc>
      </w:tr>
    </w:tbl>
    <w:p w:rsidR="006748FE" w:rsidRDefault="006748FE" w:rsidP="006748FE">
      <w:pPr>
        <w:pStyle w:val="a7"/>
        <w:ind w:left="840" w:firstLineChars="0" w:firstLine="0"/>
      </w:pPr>
    </w:p>
    <w:p w:rsidR="006748FE" w:rsidRDefault="006748FE" w:rsidP="006748F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748FE" w:rsidRDefault="006748FE" w:rsidP="006748FE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bookmarkEnd w:id="10235"/>
    <w:p w:rsidR="006748FE" w:rsidRPr="0015223E" w:rsidRDefault="006748FE" w:rsidP="006748FE">
      <w:pPr>
        <w:pStyle w:val="a7"/>
        <w:ind w:left="1260" w:firstLineChars="0" w:firstLine="0"/>
        <w:rPr>
          <w:color w:val="0000FF"/>
          <w:u w:val="single"/>
        </w:rPr>
      </w:pPr>
    </w:p>
    <w:p w:rsidR="00275A9D" w:rsidRDefault="00275A9D" w:rsidP="002D56AA"/>
    <w:p w:rsidR="00884918" w:rsidRDefault="00884918" w:rsidP="00884918">
      <w:pPr>
        <w:pStyle w:val="2"/>
        <w:numPr>
          <w:ilvl w:val="1"/>
          <w:numId w:val="5"/>
        </w:numPr>
      </w:pPr>
      <w:bookmarkStart w:id="10236" w:name="_Ref488932294"/>
      <w:r>
        <w:t>S</w:t>
      </w:r>
      <w:r w:rsidRPr="00FD3BB7">
        <w:t>ET</w:t>
      </w:r>
      <w:r>
        <w:t>_</w:t>
      </w:r>
      <w:r w:rsidRPr="00FD3BB7">
        <w:t>FCT</w:t>
      </w:r>
      <w:r>
        <w:t>_</w:t>
      </w:r>
      <w:r w:rsidRPr="00FD3BB7">
        <w:t>FLAG</w:t>
      </w:r>
      <w:bookmarkEnd w:id="10236"/>
    </w:p>
    <w:p w:rsidR="00884918" w:rsidRPr="003945BF" w:rsidRDefault="00884918" w:rsidP="00884918">
      <w:pPr>
        <w:ind w:firstLine="420"/>
      </w:pPr>
      <w:r>
        <w:rPr>
          <w:rFonts w:hint="eastAsia"/>
        </w:rPr>
        <w:t>获取</w:t>
      </w:r>
      <w:r>
        <w:rPr>
          <w:rFonts w:hint="eastAsia"/>
        </w:rPr>
        <w:t>F</w:t>
      </w:r>
      <w:r>
        <w:t>CT</w:t>
      </w:r>
      <w:r>
        <w:rPr>
          <w:rFonts w:hint="eastAsia"/>
        </w:rPr>
        <w:t>标识</w:t>
      </w:r>
      <w:r w:rsidRPr="003945BF">
        <w:rPr>
          <w:rFonts w:hint="eastAsia"/>
        </w:rPr>
        <w:t>：</w:t>
      </w:r>
    </w:p>
    <w:p w:rsidR="00884918" w:rsidRDefault="00884918" w:rsidP="00884918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84918" w:rsidRDefault="00884918" w:rsidP="00884918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84918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17295A" w:rsidRDefault="00884918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84918" w:rsidRPr="00513A48" w:rsidRDefault="00884918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84918" w:rsidTr="006A6C10">
        <w:tc>
          <w:tcPr>
            <w:tcW w:w="7792" w:type="dxa"/>
            <w:gridSpan w:val="17"/>
          </w:tcPr>
          <w:p w:rsidR="00884918" w:rsidRDefault="00884918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84918" w:rsidTr="006A6C10">
        <w:tc>
          <w:tcPr>
            <w:tcW w:w="7792" w:type="dxa"/>
            <w:gridSpan w:val="17"/>
          </w:tcPr>
          <w:p w:rsidR="00884918" w:rsidRDefault="00884918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BD3B5C">
              <w:rPr>
                <w:b/>
              </w:rPr>
              <w:t>0x0002</w:t>
            </w:r>
          </w:p>
        </w:tc>
      </w:tr>
      <w:tr w:rsidR="00DF382B" w:rsidTr="007C5CEA">
        <w:tc>
          <w:tcPr>
            <w:tcW w:w="3896" w:type="dxa"/>
            <w:gridSpan w:val="9"/>
          </w:tcPr>
          <w:p w:rsidR="00DF382B" w:rsidRDefault="00DF382B" w:rsidP="006A6C10">
            <w:pPr>
              <w:jc w:val="center"/>
              <w:rPr>
                <w:b/>
              </w:rPr>
            </w:pPr>
            <w:r>
              <w:rPr>
                <w:b/>
              </w:rPr>
              <w:t>Role(1:main 0:UI)</w:t>
            </w:r>
          </w:p>
        </w:tc>
        <w:tc>
          <w:tcPr>
            <w:tcW w:w="3896" w:type="dxa"/>
            <w:gridSpan w:val="8"/>
          </w:tcPr>
          <w:p w:rsidR="00DF382B" w:rsidRDefault="00DF382B" w:rsidP="006A6C10">
            <w:pPr>
              <w:jc w:val="center"/>
              <w:rPr>
                <w:b/>
              </w:rPr>
            </w:pPr>
            <w:r>
              <w:rPr>
                <w:b/>
              </w:rPr>
              <w:t>Fct_flag</w:t>
            </w:r>
          </w:p>
        </w:tc>
      </w:tr>
    </w:tbl>
    <w:p w:rsidR="00884918" w:rsidRDefault="00884918" w:rsidP="00884918">
      <w:pPr>
        <w:pStyle w:val="a7"/>
        <w:ind w:left="840" w:firstLineChars="0" w:firstLine="0"/>
      </w:pPr>
    </w:p>
    <w:p w:rsidR="00884918" w:rsidRDefault="00884918" w:rsidP="00884918">
      <w:pPr>
        <w:pStyle w:val="a7"/>
        <w:numPr>
          <w:ilvl w:val="0"/>
          <w:numId w:val="1"/>
        </w:numPr>
        <w:ind w:firstLineChars="0"/>
      </w:pPr>
      <w:r>
        <w:lastRenderedPageBreak/>
        <w:t>Response</w:t>
      </w:r>
    </w:p>
    <w:p w:rsidR="00884918" w:rsidRDefault="00884918" w:rsidP="00884918">
      <w:pPr>
        <w:pStyle w:val="a7"/>
        <w:ind w:left="840" w:firstLineChars="0" w:firstLine="0"/>
      </w:pPr>
      <w:r>
        <w:rPr>
          <w:rFonts w:hint="eastAsia"/>
        </w:rPr>
        <w:t>正常返回：泵端返回空。</w:t>
      </w:r>
    </w:p>
    <w:p w:rsidR="00275A9D" w:rsidRDefault="00275A9D" w:rsidP="002D56AA"/>
    <w:p w:rsidR="00275A9D" w:rsidRDefault="00275A9D" w:rsidP="002D56AA"/>
    <w:p w:rsidR="009E15B0" w:rsidRDefault="009E15B0" w:rsidP="009E15B0">
      <w:pPr>
        <w:pStyle w:val="2"/>
        <w:numPr>
          <w:ilvl w:val="1"/>
          <w:numId w:val="5"/>
        </w:numPr>
      </w:pPr>
      <w:bookmarkStart w:id="10237" w:name="_Ref488932312"/>
      <w:r>
        <w:t>S</w:t>
      </w:r>
      <w:r w:rsidRPr="00DB3EEB">
        <w:t>ET</w:t>
      </w:r>
      <w:r>
        <w:t>_</w:t>
      </w:r>
      <w:r w:rsidRPr="00DB3EEB">
        <w:t>ADC</w:t>
      </w:r>
      <w:r>
        <w:t>_</w:t>
      </w:r>
      <w:r w:rsidRPr="00DB3EEB">
        <w:t>REDRESS</w:t>
      </w:r>
      <w:bookmarkEnd w:id="10237"/>
    </w:p>
    <w:p w:rsidR="009E15B0" w:rsidRPr="003945BF" w:rsidRDefault="009E15B0" w:rsidP="009E15B0">
      <w:pPr>
        <w:ind w:firstLine="420"/>
      </w:pPr>
      <w:r>
        <w:rPr>
          <w:rFonts w:hint="eastAsia"/>
        </w:rPr>
        <w:t>设置</w:t>
      </w:r>
      <w:r w:rsidRPr="00975867">
        <w:t>ADC</w:t>
      </w:r>
      <w:r>
        <w:t>_</w:t>
      </w:r>
      <w:r w:rsidRPr="00975867">
        <w:t>REDRESS</w:t>
      </w:r>
      <w:r>
        <w:rPr>
          <w:rFonts w:hint="eastAsia"/>
        </w:rPr>
        <w:t>值</w:t>
      </w:r>
      <w:r w:rsidRPr="003945BF">
        <w:rPr>
          <w:rFonts w:hint="eastAsia"/>
        </w:rPr>
        <w:t>：</w:t>
      </w:r>
    </w:p>
    <w:p w:rsidR="009E15B0" w:rsidRDefault="009E15B0" w:rsidP="009E15B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E15B0" w:rsidRDefault="009E15B0" w:rsidP="009E15B0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 w:rsidR="00C72E59">
        <w:rPr>
          <w:rFonts w:hint="eastAsia"/>
        </w:rPr>
        <w:t>,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E15B0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17295A" w:rsidRDefault="009E15B0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E15B0" w:rsidRPr="00513A48" w:rsidRDefault="009E15B0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E15B0" w:rsidTr="006A6C10">
        <w:tc>
          <w:tcPr>
            <w:tcW w:w="7792" w:type="dxa"/>
            <w:gridSpan w:val="17"/>
          </w:tcPr>
          <w:p w:rsidR="009E15B0" w:rsidRDefault="009E15B0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E15B0" w:rsidTr="006A6C10">
        <w:tc>
          <w:tcPr>
            <w:tcW w:w="7792" w:type="dxa"/>
            <w:gridSpan w:val="17"/>
          </w:tcPr>
          <w:p w:rsidR="009E15B0" w:rsidRDefault="009E15B0" w:rsidP="00C72E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C72E59">
              <w:rPr>
                <w:b/>
              </w:rPr>
              <w:t>C</w:t>
            </w:r>
          </w:p>
        </w:tc>
      </w:tr>
      <w:tr w:rsidR="009E15B0" w:rsidTr="006A6C10">
        <w:tc>
          <w:tcPr>
            <w:tcW w:w="3896" w:type="dxa"/>
            <w:gridSpan w:val="9"/>
          </w:tcPr>
          <w:p w:rsidR="009E15B0" w:rsidRDefault="009E15B0" w:rsidP="006A6C10">
            <w:pPr>
              <w:jc w:val="center"/>
              <w:rPr>
                <w:b/>
              </w:rPr>
            </w:pPr>
            <w:r>
              <w:t>adc_redress_pressure</w:t>
            </w:r>
            <w:r w:rsidR="00C72E59">
              <w:t xml:space="preserve"> byte1 </w:t>
            </w:r>
            <w:r>
              <w:t>(signed)</w:t>
            </w:r>
          </w:p>
        </w:tc>
        <w:tc>
          <w:tcPr>
            <w:tcW w:w="3896" w:type="dxa"/>
            <w:gridSpan w:val="8"/>
          </w:tcPr>
          <w:p w:rsidR="009E15B0" w:rsidRDefault="00C72E59" w:rsidP="00C72E59">
            <w:pPr>
              <w:jc w:val="center"/>
              <w:rPr>
                <w:b/>
              </w:rPr>
            </w:pPr>
            <w:r>
              <w:t>adc_redress_pressure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adc_redress_size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adc_redress_size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adc_redress_battery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adc_redress_battery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adc_redress_near_empty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adc_redress_near_empty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adc_redress_bat_temp1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  <w:rPr>
                <w:b/>
              </w:rPr>
            </w:pPr>
            <w:r>
              <w:t>adc_redress_bat_temp1 byte2 (signed)</w:t>
            </w:r>
          </w:p>
        </w:tc>
      </w:tr>
      <w:tr w:rsidR="00C72E59" w:rsidTr="006A6C10">
        <w:tc>
          <w:tcPr>
            <w:tcW w:w="3896" w:type="dxa"/>
            <w:gridSpan w:val="9"/>
          </w:tcPr>
          <w:p w:rsidR="00C72E59" w:rsidRDefault="00C72E59" w:rsidP="00C72E59">
            <w:pPr>
              <w:jc w:val="center"/>
            </w:pPr>
            <w:r>
              <w:t>adc_redress_bat_temp2 byte1 (signed)</w:t>
            </w:r>
          </w:p>
        </w:tc>
        <w:tc>
          <w:tcPr>
            <w:tcW w:w="3896" w:type="dxa"/>
            <w:gridSpan w:val="8"/>
          </w:tcPr>
          <w:p w:rsidR="00C72E59" w:rsidRDefault="00C72E59" w:rsidP="00C72E59">
            <w:pPr>
              <w:jc w:val="center"/>
            </w:pPr>
            <w:r>
              <w:t>adc_redress_bat_temp2 byte2 (signed)</w:t>
            </w:r>
          </w:p>
        </w:tc>
      </w:tr>
    </w:tbl>
    <w:p w:rsidR="009E15B0" w:rsidRDefault="00BC06B4" w:rsidP="009E15B0">
      <w:pPr>
        <w:pStyle w:val="a7"/>
        <w:ind w:left="840" w:firstLineChars="0" w:firstLine="0"/>
      </w:pPr>
      <w:r>
        <w:t>LVP: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C06B4" w:rsidRPr="00513A48" w:rsidTr="00267439">
        <w:tc>
          <w:tcPr>
            <w:tcW w:w="468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17295A" w:rsidRDefault="00BC06B4" w:rsidP="0026743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C06B4" w:rsidRPr="00513A48" w:rsidRDefault="00BC06B4" w:rsidP="002674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C06B4" w:rsidTr="00267439">
        <w:tc>
          <w:tcPr>
            <w:tcW w:w="7792" w:type="dxa"/>
            <w:gridSpan w:val="17"/>
          </w:tcPr>
          <w:p w:rsidR="00BC06B4" w:rsidRDefault="00BC06B4" w:rsidP="0026743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C06B4" w:rsidTr="00267439">
        <w:tc>
          <w:tcPr>
            <w:tcW w:w="7792" w:type="dxa"/>
            <w:gridSpan w:val="17"/>
          </w:tcPr>
          <w:p w:rsidR="00BC06B4" w:rsidRDefault="00BC06B4" w:rsidP="002674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0x000C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Battery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Battery </w:t>
            </w:r>
            <w:r w:rsidR="00BC06B4">
              <w:t>byte2 (signed)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Pressure1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Pressure1 </w:t>
            </w:r>
            <w:r w:rsidR="00BC06B4">
              <w:t>byte2 (signed)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Pressure2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Pressure2 </w:t>
            </w:r>
            <w:r w:rsidR="00BC06B4">
              <w:t>byte2 (signed)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Drop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Drop </w:t>
            </w:r>
            <w:r w:rsidR="00BC06B4">
              <w:t>byte2 (signed)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PCBATemperature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  <w:rPr>
                <w:b/>
              </w:rPr>
            </w:pPr>
            <w:r>
              <w:t>ADCRedress</w:t>
            </w:r>
            <w:r w:rsidR="00D04C92">
              <w:t xml:space="preserve"> </w:t>
            </w:r>
            <w:r>
              <w:t xml:space="preserve">PCBATemperature </w:t>
            </w:r>
            <w:r w:rsidR="00BC06B4">
              <w:t>byte2 (signed)</w:t>
            </w:r>
          </w:p>
        </w:tc>
      </w:tr>
      <w:tr w:rsidR="00BC06B4" w:rsidTr="00267439">
        <w:tc>
          <w:tcPr>
            <w:tcW w:w="3896" w:type="dxa"/>
            <w:gridSpan w:val="9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BATemperature </w:t>
            </w:r>
            <w:r w:rsidR="00BC06B4">
              <w:t>byte1 (signed)</w:t>
            </w:r>
          </w:p>
        </w:tc>
        <w:tc>
          <w:tcPr>
            <w:tcW w:w="3896" w:type="dxa"/>
            <w:gridSpan w:val="8"/>
          </w:tcPr>
          <w:p w:rsidR="00BC06B4" w:rsidRDefault="00100BC3" w:rsidP="00267439">
            <w:pPr>
              <w:jc w:val="center"/>
            </w:pPr>
            <w:r>
              <w:t>ADCRedress</w:t>
            </w:r>
            <w:r w:rsidR="00D04C92">
              <w:t xml:space="preserve"> </w:t>
            </w:r>
            <w:r>
              <w:t xml:space="preserve">BATemperature </w:t>
            </w:r>
            <w:r w:rsidR="00BC06B4">
              <w:t>byte2 (signed)</w:t>
            </w:r>
          </w:p>
        </w:tc>
      </w:tr>
    </w:tbl>
    <w:p w:rsidR="00BC06B4" w:rsidRDefault="00BC06B4" w:rsidP="009E15B0">
      <w:pPr>
        <w:pStyle w:val="a7"/>
        <w:ind w:left="840" w:firstLineChars="0" w:firstLine="0"/>
      </w:pPr>
    </w:p>
    <w:p w:rsidR="00BC06B4" w:rsidRDefault="00BC06B4" w:rsidP="009E15B0">
      <w:pPr>
        <w:pStyle w:val="a7"/>
        <w:ind w:left="840" w:firstLineChars="0" w:firstLine="0"/>
      </w:pPr>
    </w:p>
    <w:p w:rsidR="009E15B0" w:rsidRDefault="009E15B0" w:rsidP="009E15B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E15B0" w:rsidRDefault="009E15B0" w:rsidP="009E15B0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275A9D" w:rsidRDefault="00275A9D" w:rsidP="002D56AA"/>
    <w:p w:rsidR="009E5A56" w:rsidRDefault="009E5A56" w:rsidP="002D56AA"/>
    <w:p w:rsidR="00195202" w:rsidRDefault="00195202" w:rsidP="00195202">
      <w:pPr>
        <w:pStyle w:val="2"/>
        <w:numPr>
          <w:ilvl w:val="1"/>
          <w:numId w:val="5"/>
        </w:numPr>
      </w:pPr>
      <w:bookmarkStart w:id="10238" w:name="_Ref488932344"/>
      <w:r>
        <w:t>S</w:t>
      </w:r>
      <w:r w:rsidRPr="00871F40">
        <w:t>ET</w:t>
      </w:r>
      <w:r>
        <w:t>_</w:t>
      </w:r>
      <w:r w:rsidRPr="00871F40">
        <w:t>PRESSURE</w:t>
      </w:r>
      <w:r>
        <w:t>_</w:t>
      </w:r>
      <w:r w:rsidRPr="00871F40">
        <w:t>P</w:t>
      </w:r>
      <w:r>
        <w:t>_</w:t>
      </w:r>
      <w:r w:rsidRPr="00871F40">
        <w:t>VALUE</w:t>
      </w:r>
      <w:bookmarkEnd w:id="10238"/>
    </w:p>
    <w:p w:rsidR="00195202" w:rsidRPr="003945BF" w:rsidRDefault="00195202" w:rsidP="00195202">
      <w:pPr>
        <w:ind w:firstLine="420"/>
      </w:pPr>
      <w:r>
        <w:rPr>
          <w:rFonts w:hint="eastAsia"/>
        </w:rPr>
        <w:t>设置</w:t>
      </w:r>
      <w:r>
        <w:t>P</w:t>
      </w:r>
      <w:r>
        <w:rPr>
          <w:rFonts w:hint="eastAsia"/>
        </w:rPr>
        <w:t>值</w:t>
      </w:r>
      <w:r>
        <w:rPr>
          <w:rFonts w:hint="eastAsia"/>
        </w:rPr>
        <w:t>(</w:t>
      </w:r>
      <w:r>
        <w:t>ADC</w:t>
      </w:r>
      <w:r>
        <w:rPr>
          <w:rFonts w:hint="eastAsia"/>
        </w:rPr>
        <w:t>值</w:t>
      </w:r>
      <w:r>
        <w:rPr>
          <w:rFonts w:hint="eastAsia"/>
        </w:rPr>
        <w:t>)</w:t>
      </w:r>
      <w:r w:rsidRPr="003945BF">
        <w:rPr>
          <w:rFonts w:hint="eastAsia"/>
        </w:rPr>
        <w:t>：</w:t>
      </w:r>
    </w:p>
    <w:p w:rsidR="00195202" w:rsidRDefault="00195202" w:rsidP="0019520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195202" w:rsidRDefault="00195202" w:rsidP="00195202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9520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17295A" w:rsidRDefault="001952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95202" w:rsidRPr="00513A48" w:rsidRDefault="001952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95202" w:rsidTr="006A6C10">
        <w:tc>
          <w:tcPr>
            <w:tcW w:w="7792" w:type="dxa"/>
            <w:gridSpan w:val="17"/>
          </w:tcPr>
          <w:p w:rsidR="00195202" w:rsidRDefault="0019520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95202" w:rsidTr="006A6C10">
        <w:tc>
          <w:tcPr>
            <w:tcW w:w="7792" w:type="dxa"/>
            <w:gridSpan w:val="17"/>
          </w:tcPr>
          <w:p w:rsidR="00195202" w:rsidRDefault="0019520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195202" w:rsidTr="006A6C10">
        <w:tc>
          <w:tcPr>
            <w:tcW w:w="3896" w:type="dxa"/>
            <w:gridSpan w:val="9"/>
          </w:tcPr>
          <w:p w:rsidR="00195202" w:rsidRDefault="00195202" w:rsidP="006A6C10">
            <w:pPr>
              <w:jc w:val="center"/>
              <w:rPr>
                <w:b/>
              </w:rPr>
            </w:pPr>
            <w:r>
              <w:t>P(low byte)</w:t>
            </w:r>
          </w:p>
        </w:tc>
        <w:tc>
          <w:tcPr>
            <w:tcW w:w="3896" w:type="dxa"/>
            <w:gridSpan w:val="8"/>
          </w:tcPr>
          <w:p w:rsidR="00195202" w:rsidRDefault="00195202" w:rsidP="006A6C10">
            <w:pPr>
              <w:jc w:val="center"/>
              <w:rPr>
                <w:b/>
              </w:rPr>
            </w:pPr>
            <w:r>
              <w:t>P(high byte)</w:t>
            </w:r>
          </w:p>
        </w:tc>
      </w:tr>
    </w:tbl>
    <w:p w:rsidR="00195202" w:rsidRDefault="00195202" w:rsidP="00195202">
      <w:pPr>
        <w:pStyle w:val="a7"/>
        <w:ind w:left="840" w:firstLineChars="0" w:firstLine="0"/>
      </w:pPr>
    </w:p>
    <w:p w:rsidR="00195202" w:rsidRDefault="00195202" w:rsidP="0019520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195202" w:rsidRPr="00A16D0F" w:rsidRDefault="00195202" w:rsidP="00195202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9E5A56" w:rsidRDefault="009E5A56" w:rsidP="002D56AA"/>
    <w:p w:rsidR="009E5A56" w:rsidRDefault="009E5A56" w:rsidP="002D56AA"/>
    <w:p w:rsidR="00FF7902" w:rsidRDefault="00FF7902" w:rsidP="007502FA">
      <w:pPr>
        <w:pStyle w:val="2"/>
        <w:numPr>
          <w:ilvl w:val="1"/>
          <w:numId w:val="5"/>
        </w:numPr>
      </w:pPr>
      <w:bookmarkStart w:id="10239" w:name="_Ref488932363"/>
      <w:bookmarkStart w:id="10240" w:name="_Ref495396194"/>
      <w:r>
        <w:t>S</w:t>
      </w:r>
      <w:r w:rsidRPr="00E2701C">
        <w:t>ET</w:t>
      </w:r>
      <w:r>
        <w:t>_</w:t>
      </w:r>
      <w:bookmarkEnd w:id="10239"/>
      <w:r w:rsidR="007502FA" w:rsidRPr="007502FA">
        <w:t>SYRINGE_PRESSURE_SELF_CALI_VALUE</w:t>
      </w:r>
      <w:bookmarkEnd w:id="10240"/>
    </w:p>
    <w:p w:rsidR="00FF7902" w:rsidRPr="003945BF" w:rsidRDefault="00FF7902" w:rsidP="00FF7902">
      <w:pPr>
        <w:ind w:firstLine="420"/>
      </w:pPr>
      <w:r>
        <w:rPr>
          <w:rFonts w:hint="eastAsia"/>
        </w:rPr>
        <w:t>设置注射器</w:t>
      </w:r>
      <w:r w:rsidR="00401B56" w:rsidRPr="00401B56">
        <w:rPr>
          <w:rFonts w:hint="eastAsia"/>
        </w:rPr>
        <w:t>自定义压力校准值</w:t>
      </w:r>
      <w:r w:rsidRPr="003945BF">
        <w:rPr>
          <w:rFonts w:hint="eastAsia"/>
        </w:rPr>
        <w:t>：</w:t>
      </w:r>
    </w:p>
    <w:p w:rsidR="00FF7902" w:rsidRDefault="00FF7902" w:rsidP="00FF790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F7902" w:rsidRDefault="00FF7902" w:rsidP="00FF7902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包含品牌、</w:t>
      </w:r>
      <w:r>
        <w:t>尺寸</w:t>
      </w:r>
      <w:r>
        <w:rPr>
          <w:rFonts w:hint="eastAsia"/>
        </w:rPr>
        <w:t>、压力参数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F790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17295A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F7902" w:rsidTr="006A6C10">
        <w:tc>
          <w:tcPr>
            <w:tcW w:w="7792" w:type="dxa"/>
            <w:gridSpan w:val="17"/>
          </w:tcPr>
          <w:p w:rsidR="00FF7902" w:rsidRDefault="00FF790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F7902" w:rsidTr="006A6C10">
        <w:tc>
          <w:tcPr>
            <w:tcW w:w="7792" w:type="dxa"/>
            <w:gridSpan w:val="17"/>
          </w:tcPr>
          <w:p w:rsidR="00FF7902" w:rsidRDefault="00FF790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0x0C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Default="00FF7902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241" w:author="Zhang, Carol (MSHA)" w:date="2019-12-11T16:15:00Z">
              <w:r w:rsidR="00B2321A" w:rsidRPr="00B2321A">
                <w:rPr>
                  <w:color w:val="0000FF"/>
                  <w:u w:val="single"/>
                  <w:rPrChange w:id="10242" w:author="Zhang, Carol (MSHA)" w:date="2019-12-11T16:15:00Z">
                    <w:rPr/>
                  </w:rPrChange>
                </w:rPr>
                <w:t>Brand</w:t>
              </w:r>
            </w:ins>
            <w:del w:id="1024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pressure_level 0 (low byte)</w:t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</w:pPr>
            <w:r>
              <w:t>pressure level 0 (high byte)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pressure_level 1 (low byte)</w:t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</w:pPr>
            <w:r>
              <w:t>pressure_level 1 (high byte)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pressure_level 2 (low byte)</w:t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</w:pPr>
            <w:r>
              <w:t>pressure_level 2 (high byte)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pressure_level 3 (low byte)</w:t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</w:pPr>
            <w:r>
              <w:t>pressure_level 3 (high byte)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pressure_level 4 (low byte)</w:t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</w:pPr>
            <w:r>
              <w:t>pressure_level 4 (high byte)</w:t>
            </w:r>
          </w:p>
        </w:tc>
      </w:tr>
    </w:tbl>
    <w:p w:rsidR="00FF7902" w:rsidRDefault="00FF7902" w:rsidP="00FF7902">
      <w:pPr>
        <w:pStyle w:val="a7"/>
        <w:ind w:left="840" w:firstLineChars="0" w:firstLine="0"/>
      </w:pPr>
    </w:p>
    <w:p w:rsidR="00FF7902" w:rsidRDefault="00FF7902" w:rsidP="00FF790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F7902" w:rsidRDefault="00FF7902" w:rsidP="00FF7902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FF7902" w:rsidRDefault="00FF7902" w:rsidP="00FF7902">
      <w:pPr>
        <w:pStyle w:val="2"/>
        <w:numPr>
          <w:ilvl w:val="1"/>
          <w:numId w:val="5"/>
        </w:numPr>
      </w:pPr>
      <w:bookmarkStart w:id="10244" w:name="_Ref488932400"/>
      <w:r>
        <w:t>S</w:t>
      </w:r>
      <w:r w:rsidRPr="00934845">
        <w:t>ET</w:t>
      </w:r>
      <w:r>
        <w:t>_</w:t>
      </w:r>
      <w:r w:rsidRPr="00934845">
        <w:t>SYRINGE</w:t>
      </w:r>
      <w:r>
        <w:t>_</w:t>
      </w:r>
      <w:r w:rsidRPr="00934845">
        <w:t>CALI</w:t>
      </w:r>
      <w:r>
        <w:t>_</w:t>
      </w:r>
      <w:r w:rsidRPr="00934845">
        <w:t>FLA</w:t>
      </w:r>
      <w:r>
        <w:t>G</w:t>
      </w:r>
      <w:bookmarkEnd w:id="10244"/>
    </w:p>
    <w:p w:rsidR="00FF7902" w:rsidRPr="003945BF" w:rsidRDefault="00FF7902" w:rsidP="00FF7902">
      <w:pPr>
        <w:ind w:firstLine="420"/>
      </w:pPr>
      <w:r>
        <w:rPr>
          <w:rFonts w:hint="eastAsia"/>
        </w:rPr>
        <w:t>设置自定义品牌校准标识</w:t>
      </w:r>
      <w:r w:rsidRPr="003945BF">
        <w:rPr>
          <w:rFonts w:hint="eastAsia"/>
        </w:rPr>
        <w:t>：</w:t>
      </w:r>
    </w:p>
    <w:p w:rsidR="00FF7902" w:rsidRDefault="00FF7902" w:rsidP="00FF790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F7902" w:rsidRDefault="00FF7902" w:rsidP="00FF7902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F790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17295A" w:rsidRDefault="00FF79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F7902" w:rsidRPr="00513A48" w:rsidRDefault="00FF79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F7902" w:rsidTr="006A6C10">
        <w:tc>
          <w:tcPr>
            <w:tcW w:w="7792" w:type="dxa"/>
            <w:gridSpan w:val="17"/>
          </w:tcPr>
          <w:p w:rsidR="00FF7902" w:rsidRDefault="00FF790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F7902" w:rsidTr="006A6C10">
        <w:tc>
          <w:tcPr>
            <w:tcW w:w="7792" w:type="dxa"/>
            <w:gridSpan w:val="17"/>
          </w:tcPr>
          <w:p w:rsidR="00FF7902" w:rsidRDefault="00FF790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FF7902" w:rsidTr="006A6C10">
        <w:tc>
          <w:tcPr>
            <w:tcW w:w="3896" w:type="dxa"/>
            <w:gridSpan w:val="9"/>
          </w:tcPr>
          <w:p w:rsidR="00FF7902" w:rsidRDefault="00FF7902" w:rsidP="006A6C10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245" w:author="Zhang, Carol (MSHA)" w:date="2019-12-11T16:15:00Z">
              <w:r w:rsidR="00B2321A" w:rsidRPr="00B2321A">
                <w:rPr>
                  <w:color w:val="0000FF"/>
                  <w:u w:val="single"/>
                  <w:rPrChange w:id="10246" w:author="Zhang, Carol (MSHA)" w:date="2019-12-11T16:15:00Z">
                    <w:rPr/>
                  </w:rPrChange>
                </w:rPr>
                <w:t>Brand</w:t>
              </w:r>
            </w:ins>
            <w:del w:id="1024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FF7902" w:rsidRDefault="00FF7902" w:rsidP="006A6C10">
            <w:pPr>
              <w:jc w:val="center"/>
              <w:rPr>
                <w:b/>
              </w:rPr>
            </w:pPr>
            <w:r>
              <w:t>Size</w:t>
            </w:r>
          </w:p>
        </w:tc>
      </w:tr>
      <w:tr w:rsidR="00FF7902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FF7902" w:rsidRPr="00CB643E" w:rsidRDefault="00FF7902" w:rsidP="006A6C10">
            <w:pPr>
              <w:jc w:val="center"/>
              <w:rPr>
                <w:color w:val="0000FF"/>
                <w:u w:val="single"/>
              </w:rPr>
            </w:pPr>
            <w:r>
              <w:t>cali_flag</w:t>
            </w:r>
          </w:p>
        </w:tc>
      </w:tr>
    </w:tbl>
    <w:p w:rsidR="00FF7902" w:rsidRDefault="00FF7902" w:rsidP="00FF7902">
      <w:pPr>
        <w:pStyle w:val="a7"/>
        <w:ind w:left="840" w:firstLineChars="0" w:firstLine="0"/>
      </w:pPr>
    </w:p>
    <w:p w:rsidR="00FF7902" w:rsidRDefault="00FF7902" w:rsidP="00FF7902">
      <w:pPr>
        <w:pStyle w:val="a7"/>
        <w:ind w:left="840" w:firstLineChars="0" w:firstLine="0"/>
      </w:pPr>
    </w:p>
    <w:p w:rsidR="00FF7902" w:rsidRDefault="00FF7902" w:rsidP="00FF790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F7902" w:rsidRDefault="00FF7902" w:rsidP="00FF7902">
      <w:pPr>
        <w:pStyle w:val="a7"/>
        <w:ind w:left="840" w:firstLineChars="0" w:firstLine="0"/>
      </w:pPr>
      <w:r>
        <w:rPr>
          <w:rFonts w:hint="eastAsia"/>
        </w:rPr>
        <w:lastRenderedPageBreak/>
        <w:t>正常返回：空</w:t>
      </w:r>
    </w:p>
    <w:p w:rsidR="009E5A56" w:rsidRDefault="009E5A56" w:rsidP="002D56AA"/>
    <w:p w:rsidR="00275A9D" w:rsidRDefault="00275A9D" w:rsidP="002D56AA"/>
    <w:p w:rsidR="005F6752" w:rsidRDefault="005F6752" w:rsidP="005F6752">
      <w:pPr>
        <w:pStyle w:val="2"/>
        <w:numPr>
          <w:ilvl w:val="1"/>
          <w:numId w:val="5"/>
        </w:numPr>
      </w:pPr>
      <w:bookmarkStart w:id="10248" w:name="_Ref488932419"/>
      <w:r>
        <w:t>S</w:t>
      </w:r>
      <w:r w:rsidRPr="00F24B80">
        <w:t>ET_APP_IMG_VALID_FLA</w:t>
      </w:r>
      <w:r>
        <w:t>G</w:t>
      </w:r>
      <w:bookmarkEnd w:id="10248"/>
    </w:p>
    <w:p w:rsidR="005F6752" w:rsidRPr="003945BF" w:rsidRDefault="005F6752" w:rsidP="005F6752">
      <w:pPr>
        <w:ind w:firstLine="420"/>
      </w:pPr>
      <w:r>
        <w:rPr>
          <w:rFonts w:hint="eastAsia"/>
        </w:rPr>
        <w:t>设置固件升级标识</w:t>
      </w:r>
      <w:r w:rsidRPr="003945BF">
        <w:rPr>
          <w:rFonts w:hint="eastAsia"/>
        </w:rPr>
        <w:t>：</w:t>
      </w:r>
    </w:p>
    <w:p w:rsidR="005F6752" w:rsidRDefault="005F6752" w:rsidP="005F675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F6752" w:rsidRDefault="005F6752" w:rsidP="005F6752">
      <w:pPr>
        <w:pStyle w:val="a7"/>
        <w:ind w:left="840" w:firstLineChars="0" w:firstLine="0"/>
      </w:pPr>
      <w:r>
        <w:rPr>
          <w:rFonts w:hint="eastAsia"/>
        </w:rPr>
        <w:t>向泵端发送一个自定义数据字段，</w:t>
      </w:r>
      <w:r>
        <w:t>包含</w:t>
      </w:r>
      <w:r>
        <w:rPr>
          <w:rFonts w:hint="eastAsia"/>
        </w:rPr>
        <w:t>16</w:t>
      </w:r>
      <w:r>
        <w:rPr>
          <w:rFonts w:hint="eastAsia"/>
        </w:rPr>
        <w:t>位无符号整数的</w:t>
      </w:r>
      <w:r w:rsidRPr="00752B58">
        <w:t>app_img_valid_flag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F675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17295A" w:rsidRDefault="005F675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F6752" w:rsidRPr="00513A48" w:rsidRDefault="005F675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F6752" w:rsidTr="006A6C10">
        <w:tc>
          <w:tcPr>
            <w:tcW w:w="7792" w:type="dxa"/>
            <w:gridSpan w:val="17"/>
          </w:tcPr>
          <w:p w:rsidR="005F6752" w:rsidRDefault="005F675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F6752" w:rsidTr="006A6C10">
        <w:tc>
          <w:tcPr>
            <w:tcW w:w="7792" w:type="dxa"/>
            <w:gridSpan w:val="17"/>
          </w:tcPr>
          <w:p w:rsidR="005F6752" w:rsidRDefault="005F675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5F6752" w:rsidTr="006A6C10">
        <w:tc>
          <w:tcPr>
            <w:tcW w:w="3896" w:type="dxa"/>
            <w:gridSpan w:val="9"/>
          </w:tcPr>
          <w:p w:rsidR="005F6752" w:rsidRDefault="005F6752" w:rsidP="006A6C10">
            <w:r w:rsidRPr="00752B58">
              <w:t xml:space="preserve">app_img_valid_flag  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5F6752" w:rsidRDefault="005F6752" w:rsidP="006A6C10">
            <w:r w:rsidRPr="00752B58">
              <w:t xml:space="preserve">app_img_valid_flag   </w:t>
            </w:r>
            <w:r>
              <w:t>(high byte)</w:t>
            </w:r>
          </w:p>
        </w:tc>
      </w:tr>
    </w:tbl>
    <w:p w:rsidR="005F6752" w:rsidRDefault="005F6752" w:rsidP="005F6752"/>
    <w:p w:rsidR="005F6752" w:rsidRDefault="005F6752" w:rsidP="005F675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F6752" w:rsidRPr="00A16D0F" w:rsidRDefault="005F6752" w:rsidP="005F6752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676497" w:rsidRDefault="00676497" w:rsidP="00676497">
      <w:pPr>
        <w:pStyle w:val="2"/>
        <w:numPr>
          <w:ilvl w:val="1"/>
          <w:numId w:val="5"/>
        </w:numPr>
      </w:pPr>
      <w:bookmarkStart w:id="10249" w:name="_Ref488932442"/>
      <w:r>
        <w:t>S</w:t>
      </w:r>
      <w:r w:rsidRPr="003C7049">
        <w:t>ET_UI_DELIVERY_SECURE_CONFIG</w:t>
      </w:r>
      <w:bookmarkEnd w:id="10249"/>
    </w:p>
    <w:p w:rsidR="00676497" w:rsidRPr="003945BF" w:rsidRDefault="00676497" w:rsidP="00676497">
      <w:pPr>
        <w:ind w:firstLine="420"/>
      </w:pPr>
      <w:r>
        <w:rPr>
          <w:rFonts w:hint="eastAsia"/>
        </w:rPr>
        <w:t>设置输注安全设置参数</w:t>
      </w:r>
      <w:r w:rsidRPr="003945BF">
        <w:rPr>
          <w:rFonts w:hint="eastAsia"/>
        </w:rPr>
        <w:t>：</w:t>
      </w:r>
    </w:p>
    <w:p w:rsidR="00676497" w:rsidRDefault="00676497" w:rsidP="0067649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676497" w:rsidRDefault="00676497" w:rsidP="00676497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76497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17295A" w:rsidRDefault="00676497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676497" w:rsidRPr="00513A48" w:rsidRDefault="00676497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Default="00676497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Default="00676497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0x0017</w:t>
            </w:r>
          </w:p>
        </w:tc>
      </w:tr>
      <w:tr w:rsidR="00676497" w:rsidTr="006A6C10">
        <w:tc>
          <w:tcPr>
            <w:tcW w:w="3896" w:type="dxa"/>
            <w:gridSpan w:val="9"/>
          </w:tcPr>
          <w:p w:rsidR="00676497" w:rsidRDefault="00676497" w:rsidP="006A6C10">
            <w:pPr>
              <w:jc w:val="center"/>
            </w:pPr>
            <w:r>
              <w:t>change_rate_in_run(1 byte)</w:t>
            </w:r>
          </w:p>
        </w:tc>
        <w:tc>
          <w:tcPr>
            <w:tcW w:w="3896" w:type="dxa"/>
            <w:gridSpan w:val="8"/>
          </w:tcPr>
          <w:p w:rsidR="00676497" w:rsidRDefault="00676497" w:rsidP="006A6C10">
            <w:pPr>
              <w:jc w:val="center"/>
            </w:pPr>
            <w:r>
              <w:t>lock_in_run(1 byte)</w:t>
            </w:r>
          </w:p>
        </w:tc>
      </w:tr>
      <w:tr w:rsidR="00676497" w:rsidTr="006A6C10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676497" w:rsidRDefault="00676497" w:rsidP="006A6C10">
            <w:pPr>
              <w:jc w:val="center"/>
            </w:pPr>
            <w:r>
              <w:t>saving_last_infusion_programming(1 byte)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Default="00676497" w:rsidP="006A6C10">
            <w:pPr>
              <w:jc w:val="center"/>
            </w:pPr>
            <w:r>
              <w:t>residual_time(4 bytes)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Pr="00752B58" w:rsidRDefault="00676497" w:rsidP="006A6C10">
            <w:pPr>
              <w:jc w:val="center"/>
            </w:pPr>
            <w:r>
              <w:t>alarm_sound_type(4 bytes)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Pr="00752B58" w:rsidRDefault="00676497" w:rsidP="006A6C10">
            <w:pPr>
              <w:jc w:val="center"/>
            </w:pPr>
            <w:r>
              <w:t>inf_safety_passcode(4 bytes)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Pr="00752B58" w:rsidRDefault="00676497" w:rsidP="006A6C10">
            <w:pPr>
              <w:jc w:val="center"/>
            </w:pPr>
            <w:r>
              <w:t>alarm_type_passcode(4 bytes)</w:t>
            </w:r>
          </w:p>
        </w:tc>
      </w:tr>
      <w:tr w:rsidR="00676497" w:rsidTr="006A6C10">
        <w:tc>
          <w:tcPr>
            <w:tcW w:w="7792" w:type="dxa"/>
            <w:gridSpan w:val="17"/>
          </w:tcPr>
          <w:p w:rsidR="00676497" w:rsidRDefault="00676497" w:rsidP="006A6C10">
            <w:pPr>
              <w:jc w:val="center"/>
            </w:pPr>
            <w:r>
              <w:t>brand_pre_choice(4 bytes)</w:t>
            </w:r>
          </w:p>
        </w:tc>
      </w:tr>
    </w:tbl>
    <w:p w:rsidR="00676497" w:rsidRDefault="00676497" w:rsidP="00676497"/>
    <w:p w:rsidR="00676497" w:rsidRDefault="00676497" w:rsidP="0067649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76497" w:rsidRPr="00A16D0F" w:rsidRDefault="00676497" w:rsidP="00676497">
      <w:pPr>
        <w:pStyle w:val="a7"/>
        <w:ind w:left="840" w:firstLineChars="0" w:firstLine="0"/>
      </w:pPr>
      <w:r>
        <w:rPr>
          <w:rFonts w:hint="eastAsia"/>
        </w:rPr>
        <w:t>正常返回：空</w:t>
      </w:r>
    </w:p>
    <w:p w:rsidR="00676497" w:rsidRDefault="00676497" w:rsidP="00676497">
      <w:pPr>
        <w:pStyle w:val="a7"/>
        <w:ind w:left="840" w:firstLineChars="0" w:firstLine="0"/>
      </w:pPr>
    </w:p>
    <w:p w:rsidR="004D1D02" w:rsidRDefault="004D1D02" w:rsidP="004D1D02">
      <w:pPr>
        <w:pStyle w:val="2"/>
        <w:numPr>
          <w:ilvl w:val="1"/>
          <w:numId w:val="5"/>
        </w:numPr>
      </w:pPr>
      <w:bookmarkStart w:id="10250" w:name="_Ref491853200"/>
      <w:r>
        <w:t>S</w:t>
      </w:r>
      <w:r w:rsidRPr="00395742">
        <w:t>ET</w:t>
      </w:r>
      <w:r>
        <w:t>_</w:t>
      </w:r>
      <w:r w:rsidRPr="00395742">
        <w:t>PRESSURE</w:t>
      </w:r>
      <w:r>
        <w:t>_</w:t>
      </w:r>
      <w:r w:rsidRPr="00395742">
        <w:t>FACTOR</w:t>
      </w:r>
      <w:r>
        <w:t>_AB</w:t>
      </w:r>
      <w:r w:rsidRPr="00395742">
        <w:t>C</w:t>
      </w:r>
      <w:bookmarkEnd w:id="10250"/>
    </w:p>
    <w:p w:rsidR="004D1D02" w:rsidRPr="003945BF" w:rsidRDefault="004D1D02" w:rsidP="004D1D02">
      <w:pPr>
        <w:ind w:firstLine="420"/>
      </w:pPr>
      <w:r>
        <w:rPr>
          <w:rFonts w:hint="eastAsia"/>
        </w:rPr>
        <w:t>设置</w:t>
      </w:r>
      <w:r>
        <w:t>ABC</w:t>
      </w:r>
      <w:r>
        <w:rPr>
          <w:rFonts w:hint="eastAsia"/>
        </w:rPr>
        <w:t>因子</w:t>
      </w:r>
      <w:r w:rsidRPr="003945BF">
        <w:rPr>
          <w:rFonts w:hint="eastAsia"/>
        </w:rPr>
        <w:t>：</w:t>
      </w:r>
    </w:p>
    <w:p w:rsidR="004D1D02" w:rsidRDefault="004D1D02" w:rsidP="004D1D0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D1D02" w:rsidRPr="00A16D0F" w:rsidRDefault="004D1D02" w:rsidP="004D1D02">
      <w:pPr>
        <w:pStyle w:val="a7"/>
        <w:ind w:left="840" w:firstLineChars="0" w:firstLine="0"/>
      </w:pPr>
      <w:r>
        <w:rPr>
          <w:rFonts w:hint="eastAsia"/>
        </w:rPr>
        <w:lastRenderedPageBreak/>
        <w:t>向泵端发送一个自定义字段</w:t>
      </w:r>
      <w:r>
        <w:rPr>
          <w:rFonts w:hint="eastAsia"/>
        </w:rPr>
        <w:t>,(</w:t>
      </w:r>
      <w:r>
        <w:t>A,B,C</w:t>
      </w:r>
      <w:r>
        <w:rPr>
          <w:rFonts w:hint="eastAsia"/>
        </w:rPr>
        <w:t>均为</w:t>
      </w:r>
      <w:r>
        <w:rPr>
          <w:rFonts w:hint="eastAsia"/>
        </w:rPr>
        <w:t>32</w:t>
      </w:r>
      <w:r>
        <w:rPr>
          <w:rFonts w:hint="eastAsia"/>
        </w:rPr>
        <w:t>位有符号整数</w:t>
      </w:r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D1D0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17295A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D1D02" w:rsidTr="006A6C10">
        <w:tc>
          <w:tcPr>
            <w:tcW w:w="7792" w:type="dxa"/>
            <w:gridSpan w:val="17"/>
          </w:tcPr>
          <w:p w:rsidR="004D1D02" w:rsidRDefault="004D1D0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D1D02" w:rsidTr="006A6C10">
        <w:tc>
          <w:tcPr>
            <w:tcW w:w="7792" w:type="dxa"/>
            <w:gridSpan w:val="17"/>
          </w:tcPr>
          <w:p w:rsidR="004D1D02" w:rsidRDefault="004D1D0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0x0C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Default="004D1D02" w:rsidP="006A6C10">
            <w:pPr>
              <w:jc w:val="center"/>
              <w:rPr>
                <w:b/>
              </w:rPr>
            </w:pPr>
            <w:r>
              <w:t>A(low byte)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  <w:rPr>
                <w:b/>
              </w:rPr>
            </w:pPr>
            <w:r>
              <w:t>A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A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A(high byte)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B(low byte)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B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B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B(high byte)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C(low byte)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C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C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C(high byte)</w:t>
            </w:r>
          </w:p>
        </w:tc>
      </w:tr>
    </w:tbl>
    <w:p w:rsidR="004D1D02" w:rsidRDefault="004D1D02" w:rsidP="004D1D0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D1D02" w:rsidRDefault="004D1D02" w:rsidP="004D1D02">
      <w:pPr>
        <w:pStyle w:val="a7"/>
        <w:ind w:left="840" w:firstLineChars="0" w:firstLine="0"/>
      </w:pPr>
      <w:r>
        <w:rPr>
          <w:rFonts w:hint="eastAsia"/>
        </w:rPr>
        <w:t>返回一个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4D1D02" w:rsidRDefault="004D1D02" w:rsidP="004D1D02"/>
    <w:p w:rsidR="004D1D02" w:rsidRDefault="004D1D02" w:rsidP="004D1D02">
      <w:pPr>
        <w:pStyle w:val="2"/>
        <w:numPr>
          <w:ilvl w:val="1"/>
          <w:numId w:val="5"/>
        </w:numPr>
      </w:pPr>
      <w:bookmarkStart w:id="10251" w:name="_Ref491853208"/>
      <w:r>
        <w:t>S</w:t>
      </w:r>
      <w:r w:rsidRPr="00D9104D">
        <w:t>ET</w:t>
      </w:r>
      <w:r>
        <w:t>_</w:t>
      </w:r>
      <w:r w:rsidRPr="00D9104D">
        <w:t>SIZE</w:t>
      </w:r>
      <w:r>
        <w:t>_</w:t>
      </w:r>
      <w:r w:rsidRPr="00D9104D">
        <w:t>SENSOR</w:t>
      </w:r>
      <w:r>
        <w:t>_</w:t>
      </w:r>
      <w:r w:rsidRPr="00D9104D">
        <w:t>CALIBRATION</w:t>
      </w:r>
      <w:r>
        <w:t>_</w:t>
      </w:r>
      <w:r w:rsidRPr="00D9104D">
        <w:t>FACTOR</w:t>
      </w:r>
      <w:r>
        <w:t>_K</w:t>
      </w:r>
      <w:r w:rsidRPr="00D9104D">
        <w:t>P</w:t>
      </w:r>
      <w:bookmarkEnd w:id="10251"/>
    </w:p>
    <w:p w:rsidR="004D1D02" w:rsidRDefault="004D1D02" w:rsidP="004D1D02">
      <w:pPr>
        <w:ind w:firstLine="420"/>
      </w:pPr>
      <w:r>
        <w:rPr>
          <w:rFonts w:hint="eastAsia"/>
        </w:rPr>
        <w:t>设置尺寸校准因子</w:t>
      </w:r>
      <w:r>
        <w:rPr>
          <w:rFonts w:hint="eastAsia"/>
        </w:rPr>
        <w:t>KP</w:t>
      </w:r>
      <w:r>
        <w:rPr>
          <w:rFonts w:hint="eastAsia"/>
        </w:rPr>
        <w:t>值</w:t>
      </w:r>
      <w:r w:rsidRPr="003945BF">
        <w:rPr>
          <w:rFonts w:hint="eastAsia"/>
        </w:rPr>
        <w:t>：</w:t>
      </w:r>
    </w:p>
    <w:p w:rsidR="004D1D02" w:rsidRDefault="004D1D02" w:rsidP="004D1D0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D1D02" w:rsidRDefault="004D1D02" w:rsidP="004D1D02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  <w:r>
        <w:rPr>
          <w:rFonts w:hint="eastAsia"/>
        </w:rPr>
        <w:t>, (</w:t>
      </w:r>
      <w:r>
        <w:t>K,P</w:t>
      </w:r>
      <w:r>
        <w:rPr>
          <w:rFonts w:hint="eastAsia"/>
        </w:rPr>
        <w:t>均为</w:t>
      </w:r>
      <w:r>
        <w:rPr>
          <w:rFonts w:hint="eastAsia"/>
        </w:rPr>
        <w:t>32</w:t>
      </w:r>
      <w:r>
        <w:rPr>
          <w:rFonts w:hint="eastAsia"/>
        </w:rPr>
        <w:t>位有符号整数</w:t>
      </w:r>
      <w:r>
        <w:rPr>
          <w:rFonts w:hint="eastAsia"/>
        </w:rPr>
        <w:t>)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D1D02" w:rsidRPr="00513A48" w:rsidTr="006A6C10"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17295A" w:rsidRDefault="004D1D02" w:rsidP="006A6C10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D1D02" w:rsidRPr="00513A48" w:rsidRDefault="004D1D02" w:rsidP="006A6C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D1D02" w:rsidTr="006A6C10">
        <w:tc>
          <w:tcPr>
            <w:tcW w:w="7792" w:type="dxa"/>
            <w:gridSpan w:val="17"/>
          </w:tcPr>
          <w:p w:rsidR="004D1D02" w:rsidRDefault="004D1D02" w:rsidP="006A6C10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D1D02" w:rsidTr="006A6C10">
        <w:tc>
          <w:tcPr>
            <w:tcW w:w="7792" w:type="dxa"/>
            <w:gridSpan w:val="17"/>
          </w:tcPr>
          <w:p w:rsidR="004D1D02" w:rsidRDefault="004D1D02" w:rsidP="006A6C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0x08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K (low byte)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 xml:space="preserve">K 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K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K(high byte)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P (low byte)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P</w:t>
            </w:r>
          </w:p>
        </w:tc>
      </w:tr>
      <w:tr w:rsidR="004D1D02" w:rsidTr="006A6C10">
        <w:tc>
          <w:tcPr>
            <w:tcW w:w="3896" w:type="dxa"/>
            <w:gridSpan w:val="9"/>
          </w:tcPr>
          <w:p w:rsidR="004D1D02" w:rsidRPr="00CB643E" w:rsidRDefault="004D1D02" w:rsidP="006A6C10">
            <w:pPr>
              <w:jc w:val="center"/>
              <w:rPr>
                <w:color w:val="0000FF"/>
                <w:u w:val="single"/>
              </w:rPr>
            </w:pPr>
            <w:r>
              <w:t>P</w:t>
            </w:r>
          </w:p>
        </w:tc>
        <w:tc>
          <w:tcPr>
            <w:tcW w:w="3896" w:type="dxa"/>
            <w:gridSpan w:val="8"/>
          </w:tcPr>
          <w:p w:rsidR="004D1D02" w:rsidRDefault="004D1D02" w:rsidP="006A6C10">
            <w:pPr>
              <w:jc w:val="center"/>
            </w:pPr>
            <w:r>
              <w:t>P (high byte)</w:t>
            </w:r>
          </w:p>
        </w:tc>
      </w:tr>
    </w:tbl>
    <w:p w:rsidR="004D1D02" w:rsidRDefault="004D1D02" w:rsidP="004D1D02">
      <w:pPr>
        <w:pStyle w:val="a7"/>
        <w:numPr>
          <w:ilvl w:val="0"/>
          <w:numId w:val="1"/>
        </w:numPr>
        <w:ind w:firstLineChars="0"/>
      </w:pPr>
      <w:r>
        <w:t xml:space="preserve">Response </w:t>
      </w:r>
    </w:p>
    <w:p w:rsidR="004D1D02" w:rsidRDefault="004D1D02" w:rsidP="004D1D02">
      <w:pPr>
        <w:ind w:left="5" w:firstLine="420"/>
      </w:pPr>
      <w:r>
        <w:rPr>
          <w:rFonts w:hint="eastAsia"/>
        </w:rPr>
        <w:t>返回一个</w:t>
      </w:r>
      <w:r>
        <w:t>P</w:t>
      </w:r>
      <w:r>
        <w:rPr>
          <w:rFonts w:hint="eastAsia"/>
        </w:rPr>
        <w:t xml:space="preserve">ayload </w:t>
      </w:r>
      <w:r w:rsidRPr="008B005E">
        <w:rPr>
          <w:rFonts w:hint="eastAsia"/>
        </w:rPr>
        <w:t>length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的空数据。</w:t>
      </w:r>
    </w:p>
    <w:p w:rsidR="005F6752" w:rsidRDefault="005F6752" w:rsidP="001B3CC4"/>
    <w:p w:rsidR="00F439F6" w:rsidRDefault="00F439F6" w:rsidP="00F439F6">
      <w:pPr>
        <w:pStyle w:val="2"/>
        <w:numPr>
          <w:ilvl w:val="1"/>
          <w:numId w:val="5"/>
        </w:numPr>
      </w:pPr>
      <w:bookmarkStart w:id="10252" w:name="_Ref495405417"/>
      <w:r>
        <w:t>S</w:t>
      </w:r>
      <w:r w:rsidRPr="00E2701C">
        <w:t>ET</w:t>
      </w:r>
      <w:r>
        <w:t>_</w:t>
      </w:r>
      <w:r w:rsidRPr="007502FA">
        <w:t>SYRINGE_</w:t>
      </w:r>
      <w:r>
        <w:t>SIZE_CALI</w:t>
      </w:r>
      <w:r w:rsidRPr="007502FA">
        <w:t>_</w:t>
      </w:r>
      <w:r>
        <w:rPr>
          <w:rFonts w:hint="eastAsia"/>
        </w:rPr>
        <w:t>RANGE</w:t>
      </w:r>
      <w:bookmarkEnd w:id="10252"/>
    </w:p>
    <w:p w:rsidR="00F439F6" w:rsidRPr="003945BF" w:rsidRDefault="00F439F6" w:rsidP="00F439F6">
      <w:pPr>
        <w:ind w:firstLine="420"/>
      </w:pPr>
      <w:r>
        <w:rPr>
          <w:rFonts w:hint="eastAsia"/>
        </w:rPr>
        <w:t>设置</w:t>
      </w:r>
      <w:r w:rsidRPr="00067D98">
        <w:rPr>
          <w:rFonts w:hint="eastAsia"/>
        </w:rPr>
        <w:t>注射器外径</w:t>
      </w:r>
      <w:r>
        <w:rPr>
          <w:rFonts w:hint="eastAsia"/>
        </w:rPr>
        <w:t>范围</w:t>
      </w:r>
      <w:r w:rsidRPr="003945BF">
        <w:rPr>
          <w:rFonts w:hint="eastAsia"/>
        </w:rPr>
        <w:t>：</w:t>
      </w:r>
    </w:p>
    <w:p w:rsidR="00F439F6" w:rsidRDefault="00F439F6" w:rsidP="00F439F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439F6" w:rsidRDefault="00F439F6" w:rsidP="00F439F6">
      <w:pPr>
        <w:pStyle w:val="a7"/>
        <w:ind w:left="840" w:firstLineChars="0" w:firstLine="0"/>
      </w:pPr>
      <w:r w:rsidRPr="00F439F6">
        <w:rPr>
          <w:rFonts w:hint="eastAsia"/>
        </w:rPr>
        <w:t>向泵端发送一个自定义数据字段</w:t>
      </w:r>
      <w:r w:rsidRPr="00F439F6">
        <w:rPr>
          <w:rFonts w:hint="eastAsia"/>
        </w:rPr>
        <w:t>,</w:t>
      </w:r>
      <w:r w:rsidRPr="00F439F6">
        <w:rPr>
          <w:rFonts w:hint="eastAsia"/>
        </w:rPr>
        <w:t>包含</w:t>
      </w:r>
      <w:r>
        <w:rPr>
          <w:rFonts w:hint="eastAsia"/>
        </w:rPr>
        <w:t>各</w:t>
      </w:r>
      <w:r w:rsidRPr="00F439F6">
        <w:rPr>
          <w:rFonts w:hint="eastAsia"/>
        </w:rPr>
        <w:t>尺寸</w:t>
      </w:r>
      <w:r w:rsidRPr="00067D98">
        <w:rPr>
          <w:rFonts w:hint="eastAsia"/>
        </w:rPr>
        <w:t>外径</w:t>
      </w:r>
      <w:r>
        <w:rPr>
          <w:rFonts w:hint="eastAsia"/>
        </w:rPr>
        <w:t>范围</w:t>
      </w:r>
      <w:r w:rsidRPr="00C07149">
        <w:rPr>
          <w:rFonts w:hint="eastAsia"/>
        </w:rPr>
        <w:t>.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F439F6" w:rsidRPr="00513A48" w:rsidTr="00F25B15"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17295A" w:rsidRDefault="00F439F6" w:rsidP="00F25B15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F439F6" w:rsidRPr="00513A48" w:rsidRDefault="00F439F6" w:rsidP="00F25B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F439F6" w:rsidTr="00F25B15">
        <w:tc>
          <w:tcPr>
            <w:tcW w:w="7792" w:type="dxa"/>
            <w:gridSpan w:val="17"/>
          </w:tcPr>
          <w:p w:rsidR="00F439F6" w:rsidRDefault="00F439F6" w:rsidP="00F25B15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F439F6" w:rsidTr="00F25B15">
        <w:tc>
          <w:tcPr>
            <w:tcW w:w="7792" w:type="dxa"/>
            <w:gridSpan w:val="17"/>
          </w:tcPr>
          <w:p w:rsidR="00F439F6" w:rsidRDefault="00F439F6" w:rsidP="00F25B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</w:t>
            </w:r>
            <w:r>
              <w:rPr>
                <w:rFonts w:hint="eastAsia"/>
                <w:b/>
              </w:rPr>
              <w:t>14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 xml:space="preserve">5ml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 xml:space="preserve">5ml </w:t>
            </w:r>
            <w:r>
              <w:t>External_diameter_</w:t>
            </w:r>
            <w:r w:rsidRPr="00C07149">
              <w:t>min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 xml:space="preserve">5ml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 xml:space="preserve">5ml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</w:t>
            </w:r>
            <w:r w:rsidRPr="00C07149">
              <w:t>min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lastRenderedPageBreak/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20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20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10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t>30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External_diameter_min</w:t>
            </w:r>
            <w:r>
              <w:t>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 w:rsidRPr="00C07149">
              <w:t>in</w:t>
            </w:r>
            <w:r>
              <w:t xml:space="preserve"> (high byte)</w:t>
            </w:r>
          </w:p>
        </w:tc>
      </w:tr>
      <w:tr w:rsidR="00F439F6" w:rsidTr="00F25B15">
        <w:tc>
          <w:tcPr>
            <w:tcW w:w="3896" w:type="dxa"/>
            <w:gridSpan w:val="9"/>
          </w:tcPr>
          <w:p w:rsidR="00F439F6" w:rsidRPr="00CB643E" w:rsidRDefault="00F439F6" w:rsidP="00F25B15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 w:rsidRPr="00C07149">
              <w:t>External_diameter_</w:t>
            </w:r>
            <w:r>
              <w:t>m</w:t>
            </w:r>
            <w:r>
              <w:rPr>
                <w:rFonts w:hint="eastAsia"/>
              </w:rPr>
              <w:t>ax</w:t>
            </w:r>
            <w:r>
              <w:t xml:space="preserve"> (low byte)</w:t>
            </w:r>
          </w:p>
        </w:tc>
        <w:tc>
          <w:tcPr>
            <w:tcW w:w="3896" w:type="dxa"/>
            <w:gridSpan w:val="8"/>
          </w:tcPr>
          <w:p w:rsidR="00F439F6" w:rsidRDefault="00F439F6" w:rsidP="00F25B1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 xml:space="preserve">ml </w:t>
            </w:r>
            <w:r>
              <w:t>External_diameter_m</w:t>
            </w:r>
            <w:r>
              <w:rPr>
                <w:rFonts w:hint="eastAsia"/>
              </w:rPr>
              <w:t>ax</w:t>
            </w:r>
            <w:r>
              <w:t xml:space="preserve"> (high byte)</w:t>
            </w:r>
          </w:p>
        </w:tc>
      </w:tr>
    </w:tbl>
    <w:p w:rsidR="00F439F6" w:rsidRDefault="00F439F6" w:rsidP="00F439F6">
      <w:pPr>
        <w:pStyle w:val="a7"/>
        <w:ind w:left="840" w:firstLineChars="0" w:firstLine="0"/>
      </w:pPr>
    </w:p>
    <w:p w:rsidR="00F439F6" w:rsidRDefault="00F439F6" w:rsidP="00F439F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E6D8A" w:rsidRDefault="00F439F6" w:rsidP="00EB7CCF">
      <w:pPr>
        <w:pStyle w:val="a7"/>
        <w:ind w:left="840" w:firstLineChars="0" w:firstLine="0"/>
      </w:pPr>
      <w:r w:rsidRPr="00F439F6">
        <w:rPr>
          <w:rFonts w:hint="eastAsia"/>
        </w:rPr>
        <w:t>正常返回：空</w:t>
      </w:r>
      <w:r>
        <w:rPr>
          <w:rFonts w:hint="eastAsia"/>
        </w:rPr>
        <w:t>：</w:t>
      </w:r>
      <w:bookmarkEnd w:id="7200"/>
    </w:p>
    <w:p w:rsidR="003F6E24" w:rsidRPr="003F6E24" w:rsidRDefault="003F6E24" w:rsidP="003F6E24">
      <w:pPr>
        <w:pStyle w:val="2"/>
        <w:numPr>
          <w:ilvl w:val="1"/>
          <w:numId w:val="5"/>
        </w:numPr>
      </w:pPr>
      <w:bookmarkStart w:id="10253" w:name="_Ref500762051"/>
      <w:bookmarkStart w:id="10254" w:name="_Ref500772396"/>
      <w:r w:rsidRPr="003F6E24">
        <w:t>REMOTE</w:t>
      </w:r>
      <w:r>
        <w:t>_</w:t>
      </w:r>
      <w:r w:rsidR="00AE7388">
        <w:t>STARTSTOP</w:t>
      </w:r>
      <w:r w:rsidRPr="003F6E24">
        <w:t>_</w:t>
      </w:r>
      <w:bookmarkEnd w:id="10253"/>
      <w:r w:rsidR="00AE7388">
        <w:t>INFUSION</w:t>
      </w:r>
      <w:bookmarkEnd w:id="10254"/>
    </w:p>
    <w:p w:rsidR="003F6E24" w:rsidRDefault="003F6E24" w:rsidP="003F6E24">
      <w:pPr>
        <w:ind w:firstLine="420"/>
      </w:pPr>
      <w:r>
        <w:rPr>
          <w:rFonts w:hint="eastAsia"/>
        </w:rPr>
        <w:t>控制泵的启动停止，命令包含字段如下：</w:t>
      </w:r>
    </w:p>
    <w:p w:rsidR="003F6E24" w:rsidRDefault="003F6E24" w:rsidP="003F6E2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3F6E24" w:rsidRDefault="003F6E24" w:rsidP="003F6E24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定义字段，</w:t>
      </w:r>
      <w:r>
        <w:rPr>
          <w:rFonts w:hint="eastAsia"/>
        </w:rPr>
        <w:t>启动或停止泵。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F6E24" w:rsidRPr="00513A48" w:rsidTr="00E11A49">
        <w:tc>
          <w:tcPr>
            <w:tcW w:w="468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17295A" w:rsidRDefault="003F6E24" w:rsidP="00E11A49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3F6E24" w:rsidRPr="00513A48" w:rsidRDefault="003F6E24" w:rsidP="00E11A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3F6E24" w:rsidTr="00E11A49">
        <w:tc>
          <w:tcPr>
            <w:tcW w:w="7792" w:type="dxa"/>
            <w:gridSpan w:val="17"/>
          </w:tcPr>
          <w:p w:rsidR="003F6E24" w:rsidRDefault="003F6E24" w:rsidP="00E11A49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3F6E24" w:rsidTr="00E11A49">
        <w:tc>
          <w:tcPr>
            <w:tcW w:w="7792" w:type="dxa"/>
            <w:gridSpan w:val="17"/>
          </w:tcPr>
          <w:p w:rsidR="003F6E24" w:rsidRDefault="003F6E24" w:rsidP="00E11A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>
              <w:rPr>
                <w:rFonts w:hint="eastAsia"/>
                <w:b/>
              </w:rPr>
              <w:t>1</w:t>
            </w:r>
          </w:p>
        </w:tc>
      </w:tr>
      <w:tr w:rsidR="003F6E24" w:rsidTr="00E11A49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3F6E24" w:rsidRDefault="003F6E24" w:rsidP="003F6E24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0:Stop</w:t>
            </w: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b/>
                <w:szCs w:val="21"/>
              </w:rPr>
              <w:t>,1:Start</w:t>
            </w:r>
          </w:p>
        </w:tc>
      </w:tr>
    </w:tbl>
    <w:p w:rsidR="003F6E24" w:rsidRDefault="003F6E24" w:rsidP="003F6E24">
      <w:pPr>
        <w:pStyle w:val="a7"/>
        <w:ind w:left="840" w:firstLineChars="0" w:firstLine="0"/>
      </w:pPr>
    </w:p>
    <w:p w:rsidR="003F6E24" w:rsidRDefault="003F6E24" w:rsidP="003F6E2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C17DF" w:rsidRDefault="003F6E24" w:rsidP="0074116F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5C17DF" w:rsidRDefault="005C17DF" w:rsidP="005C17DF">
      <w:pPr>
        <w:pStyle w:val="2"/>
        <w:numPr>
          <w:ilvl w:val="1"/>
          <w:numId w:val="5"/>
        </w:numPr>
      </w:pPr>
      <w:bookmarkStart w:id="10255" w:name="_Ref501382451"/>
      <w:r>
        <w:t>IMPORT_FILE_TO_PUMP_START</w:t>
      </w:r>
      <w:bookmarkEnd w:id="10255"/>
    </w:p>
    <w:p w:rsidR="005C17DF" w:rsidRPr="003945BF" w:rsidRDefault="005C17DF" w:rsidP="005C17DF">
      <w:pPr>
        <w:ind w:firstLine="420"/>
      </w:pPr>
      <w:r>
        <w:rPr>
          <w:rFonts w:hint="eastAsia"/>
        </w:rPr>
        <w:t>向泵</w:t>
      </w:r>
      <w:r w:rsidR="00523D49">
        <w:rPr>
          <w:rFonts w:hint="eastAsia"/>
        </w:rPr>
        <w:t>发送要导入的</w:t>
      </w:r>
      <w:r>
        <w:rPr>
          <w:rFonts w:hint="eastAsia"/>
        </w:rPr>
        <w:t>文件信息</w:t>
      </w:r>
      <w:r w:rsidRPr="003945BF">
        <w:rPr>
          <w:rFonts w:hint="eastAsia"/>
        </w:rPr>
        <w:t>：</w:t>
      </w:r>
    </w:p>
    <w:p w:rsidR="00523D49" w:rsidRDefault="005C17DF" w:rsidP="00590A9C">
      <w:pPr>
        <w:pStyle w:val="a7"/>
        <w:numPr>
          <w:ilvl w:val="0"/>
          <w:numId w:val="1"/>
        </w:numPr>
        <w:ind w:firstLineChars="0" w:firstLine="0"/>
      </w:pPr>
      <w:r>
        <w:t>Request</w:t>
      </w:r>
    </w:p>
    <w:p w:rsidR="005C17DF" w:rsidRDefault="005C17DF" w:rsidP="005C17DF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523D49">
        <w:rPr>
          <w:rFonts w:hint="eastAsia"/>
        </w:rPr>
        <w:t>文件类型</w:t>
      </w:r>
      <w:r w:rsidR="00523D49">
        <w:rPr>
          <w:rFonts w:hint="eastAsia"/>
        </w:rPr>
        <w:t>,</w:t>
      </w:r>
      <w:r w:rsidR="00523D49">
        <w:rPr>
          <w:rFonts w:hint="eastAsia"/>
        </w:rPr>
        <w:t>文件大小</w:t>
      </w:r>
      <w:r w:rsidR="00523D49">
        <w:rPr>
          <w:rFonts w:hint="eastAsia"/>
        </w:rPr>
        <w:t>,</w:t>
      </w:r>
      <w:r w:rsidR="00523D49">
        <w:rPr>
          <w:rFonts w:hint="eastAsia"/>
        </w:rPr>
        <w:t>校验码和文件分块总数</w:t>
      </w:r>
      <w:r w:rsidR="0074116F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523D49" w:rsidTr="00590A9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42607C" w:rsidP="00590A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B57139">
              <w:rPr>
                <w:b/>
              </w:rPr>
              <w:t>0x000</w:t>
            </w:r>
            <w:r w:rsidR="00B57139">
              <w:rPr>
                <w:rFonts w:hint="eastAsia"/>
                <w:b/>
              </w:rPr>
              <w:t>7</w:t>
            </w:r>
          </w:p>
        </w:tc>
      </w:tr>
      <w:tr w:rsidR="00523D49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Pr="00E92A89" w:rsidRDefault="00523D49" w:rsidP="00590A9C">
            <w:pPr>
              <w:jc w:val="center"/>
              <w:rPr>
                <w:b/>
                <w:color w:val="0000FF"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256" w:author="Zhang, Carol (MSHA)" w:date="2019-12-11T16:15:00Z">
              <w:r w:rsidR="00B2321A" w:rsidRPr="00B2321A">
                <w:rPr>
                  <w:color w:val="0000FF"/>
                  <w:u w:val="single"/>
                  <w:rPrChange w:id="10257" w:author="Zhang, Carol (MSHA)" w:date="2019-12-11T16:15:00Z">
                    <w:rPr/>
                  </w:rPrChange>
                </w:rPr>
                <w:t>Import/Export File Type</w:t>
              </w:r>
            </w:ins>
            <w:del w:id="10258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 w:rsidRPr="00AE2359">
              <w:rPr>
                <w:b/>
              </w:rPr>
              <w:t>FileSize byte(4 bytes)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D49" w:rsidRDefault="00523D49" w:rsidP="00590A9C">
            <w:pPr>
              <w:jc w:val="center"/>
              <w:rPr>
                <w:b/>
              </w:rPr>
            </w:pPr>
            <w:r w:rsidRPr="00AE2359">
              <w:rPr>
                <w:b/>
              </w:rPr>
              <w:t>Block count (2 byte)</w:t>
            </w:r>
          </w:p>
        </w:tc>
      </w:tr>
    </w:tbl>
    <w:p w:rsidR="005C17DF" w:rsidRDefault="005C17DF" w:rsidP="005C17DF">
      <w:pPr>
        <w:pStyle w:val="a7"/>
        <w:ind w:left="840" w:firstLineChars="0" w:firstLine="0"/>
      </w:pPr>
    </w:p>
    <w:p w:rsidR="005C17DF" w:rsidRDefault="005C17DF" w:rsidP="005C17D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C17DF" w:rsidRPr="00A16D0F" w:rsidRDefault="005C17DF" w:rsidP="005C17DF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523D49">
        <w:rPr>
          <w:rFonts w:hint="eastAsia"/>
        </w:rPr>
        <w:t>泵端返回一个空的数据包。</w:t>
      </w:r>
    </w:p>
    <w:p w:rsidR="005C17DF" w:rsidRDefault="005C17DF" w:rsidP="005C17DF">
      <w:pPr>
        <w:pStyle w:val="2"/>
        <w:numPr>
          <w:ilvl w:val="1"/>
          <w:numId w:val="5"/>
        </w:numPr>
      </w:pPr>
      <w:bookmarkStart w:id="10259" w:name="_Ref501382458"/>
      <w:r>
        <w:t>IMPORT_FILE_TO_PUMP_PACKAGE</w:t>
      </w:r>
      <w:bookmarkEnd w:id="10259"/>
    </w:p>
    <w:p w:rsidR="00523D49" w:rsidRPr="003945BF" w:rsidRDefault="00523D49" w:rsidP="00523D49">
      <w:pPr>
        <w:ind w:firstLine="420"/>
      </w:pPr>
      <w:r>
        <w:rPr>
          <w:rFonts w:hint="eastAsia"/>
        </w:rPr>
        <w:t>向泵导入文件块</w:t>
      </w:r>
      <w:r w:rsidRPr="003945BF">
        <w:rPr>
          <w:rFonts w:hint="eastAsia"/>
        </w:rPr>
        <w:t>：</w:t>
      </w:r>
    </w:p>
    <w:p w:rsidR="00523D49" w:rsidRDefault="00523D49" w:rsidP="00523D49">
      <w:pPr>
        <w:pStyle w:val="a7"/>
        <w:numPr>
          <w:ilvl w:val="0"/>
          <w:numId w:val="1"/>
        </w:numPr>
        <w:ind w:firstLineChars="0"/>
      </w:pPr>
      <w:r>
        <w:lastRenderedPageBreak/>
        <w:t>Request</w:t>
      </w:r>
    </w:p>
    <w:p w:rsidR="00523D49" w:rsidRDefault="00523D49" w:rsidP="00523D49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>
        <w:rPr>
          <w:rFonts w:hint="eastAsia"/>
        </w:rPr>
        <w:t>包含文件分块序号</w:t>
      </w:r>
      <w:r>
        <w:rPr>
          <w:rFonts w:hint="eastAsia"/>
        </w:rPr>
        <w:t>(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</w:t>
      </w:r>
      <w:r>
        <w:rPr>
          <w:rFonts w:hint="eastAsia"/>
        </w:rPr>
        <w:t>)</w:t>
      </w:r>
      <w:r w:rsidR="0074116F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523D49" w:rsidTr="00590A9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42607C" w:rsidP="00590A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523D49">
              <w:rPr>
                <w:b/>
              </w:rPr>
              <w:t>0x000</w:t>
            </w:r>
            <w:r w:rsidR="00523D49">
              <w:rPr>
                <w:rFonts w:hint="eastAsia"/>
                <w:b/>
              </w:rPr>
              <w:t>3</w:t>
            </w:r>
            <w:r w:rsidR="00523D49">
              <w:rPr>
                <w:b/>
              </w:rPr>
              <w:t>~?</w:t>
            </w:r>
          </w:p>
        </w:tc>
      </w:tr>
      <w:tr w:rsidR="00523D49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260" w:author="Zhang, Carol (MSHA)" w:date="2019-12-11T16:15:00Z">
              <w:r w:rsidR="00B2321A" w:rsidRPr="00B2321A">
                <w:rPr>
                  <w:color w:val="0000FF"/>
                  <w:u w:val="single"/>
                  <w:rPrChange w:id="10261" w:author="Zhang, Carol (MSHA)" w:date="2019-12-11T16:15:00Z">
                    <w:rPr/>
                  </w:rPrChange>
                </w:rPr>
                <w:t>Import/Export File Type</w:t>
              </w:r>
            </w:ins>
            <w:del w:id="1026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Sequence number (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b/>
              </w:rPr>
              <w:t>bytes)</w:t>
            </w:r>
          </w:p>
        </w:tc>
      </w:tr>
      <w:tr w:rsidR="00523D49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Data1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Data2</w:t>
            </w:r>
          </w:p>
        </w:tc>
      </w:tr>
      <w:tr w:rsidR="00523D49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Data3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Data…</w:t>
            </w:r>
          </w:p>
        </w:tc>
      </w:tr>
    </w:tbl>
    <w:p w:rsidR="00523D49" w:rsidRDefault="00523D49" w:rsidP="00523D49"/>
    <w:p w:rsidR="00523D49" w:rsidRDefault="00523D49" w:rsidP="00523D4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23D49" w:rsidRPr="00A16D0F" w:rsidRDefault="00523D49" w:rsidP="00523D49">
      <w:pPr>
        <w:pStyle w:val="a7"/>
        <w:ind w:left="840" w:firstLineChars="0" w:firstLine="0"/>
      </w:pPr>
      <w:r>
        <w:rPr>
          <w:rFonts w:hint="eastAsia"/>
        </w:rPr>
        <w:t>正常返回：泵端返回一个自定义字段</w:t>
      </w:r>
      <w:r>
        <w:rPr>
          <w:rFonts w:hint="eastAsia"/>
        </w:rPr>
        <w:t>,</w:t>
      </w:r>
      <w:r>
        <w:rPr>
          <w:rFonts w:hint="eastAsia"/>
        </w:rPr>
        <w:t>包含文件类型</w:t>
      </w:r>
      <w:r>
        <w:rPr>
          <w:rFonts w:hint="eastAsia"/>
        </w:rPr>
        <w:t>,</w:t>
      </w:r>
      <w:r>
        <w:rPr>
          <w:rFonts w:hint="eastAsia"/>
        </w:rPr>
        <w:t>文件分块序号</w:t>
      </w:r>
      <w:r w:rsidR="0074116F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523D49" w:rsidTr="00590A9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523D49" w:rsidRDefault="00523D49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523D49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42607C" w:rsidP="00590A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523D49">
              <w:rPr>
                <w:b/>
              </w:rPr>
              <w:t>0x000</w:t>
            </w:r>
            <w:r w:rsidR="00523D49">
              <w:rPr>
                <w:rFonts w:hint="eastAsia"/>
                <w:b/>
              </w:rPr>
              <w:t>3</w:t>
            </w:r>
          </w:p>
        </w:tc>
      </w:tr>
      <w:tr w:rsidR="00523D49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263" w:author="Zhang, Carol (MSHA)" w:date="2019-12-11T16:15:00Z">
              <w:r w:rsidR="00B2321A" w:rsidRPr="00B2321A">
                <w:rPr>
                  <w:color w:val="0000FF"/>
                  <w:u w:val="single"/>
                  <w:rPrChange w:id="10264" w:author="Zhang, Carol (MSHA)" w:date="2019-12-11T16:15:00Z">
                    <w:rPr/>
                  </w:rPrChange>
                </w:rPr>
                <w:t>Import/Export File Type</w:t>
              </w:r>
            </w:ins>
            <w:del w:id="10265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D49" w:rsidRDefault="00523D49" w:rsidP="00590A9C">
            <w:pPr>
              <w:jc w:val="center"/>
              <w:rPr>
                <w:b/>
              </w:rPr>
            </w:pPr>
            <w:r>
              <w:rPr>
                <w:b/>
              </w:rPr>
              <w:t>Sequence number (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b/>
              </w:rPr>
              <w:t>bytes)</w:t>
            </w:r>
          </w:p>
        </w:tc>
      </w:tr>
    </w:tbl>
    <w:p w:rsidR="00523D49" w:rsidRDefault="00523D49" w:rsidP="005C17DF"/>
    <w:p w:rsidR="005C17DF" w:rsidRDefault="005C17DF" w:rsidP="005C17DF">
      <w:pPr>
        <w:pStyle w:val="2"/>
        <w:numPr>
          <w:ilvl w:val="1"/>
          <w:numId w:val="5"/>
        </w:numPr>
      </w:pPr>
      <w:bookmarkStart w:id="10266" w:name="_Ref501382468"/>
      <w:r>
        <w:t>IMPORT_FILE_TO_PUMP_RESULT</w:t>
      </w:r>
      <w:bookmarkEnd w:id="10266"/>
    </w:p>
    <w:p w:rsidR="0042607C" w:rsidRPr="003945BF" w:rsidRDefault="0042607C" w:rsidP="0042607C">
      <w:pPr>
        <w:ind w:firstLine="420"/>
      </w:pPr>
      <w:r>
        <w:rPr>
          <w:rFonts w:hint="eastAsia"/>
        </w:rPr>
        <w:t>结束导入文件</w:t>
      </w:r>
      <w:r w:rsidRPr="003945BF">
        <w:rPr>
          <w:rFonts w:hint="eastAsia"/>
        </w:rPr>
        <w:t>：</w:t>
      </w:r>
    </w:p>
    <w:p w:rsidR="0042607C" w:rsidRDefault="0042607C" w:rsidP="0042607C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2607C" w:rsidRDefault="0042607C" w:rsidP="0042607C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  <w:r>
        <w:rPr>
          <w:rFonts w:hint="eastAsia"/>
        </w:rPr>
        <w:t>,</w:t>
      </w:r>
      <w:r w:rsidR="00B57139">
        <w:rPr>
          <w:rFonts w:hint="eastAsia"/>
        </w:rPr>
        <w:t>包含导入</w:t>
      </w:r>
      <w:r>
        <w:rPr>
          <w:rFonts w:hint="eastAsia"/>
        </w:rPr>
        <w:t>结果</w:t>
      </w:r>
      <w:r w:rsidR="0074116F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42607C" w:rsidTr="00590A9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42607C" w:rsidRDefault="0042607C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42607C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07C" w:rsidRDefault="0042607C" w:rsidP="00590A9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42607C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07C" w:rsidRDefault="0042607C" w:rsidP="00590A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FC210D">
              <w:rPr>
                <w:b/>
              </w:rPr>
              <w:t>2</w:t>
            </w:r>
          </w:p>
        </w:tc>
      </w:tr>
      <w:tr w:rsidR="0042607C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07C" w:rsidRDefault="0042607C" w:rsidP="00590A9C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267" w:author="Zhang, Carol (MSHA)" w:date="2019-12-11T16:15:00Z">
              <w:r w:rsidR="00B2321A" w:rsidRPr="00B2321A">
                <w:rPr>
                  <w:color w:val="0000FF"/>
                  <w:u w:val="single"/>
                  <w:rPrChange w:id="10268" w:author="Zhang, Carol (MSHA)" w:date="2019-12-11T16:15:00Z">
                    <w:rPr/>
                  </w:rPrChange>
                </w:rPr>
                <w:t>Import/Export File Type</w:t>
              </w:r>
            </w:ins>
            <w:del w:id="10269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07C" w:rsidRDefault="0042607C" w:rsidP="00590A9C">
            <w:pPr>
              <w:jc w:val="center"/>
              <w:rPr>
                <w:i/>
                <w:color w:val="0070C0"/>
                <w:u w:val="single"/>
              </w:rPr>
            </w:pPr>
            <w:r w:rsidRPr="00810E3C">
              <w:rPr>
                <w:color w:val="0000FF"/>
                <w:u w:val="single"/>
              </w:rPr>
              <w:t>Send File Result</w:t>
            </w:r>
          </w:p>
        </w:tc>
      </w:tr>
    </w:tbl>
    <w:p w:rsidR="0042607C" w:rsidRDefault="0042607C" w:rsidP="0042607C"/>
    <w:p w:rsidR="0042607C" w:rsidRDefault="0042607C" w:rsidP="0042607C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2607C" w:rsidRDefault="0042607C" w:rsidP="0042607C">
      <w:pPr>
        <w:ind w:firstLine="420"/>
      </w:pPr>
      <w:r>
        <w:rPr>
          <w:rFonts w:hint="eastAsia"/>
        </w:rPr>
        <w:t>正常返回：泵端返回一个</w:t>
      </w:r>
      <w:r w:rsidR="00B57139">
        <w:rPr>
          <w:rFonts w:hint="eastAsia"/>
        </w:rPr>
        <w:t>自定义字段，包含导入</w:t>
      </w:r>
      <w:r w:rsidR="0074116F">
        <w:rPr>
          <w:rFonts w:hint="eastAsia"/>
        </w:rPr>
        <w:t>结果</w:t>
      </w:r>
      <w:r w:rsidR="000A08C0">
        <w:rPr>
          <w:rFonts w:hint="eastAsia"/>
        </w:rPr>
        <w:t>和校验码</w:t>
      </w:r>
      <w:r w:rsidR="0074116F">
        <w:rPr>
          <w:rFonts w:hint="eastAsia"/>
        </w:rP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74116F" w:rsidTr="00590A9C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74116F" w:rsidRDefault="0074116F" w:rsidP="00590A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4116F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16F" w:rsidRDefault="0074116F" w:rsidP="00590A9C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74116F" w:rsidTr="00590A9C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16F" w:rsidRDefault="0074116F" w:rsidP="00590A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FC210D">
              <w:rPr>
                <w:rFonts w:hint="eastAsia"/>
                <w:b/>
              </w:rPr>
              <w:t>6</w:t>
            </w:r>
          </w:p>
        </w:tc>
      </w:tr>
      <w:tr w:rsidR="0074116F" w:rsidTr="00590A9C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16F" w:rsidRDefault="0074116F" w:rsidP="00590A9C">
            <w:pPr>
              <w:jc w:val="center"/>
              <w:rPr>
                <w:b/>
                <w:u w:val="single"/>
              </w:rPr>
            </w:pPr>
            <w:r w:rsidRPr="005B5550">
              <w:rPr>
                <w:color w:val="0000FF"/>
                <w:u w:val="single"/>
              </w:rPr>
              <w:fldChar w:fldCharType="begin"/>
            </w:r>
            <w:r w:rsidRPr="005B5550">
              <w:rPr>
                <w:color w:val="0000FF"/>
                <w:u w:val="single"/>
              </w:rPr>
              <w:instrText xml:space="preserve"> REF _Ref501376277 \h  \* MERGEFORMAT </w:instrText>
            </w:r>
            <w:r w:rsidRPr="005B5550">
              <w:rPr>
                <w:color w:val="0000FF"/>
                <w:u w:val="single"/>
              </w:rPr>
            </w:r>
            <w:r w:rsidRPr="005B5550">
              <w:rPr>
                <w:color w:val="0000FF"/>
                <w:u w:val="single"/>
              </w:rPr>
              <w:fldChar w:fldCharType="separate"/>
            </w:r>
            <w:ins w:id="10270" w:author="Zhang, Carol (MSHA)" w:date="2019-12-11T16:15:00Z">
              <w:r w:rsidR="00B2321A" w:rsidRPr="00B2321A">
                <w:rPr>
                  <w:color w:val="0000FF"/>
                  <w:u w:val="single"/>
                  <w:rPrChange w:id="10271" w:author="Zhang, Carol (MSHA)" w:date="2019-12-11T16:15:00Z">
                    <w:rPr/>
                  </w:rPrChange>
                </w:rPr>
                <w:t>Import/Export File Type</w:t>
              </w:r>
            </w:ins>
            <w:del w:id="10272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Import/Export File Type</w:delText>
              </w:r>
            </w:del>
            <w:r w:rsidRPr="005B555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16F" w:rsidRDefault="0074116F" w:rsidP="00590A9C">
            <w:pPr>
              <w:jc w:val="center"/>
              <w:rPr>
                <w:i/>
                <w:color w:val="0070C0"/>
                <w:u w:val="single"/>
              </w:rPr>
            </w:pPr>
            <w:r w:rsidRPr="00810E3C">
              <w:rPr>
                <w:color w:val="0000FF"/>
                <w:u w:val="single"/>
              </w:rPr>
              <w:t>Send File Result</w:t>
            </w:r>
          </w:p>
        </w:tc>
      </w:tr>
      <w:tr w:rsidR="00FC210D" w:rsidTr="00590A9C">
        <w:trPr>
          <w:gridAfter w:val="9"/>
          <w:wAfter w:w="3970" w:type="dxa"/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10D" w:rsidRPr="005B5550" w:rsidRDefault="00FC210D" w:rsidP="00590A9C">
            <w:pPr>
              <w:jc w:val="center"/>
              <w:rPr>
                <w:color w:val="0000FF"/>
                <w:u w:val="single"/>
              </w:rPr>
            </w:pPr>
            <w:r>
              <w:rPr>
                <w:b/>
              </w:rPr>
              <w:t xml:space="preserve">Checksum </w:t>
            </w:r>
            <w:r w:rsidRPr="00AE2359">
              <w:rPr>
                <w:b/>
              </w:rPr>
              <w:t>byte(4 bytes)</w:t>
            </w:r>
          </w:p>
        </w:tc>
      </w:tr>
    </w:tbl>
    <w:p w:rsidR="005C17DF" w:rsidRDefault="005C17DF" w:rsidP="005C17DF"/>
    <w:p w:rsidR="00C151D3" w:rsidRDefault="00C151D3" w:rsidP="00C151D3">
      <w:pPr>
        <w:pStyle w:val="2"/>
        <w:numPr>
          <w:ilvl w:val="1"/>
          <w:numId w:val="5"/>
        </w:numPr>
      </w:pPr>
      <w:bookmarkStart w:id="10273" w:name="_Ref512426459"/>
      <w:r w:rsidRPr="000E5A21">
        <w:t>SET_TOTAL_VOLUME</w:t>
      </w:r>
      <w:bookmarkEnd w:id="10273"/>
      <w:r w:rsidRPr="000E5A21">
        <w:t> </w:t>
      </w:r>
    </w:p>
    <w:p w:rsidR="00C151D3" w:rsidRDefault="00C151D3" w:rsidP="00C151D3">
      <w:r>
        <w:rPr>
          <w:rFonts w:hint="eastAsia"/>
        </w:rPr>
        <w:t>设置累计量，命令包含字段如下：</w:t>
      </w:r>
    </w:p>
    <w:p w:rsidR="00C151D3" w:rsidRDefault="00C151D3" w:rsidP="00C151D3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151D3" w:rsidRDefault="00C151D3" w:rsidP="00C151D3">
      <w:pPr>
        <w:pStyle w:val="a7"/>
        <w:ind w:left="840" w:firstLineChars="0" w:firstLine="0"/>
      </w:pPr>
      <w:r>
        <w:rPr>
          <w:rFonts w:hint="eastAsia"/>
        </w:rPr>
        <w:t>向泵端发送一个自定义字段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270"/>
        <w:gridCol w:w="209"/>
        <w:gridCol w:w="426"/>
        <w:gridCol w:w="507"/>
        <w:gridCol w:w="507"/>
        <w:gridCol w:w="507"/>
        <w:gridCol w:w="507"/>
        <w:gridCol w:w="517"/>
        <w:gridCol w:w="457"/>
      </w:tblGrid>
      <w:tr w:rsidR="00C151D3" w:rsidRPr="00513A48" w:rsidTr="004F6364">
        <w:trPr>
          <w:jc w:val="center"/>
        </w:trPr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04" w:type="dxa"/>
            <w:shd w:val="clear" w:color="auto" w:fill="AEAAAA" w:themeFill="background2" w:themeFillShade="BF"/>
          </w:tcPr>
          <w:p w:rsidR="00C151D3" w:rsidRPr="0017295A" w:rsidRDefault="00C151D3" w:rsidP="004F636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79" w:type="dxa"/>
            <w:gridSpan w:val="2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0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1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57" w:type="dxa"/>
            <w:shd w:val="clear" w:color="auto" w:fill="AEAAAA" w:themeFill="background2" w:themeFillShade="BF"/>
          </w:tcPr>
          <w:p w:rsidR="00C151D3" w:rsidRPr="00513A48" w:rsidRDefault="00C151D3" w:rsidP="004F63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151D3" w:rsidTr="004F6364">
        <w:trPr>
          <w:jc w:val="center"/>
        </w:trPr>
        <w:tc>
          <w:tcPr>
            <w:tcW w:w="7939" w:type="dxa"/>
            <w:gridSpan w:val="17"/>
          </w:tcPr>
          <w:p w:rsidR="00C151D3" w:rsidRDefault="00C151D3" w:rsidP="004F6364">
            <w:pPr>
              <w:jc w:val="center"/>
              <w:rPr>
                <w:b/>
              </w:rPr>
            </w:pPr>
            <w:r w:rsidRPr="002A66E9">
              <w:rPr>
                <w:b/>
              </w:rPr>
              <w:t>0x0001</w:t>
            </w:r>
          </w:p>
        </w:tc>
      </w:tr>
      <w:tr w:rsidR="00C151D3" w:rsidTr="004F6364">
        <w:trPr>
          <w:jc w:val="center"/>
        </w:trPr>
        <w:tc>
          <w:tcPr>
            <w:tcW w:w="7939" w:type="dxa"/>
            <w:gridSpan w:val="17"/>
          </w:tcPr>
          <w:p w:rsidR="00C151D3" w:rsidRDefault="00C151D3" w:rsidP="004F63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0x00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5</w:t>
            </w:r>
          </w:p>
        </w:tc>
      </w:tr>
      <w:tr w:rsidR="00C151D3" w:rsidTr="004F6364">
        <w:trPr>
          <w:jc w:val="center"/>
        </w:trPr>
        <w:tc>
          <w:tcPr>
            <w:tcW w:w="4302" w:type="dxa"/>
            <w:gridSpan w:val="9"/>
          </w:tcPr>
          <w:p w:rsidR="00C151D3" w:rsidRDefault="00C151D3" w:rsidP="004F6364">
            <w:pPr>
              <w:jc w:val="center"/>
              <w:rPr>
                <w:b/>
              </w:rPr>
            </w:pPr>
            <w:r w:rsidRPr="00121D2E">
              <w:rPr>
                <w:color w:val="0000FF"/>
              </w:rPr>
              <w:fldChar w:fldCharType="begin"/>
            </w:r>
            <w:r w:rsidRPr="00121D2E">
              <w:rPr>
                <w:color w:val="0000FF"/>
              </w:rPr>
              <w:instrText xml:space="preserve"> REF _Ref454207407 \h </w:instrText>
            </w:r>
            <w:r>
              <w:rPr>
                <w:color w:val="0000FF"/>
              </w:rPr>
              <w:instrText xml:space="preserve"> \* MERGEFORMAT </w:instrText>
            </w:r>
            <w:r w:rsidRPr="00121D2E">
              <w:rPr>
                <w:color w:val="0000FF"/>
              </w:rPr>
            </w:r>
            <w:r w:rsidRPr="00121D2E">
              <w:rPr>
                <w:color w:val="0000FF"/>
              </w:rPr>
              <w:fldChar w:fldCharType="separate"/>
            </w:r>
            <w:ins w:id="10274" w:author="Zhang, Carol (MSHA)" w:date="2019-12-11T16:15:00Z">
              <w:r w:rsidR="00B2321A" w:rsidRPr="00B2321A">
                <w:rPr>
                  <w:color w:val="0000FF"/>
                  <w:u w:val="single"/>
                  <w:rPrChange w:id="10275" w:author="Zhang, Carol (MSHA)" w:date="2019-12-11T16:15:00Z">
                    <w:rPr/>
                  </w:rPrChange>
                </w:rPr>
                <w:t>Scale Value</w:t>
              </w:r>
            </w:ins>
            <w:del w:id="10276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Scale Value</w:delText>
              </w:r>
            </w:del>
            <w:r w:rsidRPr="00121D2E">
              <w:rPr>
                <w:color w:val="0000FF"/>
              </w:rPr>
              <w:fldChar w:fldCharType="end"/>
            </w:r>
          </w:p>
        </w:tc>
        <w:tc>
          <w:tcPr>
            <w:tcW w:w="3637" w:type="dxa"/>
            <w:gridSpan w:val="8"/>
          </w:tcPr>
          <w:p w:rsidR="00C151D3" w:rsidRPr="00C85507" w:rsidRDefault="00C151D3" w:rsidP="004F63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1</w:t>
            </w:r>
          </w:p>
        </w:tc>
      </w:tr>
      <w:tr w:rsidR="00C151D3" w:rsidTr="004F6364">
        <w:trPr>
          <w:jc w:val="center"/>
        </w:trPr>
        <w:tc>
          <w:tcPr>
            <w:tcW w:w="4302" w:type="dxa"/>
            <w:gridSpan w:val="9"/>
          </w:tcPr>
          <w:p w:rsidR="00C151D3" w:rsidRPr="00C85507" w:rsidRDefault="00C151D3" w:rsidP="004F6364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2</w:t>
            </w:r>
          </w:p>
        </w:tc>
        <w:tc>
          <w:tcPr>
            <w:tcW w:w="3637" w:type="dxa"/>
            <w:gridSpan w:val="8"/>
          </w:tcPr>
          <w:p w:rsidR="00C151D3" w:rsidRDefault="00C151D3" w:rsidP="004F6364">
            <w:pPr>
              <w:jc w:val="center"/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3</w:t>
            </w:r>
          </w:p>
        </w:tc>
      </w:tr>
      <w:tr w:rsidR="00C151D3" w:rsidTr="004F6364">
        <w:trPr>
          <w:gridAfter w:val="8"/>
          <w:wAfter w:w="3637" w:type="dxa"/>
          <w:jc w:val="center"/>
        </w:trPr>
        <w:tc>
          <w:tcPr>
            <w:tcW w:w="4302" w:type="dxa"/>
            <w:gridSpan w:val="9"/>
          </w:tcPr>
          <w:p w:rsidR="00C151D3" w:rsidRDefault="00C151D3" w:rsidP="004F63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Total</w:t>
            </w:r>
            <w:r>
              <w:rPr>
                <w:b/>
              </w:rPr>
              <w:t xml:space="preserve"> byte </w:t>
            </w:r>
            <w:r>
              <w:rPr>
                <w:rFonts w:hint="eastAsia"/>
                <w:b/>
              </w:rPr>
              <w:t>4</w:t>
            </w:r>
          </w:p>
        </w:tc>
      </w:tr>
    </w:tbl>
    <w:p w:rsidR="00C151D3" w:rsidRPr="00BD5DEC" w:rsidRDefault="00C151D3" w:rsidP="00C151D3">
      <w:pPr>
        <w:pStyle w:val="a7"/>
        <w:ind w:left="1260" w:firstLineChars="0" w:firstLine="0"/>
        <w:rPr>
          <w:color w:val="0000FF"/>
          <w:u w:val="single"/>
        </w:rPr>
      </w:pPr>
    </w:p>
    <w:p w:rsidR="00C151D3" w:rsidRPr="00737AB2" w:rsidRDefault="00C151D3" w:rsidP="00C151D3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C151D3" w:rsidRDefault="00C151D3" w:rsidP="00C151D3">
      <w:pPr>
        <w:ind w:left="420" w:firstLine="420"/>
        <w:rPr>
          <w:color w:val="0000FF"/>
          <w:u w:val="single"/>
        </w:rPr>
      </w:pPr>
      <w:r>
        <w:rPr>
          <w:rFonts w:hint="eastAsia"/>
        </w:rPr>
        <w:t>正常返回：泵端返回一个空的数据包。</w:t>
      </w:r>
    </w:p>
    <w:p w:rsidR="004747F5" w:rsidRDefault="004747F5" w:rsidP="005C17DF"/>
    <w:p w:rsidR="004747F5" w:rsidRDefault="004747F5" w:rsidP="00461B88">
      <w:pPr>
        <w:pStyle w:val="2"/>
        <w:numPr>
          <w:ilvl w:val="1"/>
          <w:numId w:val="5"/>
        </w:numPr>
      </w:pPr>
      <w:bookmarkStart w:id="10277" w:name="_Ref1484874"/>
      <w:r w:rsidRPr="004747F5">
        <w:t>SET_</w:t>
      </w:r>
      <w:r>
        <w:t>BRAND_EACH_</w:t>
      </w:r>
      <w:r w:rsidRPr="004747F5">
        <w:t>PRESSURE_P_VALUE</w:t>
      </w:r>
      <w:bookmarkEnd w:id="10277"/>
    </w:p>
    <w:p w:rsidR="004747F5" w:rsidRPr="003945BF" w:rsidRDefault="004747F5" w:rsidP="004747F5">
      <w:pPr>
        <w:ind w:firstLine="420"/>
      </w:pPr>
      <w:r>
        <w:rPr>
          <w:rFonts w:hint="eastAsia"/>
        </w:rPr>
        <w:t>设置各品牌的</w:t>
      </w:r>
      <w:r>
        <w:t>P</w:t>
      </w:r>
      <w:r>
        <w:rPr>
          <w:rFonts w:hint="eastAsia"/>
        </w:rPr>
        <w:t>值</w:t>
      </w:r>
      <w:r>
        <w:rPr>
          <w:rFonts w:hint="eastAsia"/>
        </w:rPr>
        <w:t>(</w:t>
      </w:r>
      <w:r>
        <w:t>ADC</w:t>
      </w:r>
      <w:r>
        <w:rPr>
          <w:rFonts w:hint="eastAsia"/>
        </w:rPr>
        <w:t>值</w:t>
      </w:r>
      <w:r>
        <w:rPr>
          <w:rFonts w:hint="eastAsia"/>
        </w:rPr>
        <w:t>)</w:t>
      </w:r>
      <w:r w:rsidRPr="003945BF">
        <w:rPr>
          <w:rFonts w:hint="eastAsia"/>
        </w:rPr>
        <w:t>：</w:t>
      </w:r>
    </w:p>
    <w:p w:rsidR="004747F5" w:rsidRDefault="004747F5" w:rsidP="004747F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4747F5" w:rsidRDefault="004747F5" w:rsidP="004747F5">
      <w:pPr>
        <w:pStyle w:val="a7"/>
        <w:ind w:left="840" w:firstLineChars="0" w:firstLine="0"/>
      </w:pPr>
      <w:r>
        <w:rPr>
          <w:rFonts w:hint="eastAsia"/>
        </w:rPr>
        <w:t>向泵端发送一个自定义数据字段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747F5" w:rsidRPr="00513A48" w:rsidTr="00201004">
        <w:tc>
          <w:tcPr>
            <w:tcW w:w="468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17295A" w:rsidRDefault="004747F5" w:rsidP="00201004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747F5" w:rsidRPr="00513A48" w:rsidRDefault="004747F5" w:rsidP="002010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747F5" w:rsidTr="00201004">
        <w:tc>
          <w:tcPr>
            <w:tcW w:w="7792" w:type="dxa"/>
            <w:gridSpan w:val="17"/>
          </w:tcPr>
          <w:p w:rsidR="004747F5" w:rsidRDefault="004747F5" w:rsidP="00201004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747F5" w:rsidTr="00201004">
        <w:tc>
          <w:tcPr>
            <w:tcW w:w="7792" w:type="dxa"/>
            <w:gridSpan w:val="17"/>
          </w:tcPr>
          <w:p w:rsidR="004747F5" w:rsidRDefault="004747F5" w:rsidP="002010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0x0006</w:t>
            </w:r>
          </w:p>
        </w:tc>
      </w:tr>
      <w:tr w:rsidR="004747F5" w:rsidTr="00201004">
        <w:tc>
          <w:tcPr>
            <w:tcW w:w="3896" w:type="dxa"/>
            <w:gridSpan w:val="9"/>
          </w:tcPr>
          <w:p w:rsidR="004747F5" w:rsidRDefault="004747F5" w:rsidP="00201004">
            <w:pPr>
              <w:jc w:val="center"/>
              <w:rPr>
                <w:b/>
              </w:rPr>
            </w:pPr>
            <w:r w:rsidRPr="00CB643E">
              <w:rPr>
                <w:color w:val="0000FF"/>
                <w:u w:val="single"/>
              </w:rPr>
              <w:fldChar w:fldCharType="begin"/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 w:rsidRPr="00CB643E">
              <w:rPr>
                <w:rFonts w:hint="eastAsia"/>
                <w:color w:val="0000FF"/>
                <w:u w:val="single"/>
              </w:rPr>
              <w:instrText>REF _Ref486494748 \h</w:instrText>
            </w:r>
            <w:r w:rsidRPr="00CB643E">
              <w:rPr>
                <w:color w:val="0000FF"/>
                <w:u w:val="single"/>
              </w:rPr>
              <w:instrText xml:space="preserve"> </w:instrText>
            </w:r>
            <w:r>
              <w:rPr>
                <w:color w:val="0000FF"/>
                <w:u w:val="single"/>
              </w:rPr>
              <w:instrText xml:space="preserve"> \* MERGEFORMAT </w:instrText>
            </w:r>
            <w:r w:rsidRPr="00CB643E">
              <w:rPr>
                <w:color w:val="0000FF"/>
                <w:u w:val="single"/>
              </w:rPr>
            </w:r>
            <w:r w:rsidRPr="00CB643E">
              <w:rPr>
                <w:color w:val="0000FF"/>
                <w:u w:val="single"/>
              </w:rPr>
              <w:fldChar w:fldCharType="separate"/>
            </w:r>
            <w:ins w:id="10278" w:author="Zhang, Carol (MSHA)" w:date="2019-12-11T16:15:00Z">
              <w:r w:rsidR="00B2321A" w:rsidRPr="00B2321A">
                <w:rPr>
                  <w:color w:val="0000FF"/>
                  <w:u w:val="single"/>
                  <w:rPrChange w:id="10279" w:author="Zhang, Carol (MSHA)" w:date="2019-12-11T16:15:00Z">
                    <w:rPr/>
                  </w:rPrChange>
                </w:rPr>
                <w:t>Brand</w:t>
              </w:r>
            </w:ins>
            <w:del w:id="10280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Brand</w:delText>
              </w:r>
            </w:del>
            <w:r w:rsidRPr="00CB643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896" w:type="dxa"/>
            <w:gridSpan w:val="8"/>
          </w:tcPr>
          <w:p w:rsidR="004747F5" w:rsidRDefault="004747F5" w:rsidP="00201004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281" w:author="Zhang, Carol (MSHA)" w:date="2019-12-11T16:15:00Z">
              <w:r w:rsidR="00B2321A" w:rsidRPr="00B2321A">
                <w:rPr>
                  <w:color w:val="0000FF"/>
                  <w:u w:val="single"/>
                  <w:rPrChange w:id="10282" w:author="Zhang, Carol (MSHA)" w:date="2019-12-11T16:15:00Z">
                    <w:rPr/>
                  </w:rPrChange>
                </w:rPr>
                <w:t>Pressure Sensor Type</w:t>
              </w:r>
            </w:ins>
            <w:del w:id="10283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</w:tr>
      <w:tr w:rsidR="004747F5" w:rsidTr="00201004">
        <w:tc>
          <w:tcPr>
            <w:tcW w:w="7792" w:type="dxa"/>
            <w:gridSpan w:val="17"/>
          </w:tcPr>
          <w:p w:rsidR="004747F5" w:rsidRDefault="004747F5" w:rsidP="00201004">
            <w:pPr>
              <w:jc w:val="center"/>
              <w:rPr>
                <w:b/>
              </w:rPr>
            </w:pPr>
            <w:r>
              <w:t>P(</w:t>
            </w:r>
            <w:r w:rsidR="006B7FBA">
              <w:rPr>
                <w:rFonts w:hint="eastAsia"/>
              </w:rPr>
              <w:t>int</w:t>
            </w:r>
            <w:r w:rsidRPr="00C317BA">
              <w:t>, 4 bytes</w:t>
            </w:r>
            <w:r>
              <w:t>)</w:t>
            </w:r>
          </w:p>
        </w:tc>
      </w:tr>
    </w:tbl>
    <w:p w:rsidR="004747F5" w:rsidRDefault="004747F5" w:rsidP="004747F5">
      <w:pPr>
        <w:pStyle w:val="a7"/>
        <w:ind w:left="840" w:firstLineChars="0" w:firstLine="0"/>
      </w:pPr>
    </w:p>
    <w:p w:rsidR="004747F5" w:rsidRDefault="004747F5" w:rsidP="004747F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4747F5" w:rsidRDefault="004747F5" w:rsidP="004747F5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B453AF">
        <w:rPr>
          <w:rFonts w:hint="eastAsia"/>
        </w:rPr>
        <w:t>泵端返回一个空的数据包。</w:t>
      </w:r>
    </w:p>
    <w:p w:rsidR="00F51BED" w:rsidRDefault="00F51BED" w:rsidP="00461B88">
      <w:pPr>
        <w:pStyle w:val="2"/>
        <w:numPr>
          <w:ilvl w:val="1"/>
          <w:numId w:val="5"/>
        </w:numPr>
      </w:pPr>
      <w:bookmarkStart w:id="10284" w:name="_Ref10642673"/>
      <w:r>
        <w:t>S</w:t>
      </w:r>
      <w:r w:rsidRPr="00F51BED">
        <w:t>ET_TUBE_UNINSTALL_THRESHOLD</w:t>
      </w:r>
      <w:bookmarkEnd w:id="10284"/>
    </w:p>
    <w:p w:rsidR="00F51BED" w:rsidRDefault="00F51BED" w:rsidP="00F51BED">
      <w:pPr>
        <w:ind w:left="420"/>
      </w:pPr>
      <w:r>
        <w:rPr>
          <w:rFonts w:hint="eastAsia"/>
        </w:rPr>
        <w:t>设置管路未安装阈值，命令包含字段如下</w:t>
      </w:r>
      <w:r w:rsidRPr="003945BF">
        <w:rPr>
          <w:rFonts w:hint="eastAsia"/>
        </w:rPr>
        <w:t>：</w:t>
      </w:r>
    </w:p>
    <w:p w:rsidR="00F51BED" w:rsidRDefault="00F51BED" w:rsidP="00F51BE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51BED" w:rsidRDefault="00F51BED" w:rsidP="00461B88">
      <w:pPr>
        <w:ind w:left="420" w:firstLine="420"/>
      </w:pPr>
      <w:r>
        <w:rPr>
          <w:rFonts w:hint="eastAsia"/>
        </w:rPr>
        <w:t>向泵端发送一个自定义字段，</w:t>
      </w:r>
      <w:r>
        <w:t>包含</w:t>
      </w:r>
      <w:r>
        <w:rPr>
          <w:rFonts w:hint="eastAsia"/>
        </w:rPr>
        <w:t>压力传感器类型，管路未安装</w:t>
      </w:r>
      <w:r w:rsidR="00FF3654">
        <w:rPr>
          <w:rFonts w:hint="eastAsia"/>
        </w:rPr>
        <w:t>上下限</w:t>
      </w:r>
      <w:r>
        <w:rPr>
          <w:rFonts w:hint="eastAsia"/>
        </w:rPr>
        <w:t>阈值</w:t>
      </w:r>
      <w:r>
        <w:rPr>
          <w:rFonts w:hint="eastAsia"/>
        </w:rPr>
        <w:t>(</w:t>
      </w:r>
      <w:r w:rsidR="0085534C">
        <w:rPr>
          <w:rFonts w:hint="eastAsia"/>
        </w:rPr>
        <w:t>ushort</w:t>
      </w:r>
      <w:r>
        <w:rPr>
          <w:rFonts w:hint="eastAsia"/>
        </w:rPr>
        <w:t>,</w:t>
      </w:r>
      <w:r w:rsidR="0085534C">
        <w:rPr>
          <w:rFonts w:hint="eastAsia"/>
        </w:rPr>
        <w:t xml:space="preserve"> </w:t>
      </w:r>
      <w:r w:rsidR="005C5DE7">
        <w:rPr>
          <w:rFonts w:hint="eastAsia"/>
        </w:rPr>
        <w:t>A</w:t>
      </w:r>
      <w:r w:rsidR="005C5DE7">
        <w:t>DC</w:t>
      </w:r>
      <w:r w:rsidR="005C5DE7">
        <w:rPr>
          <w:rFonts w:hint="eastAsia"/>
        </w:rPr>
        <w:t>值</w:t>
      </w:r>
      <w:r>
        <w:rPr>
          <w:rFonts w:hint="eastAsia"/>
        </w:rPr>
        <w:t>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441"/>
        <w:gridCol w:w="63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844A99" w:rsidTr="00920300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844A99" w:rsidRDefault="00844A99" w:rsidP="009203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44A99" w:rsidTr="0092030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A99" w:rsidRDefault="00844A99" w:rsidP="00920300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844A99" w:rsidTr="00920300">
        <w:trPr>
          <w:jc w:val="center"/>
        </w:trPr>
        <w:tc>
          <w:tcPr>
            <w:tcW w:w="793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A99" w:rsidRDefault="00844A99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85534C">
              <w:rPr>
                <w:rFonts w:hint="eastAsia"/>
                <w:b/>
              </w:rPr>
              <w:t>5</w:t>
            </w:r>
          </w:p>
        </w:tc>
      </w:tr>
      <w:tr w:rsidR="00844A99" w:rsidTr="0092030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844A99" w:rsidP="00920300">
            <w:pPr>
              <w:jc w:val="center"/>
              <w:rPr>
                <w:b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REF _Ref1050824 \h  \* MERGEFORMAT </w:instrText>
            </w:r>
            <w:r>
              <w:rPr>
                <w:color w:val="0000FF"/>
                <w:u w:val="single"/>
              </w:rPr>
            </w:r>
            <w:r>
              <w:rPr>
                <w:color w:val="0000FF"/>
                <w:u w:val="single"/>
              </w:rPr>
              <w:fldChar w:fldCharType="separate"/>
            </w:r>
            <w:ins w:id="10285" w:author="Zhang, Carol (MSHA)" w:date="2019-12-11T16:15:00Z">
              <w:r w:rsidR="00B2321A" w:rsidRPr="00B2321A">
                <w:rPr>
                  <w:color w:val="0000FF"/>
                  <w:u w:val="single"/>
                  <w:rPrChange w:id="10286" w:author="Zhang, Carol (MSHA)" w:date="2019-12-11T16:15:00Z">
                    <w:rPr/>
                  </w:rPrChange>
                </w:rPr>
                <w:t>Pressure Sensor Type</w:t>
              </w:r>
            </w:ins>
            <w:del w:id="10287" w:author="Zhang, Carol (MSHA)" w:date="2019-08-21T10:59:00Z">
              <w:r w:rsidR="009736A5" w:rsidRPr="00461B88" w:rsidDel="00E71FAC">
                <w:rPr>
                  <w:color w:val="0000FF"/>
                  <w:u w:val="single"/>
                </w:rPr>
                <w:delText>Pressure Sensor Type</w:delText>
              </w:r>
            </w:del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062B64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Low</w:t>
            </w:r>
            <w:r w:rsidR="00844A99">
              <w:rPr>
                <w:rFonts w:hint="eastAsia"/>
                <w:b/>
              </w:rPr>
              <w:t xml:space="preserve"> </w:t>
            </w:r>
            <w:r w:rsidR="00844A99">
              <w:rPr>
                <w:b/>
              </w:rPr>
              <w:t>Threshold</w:t>
            </w:r>
            <w:r w:rsidR="00844A99" w:rsidRPr="000F3395">
              <w:rPr>
                <w:b/>
              </w:rPr>
              <w:t>(byte</w:t>
            </w:r>
            <w:r w:rsidR="00844A99">
              <w:rPr>
                <w:rFonts w:hint="eastAsia"/>
                <w:b/>
              </w:rPr>
              <w:t xml:space="preserve"> 1</w:t>
            </w:r>
            <w:r w:rsidR="00844A99" w:rsidRPr="000F3395">
              <w:rPr>
                <w:b/>
              </w:rPr>
              <w:t>)</w:t>
            </w:r>
          </w:p>
        </w:tc>
      </w:tr>
      <w:tr w:rsidR="00844A99" w:rsidTr="0092030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85534C" w:rsidP="00920300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Low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2</w:t>
            </w:r>
            <w:r w:rsidRPr="000F3395">
              <w:rPr>
                <w:b/>
              </w:rPr>
              <w:t>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85534C" w:rsidP="009203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Upper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1</w:t>
            </w:r>
            <w:r w:rsidRPr="000F3395">
              <w:rPr>
                <w:b/>
              </w:rPr>
              <w:t>)</w:t>
            </w:r>
          </w:p>
        </w:tc>
      </w:tr>
      <w:tr w:rsidR="00844A99" w:rsidTr="00920300">
        <w:trPr>
          <w:jc w:val="center"/>
        </w:trPr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85534C" w:rsidP="00920300">
            <w:pPr>
              <w:jc w:val="center"/>
              <w:rPr>
                <w:color w:val="0000FF"/>
                <w:u w:val="single"/>
              </w:rPr>
            </w:pPr>
            <w:r>
              <w:rPr>
                <w:rFonts w:hint="eastAsia"/>
                <w:b/>
              </w:rPr>
              <w:t xml:space="preserve">Upper </w:t>
            </w:r>
            <w:r>
              <w:rPr>
                <w:b/>
              </w:rPr>
              <w:t>Threshold</w:t>
            </w:r>
            <w:r w:rsidRPr="000F3395">
              <w:rPr>
                <w:b/>
              </w:rPr>
              <w:t>(byte</w:t>
            </w:r>
            <w:r>
              <w:rPr>
                <w:rFonts w:hint="eastAsia"/>
                <w:b/>
              </w:rPr>
              <w:t xml:space="preserve"> 2</w:t>
            </w:r>
            <w:r w:rsidRPr="000F3395">
              <w:rPr>
                <w:b/>
              </w:rPr>
              <w:t>)</w:t>
            </w:r>
          </w:p>
        </w:tc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A99" w:rsidRDefault="00844A99" w:rsidP="00920300">
            <w:pPr>
              <w:jc w:val="center"/>
              <w:rPr>
                <w:b/>
              </w:rPr>
            </w:pPr>
          </w:p>
        </w:tc>
      </w:tr>
    </w:tbl>
    <w:p w:rsidR="00F51BED" w:rsidRPr="008D2180" w:rsidRDefault="00F51BED" w:rsidP="00F51BED">
      <w:pPr>
        <w:pStyle w:val="a7"/>
        <w:ind w:left="840" w:firstLineChars="0" w:firstLine="0"/>
        <w:rPr>
          <w:b/>
        </w:rPr>
      </w:pPr>
    </w:p>
    <w:p w:rsidR="00F51BED" w:rsidRDefault="00F51BED" w:rsidP="00F51BE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51BED" w:rsidRDefault="00F51BED" w:rsidP="00F51BED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B453AF">
        <w:rPr>
          <w:rFonts w:hint="eastAsia"/>
        </w:rPr>
        <w:t>泵端返回一个空的数据包。</w:t>
      </w:r>
    </w:p>
    <w:p w:rsidR="00F51BED" w:rsidRDefault="00F51BED" w:rsidP="00F51BED">
      <w:pPr>
        <w:ind w:left="420" w:firstLine="420"/>
      </w:pPr>
    </w:p>
    <w:p w:rsidR="00F51BED" w:rsidRDefault="00F51BED" w:rsidP="00461B88">
      <w:pPr>
        <w:pStyle w:val="2"/>
        <w:numPr>
          <w:ilvl w:val="1"/>
          <w:numId w:val="5"/>
        </w:numPr>
      </w:pPr>
      <w:bookmarkStart w:id="10288" w:name="_Ref10642682"/>
      <w:r>
        <w:rPr>
          <w:rFonts w:hint="eastAsia"/>
        </w:rPr>
        <w:t>S</w:t>
      </w:r>
      <w:r w:rsidRPr="00F51BED">
        <w:t>ET_OCCLUSION_ROLLBACK_VOLUME</w:t>
      </w:r>
      <w:bookmarkEnd w:id="10288"/>
    </w:p>
    <w:p w:rsidR="00F51BED" w:rsidRPr="003945BF" w:rsidRDefault="00F51BED" w:rsidP="00F51BED">
      <w:pPr>
        <w:ind w:firstLine="420"/>
      </w:pPr>
      <w:r>
        <w:rPr>
          <w:rFonts w:hint="eastAsia"/>
        </w:rPr>
        <w:t>设置阻塞反转量</w:t>
      </w:r>
      <w:r w:rsidRPr="003945BF">
        <w:rPr>
          <w:rFonts w:hint="eastAsia"/>
        </w:rPr>
        <w:t>：</w:t>
      </w:r>
    </w:p>
    <w:p w:rsidR="00F51BED" w:rsidRDefault="00F51BED" w:rsidP="00F51BE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F51BED" w:rsidRDefault="00F51BED" w:rsidP="00461B88">
      <w:pPr>
        <w:pStyle w:val="a7"/>
        <w:ind w:left="840" w:firstLineChars="0" w:firstLine="0"/>
      </w:pPr>
      <w:r>
        <w:rPr>
          <w:rFonts w:hint="eastAsia"/>
        </w:rPr>
        <w:t>向泵端发送一个自定义字段，</w:t>
      </w:r>
      <w:r w:rsidR="00E039C3">
        <w:rPr>
          <w:rFonts w:hint="eastAsia"/>
        </w:rPr>
        <w:t>包含各阻塞等级的阻塞反转量</w:t>
      </w:r>
      <w:r w:rsidR="00E039C3">
        <w:rPr>
          <w:rFonts w:hint="eastAsia"/>
        </w:rPr>
        <w:t>(float,</w:t>
      </w:r>
      <w:r w:rsidR="00E039C3">
        <w:rPr>
          <w:rFonts w:hint="eastAsia"/>
        </w:rPr>
        <w:t>单位</w:t>
      </w:r>
      <w:r w:rsidR="00E039C3">
        <w:rPr>
          <w:rFonts w:hint="eastAsia"/>
        </w:rPr>
        <w:t>:mL)</w:t>
      </w:r>
      <w:r>
        <w:t>。</w:t>
      </w:r>
    </w:p>
    <w:tbl>
      <w:tblPr>
        <w:tblStyle w:val="a5"/>
        <w:tblW w:w="7939" w:type="dxa"/>
        <w:jc w:val="center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479"/>
        <w:gridCol w:w="426"/>
        <w:gridCol w:w="507"/>
        <w:gridCol w:w="507"/>
        <w:gridCol w:w="507"/>
        <w:gridCol w:w="507"/>
        <w:gridCol w:w="517"/>
        <w:gridCol w:w="457"/>
      </w:tblGrid>
      <w:tr w:rsidR="00B453AF" w:rsidTr="00775F6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hideMark/>
          </w:tcPr>
          <w:p w:rsidR="00B453AF" w:rsidRDefault="00B453AF" w:rsidP="00775F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B453AF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AF" w:rsidRDefault="00B453AF" w:rsidP="00775F65">
            <w:pPr>
              <w:jc w:val="center"/>
              <w:rPr>
                <w:b/>
              </w:rPr>
            </w:pPr>
            <w:r>
              <w:rPr>
                <w:b/>
              </w:rPr>
              <w:t>0x0001</w:t>
            </w:r>
          </w:p>
        </w:tc>
      </w:tr>
      <w:tr w:rsidR="00B453AF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AF" w:rsidRDefault="00B453AF" w:rsidP="00775F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?</w:t>
            </w:r>
          </w:p>
        </w:tc>
      </w:tr>
      <w:tr w:rsidR="00B453AF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AF" w:rsidRDefault="00B453AF" w:rsidP="00775F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 xml:space="preserve">Leve 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 xml:space="preserve"> Rollback Volume(4 byte)</w:t>
            </w:r>
          </w:p>
        </w:tc>
      </w:tr>
      <w:tr w:rsidR="00775F65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F65" w:rsidRDefault="00775F65" w:rsidP="00775F65">
            <w:pPr>
              <w:jc w:val="center"/>
              <w:rPr>
                <w:b/>
              </w:rPr>
            </w:pPr>
            <w:r>
              <w:rPr>
                <w:b/>
              </w:rPr>
              <w:t>……</w:t>
            </w:r>
          </w:p>
        </w:tc>
      </w:tr>
      <w:tr w:rsidR="00B453AF" w:rsidTr="00775F65">
        <w:trPr>
          <w:jc w:val="center"/>
        </w:trPr>
        <w:tc>
          <w:tcPr>
            <w:tcW w:w="793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AF" w:rsidRDefault="00B453AF" w:rsidP="00775F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Occlusion </w:t>
            </w:r>
            <w:r>
              <w:rPr>
                <w:b/>
              </w:rPr>
              <w:t>Leve N Rollback Volume (4 byte)</w:t>
            </w:r>
          </w:p>
        </w:tc>
      </w:tr>
    </w:tbl>
    <w:p w:rsidR="00F51BED" w:rsidRDefault="00F51BED" w:rsidP="00F51BED">
      <w:pPr>
        <w:pStyle w:val="a7"/>
        <w:ind w:left="840" w:firstLineChars="0" w:firstLine="0"/>
      </w:pPr>
    </w:p>
    <w:p w:rsidR="00F51BED" w:rsidRDefault="00F51BED" w:rsidP="00F51BE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F51BED" w:rsidRDefault="00F51BED" w:rsidP="00F51BED">
      <w:pPr>
        <w:pStyle w:val="a7"/>
        <w:ind w:left="840" w:firstLineChars="0" w:firstLine="0"/>
      </w:pPr>
      <w:r>
        <w:rPr>
          <w:rFonts w:hint="eastAsia"/>
        </w:rPr>
        <w:t>正常返回：</w:t>
      </w:r>
      <w:r w:rsidR="00B453AF">
        <w:rPr>
          <w:rFonts w:hint="eastAsia"/>
        </w:rPr>
        <w:t>泵端返回一个空的数据包。</w:t>
      </w:r>
    </w:p>
    <w:p w:rsidR="00660F97" w:rsidRDefault="00660F97">
      <w:pPr>
        <w:pStyle w:val="2"/>
        <w:numPr>
          <w:ilvl w:val="1"/>
          <w:numId w:val="5"/>
        </w:numPr>
        <w:rPr>
          <w:ins w:id="10289" w:author="Zhang, Carol (MSHA)" w:date="2020-01-22T09:59:00Z"/>
        </w:rPr>
        <w:pPrChange w:id="10290" w:author="Zhang, Carol (MSHA)" w:date="2020-01-22T09:59:00Z">
          <w:pPr>
            <w:ind w:firstLine="420"/>
          </w:pPr>
        </w:pPrChange>
      </w:pPr>
      <w:bookmarkStart w:id="10291" w:name="_Ref30581435"/>
      <w:ins w:id="10292" w:author="Zhang, Carol (MSHA)" w:date="2020-01-22T09:58:00Z">
        <w:r>
          <w:t>REMOTE_START_PRIME</w:t>
        </w:r>
      </w:ins>
      <w:bookmarkEnd w:id="10291"/>
    </w:p>
    <w:p w:rsidR="00660F97" w:rsidRDefault="00660F97" w:rsidP="00660F97">
      <w:pPr>
        <w:ind w:firstLine="420"/>
        <w:rPr>
          <w:ins w:id="10293" w:author="Zhang, Carol (MSHA)" w:date="2020-01-22T09:58:00Z"/>
        </w:rPr>
      </w:pPr>
      <w:ins w:id="10294" w:author="Zhang, Carol (MSHA)" w:date="2020-01-22T09:58:00Z">
        <w:r>
          <w:rPr>
            <w:rFonts w:hint="eastAsia"/>
          </w:rPr>
          <w:t>控制泵启动停止</w:t>
        </w:r>
      </w:ins>
      <w:ins w:id="10295" w:author="Zhang, Carol (MSHA)" w:date="2020-01-22T10:01:00Z">
        <w:r>
          <w:t>Prime</w:t>
        </w:r>
      </w:ins>
      <w:ins w:id="10296" w:author="Zhang, Carol (MSHA)" w:date="2020-01-22T09:58:00Z">
        <w:r>
          <w:rPr>
            <w:rFonts w:hint="eastAsia"/>
          </w:rPr>
          <w:t>，命令包含字段如下：</w:t>
        </w:r>
      </w:ins>
    </w:p>
    <w:p w:rsidR="00660F97" w:rsidRDefault="00660F97" w:rsidP="00660F97">
      <w:pPr>
        <w:pStyle w:val="a7"/>
        <w:numPr>
          <w:ilvl w:val="0"/>
          <w:numId w:val="1"/>
        </w:numPr>
        <w:ind w:firstLineChars="0"/>
        <w:rPr>
          <w:ins w:id="10297" w:author="Zhang, Carol (MSHA)" w:date="2020-01-22T09:58:00Z"/>
        </w:rPr>
      </w:pPr>
      <w:ins w:id="10298" w:author="Zhang, Carol (MSHA)" w:date="2020-01-22T09:58:00Z">
        <w:r>
          <w:t>Request</w:t>
        </w:r>
      </w:ins>
    </w:p>
    <w:p w:rsidR="00660F97" w:rsidRDefault="00660F97" w:rsidP="00660F97">
      <w:pPr>
        <w:pStyle w:val="a7"/>
        <w:ind w:left="840" w:firstLineChars="0" w:firstLine="0"/>
        <w:rPr>
          <w:ins w:id="10299" w:author="Zhang, Carol (MSHA)" w:date="2020-01-22T09:58:00Z"/>
        </w:rPr>
      </w:pPr>
      <w:ins w:id="10300" w:author="Zhang, Carol (MSHA)" w:date="2020-01-22T09:58:00Z">
        <w:r>
          <w:rPr>
            <w:rFonts w:hint="eastAsia"/>
          </w:rPr>
          <w:t>向泵端发送一个自</w:t>
        </w:r>
        <w:r>
          <w:t>定义字段，</w:t>
        </w:r>
        <w:r>
          <w:rPr>
            <w:rFonts w:hint="eastAsia"/>
          </w:rPr>
          <w:t>启动或停止泵。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60F97" w:rsidRPr="00513A48" w:rsidTr="00AB4F1D">
        <w:trPr>
          <w:ins w:id="10301" w:author="Zhang, Carol (MSHA)" w:date="2020-01-22T09:58:00Z"/>
        </w:trPr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02" w:author="Zhang, Carol (MSHA)" w:date="2020-01-22T09:58:00Z"/>
                <w:sz w:val="18"/>
                <w:szCs w:val="18"/>
              </w:rPr>
            </w:pPr>
            <w:ins w:id="10303" w:author="Zhang, Carol (MSHA)" w:date="2020-01-22T09:58:00Z">
              <w:r>
                <w:rPr>
                  <w:rFonts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04" w:author="Zhang, Carol (MSHA)" w:date="2020-01-22T09:58:00Z"/>
                <w:sz w:val="18"/>
                <w:szCs w:val="18"/>
              </w:rPr>
            </w:pPr>
            <w:ins w:id="10305" w:author="Zhang, Carol (MSHA)" w:date="2020-01-22T09:58:00Z">
              <w:r>
                <w:rPr>
                  <w:rFonts w:hint="eastAsia"/>
                  <w:sz w:val="18"/>
                  <w:szCs w:val="18"/>
                </w:rPr>
                <w:t>1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06" w:author="Zhang, Carol (MSHA)" w:date="2020-01-22T09:58:00Z"/>
                <w:sz w:val="18"/>
                <w:szCs w:val="18"/>
              </w:rPr>
            </w:pPr>
            <w:ins w:id="10307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2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08" w:author="Zhang, Carol (MSHA)" w:date="2020-01-22T09:58:00Z"/>
                <w:sz w:val="18"/>
                <w:szCs w:val="18"/>
              </w:rPr>
            </w:pPr>
            <w:ins w:id="10309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3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10" w:author="Zhang, Carol (MSHA)" w:date="2020-01-22T09:58:00Z"/>
                <w:sz w:val="18"/>
                <w:szCs w:val="18"/>
              </w:rPr>
            </w:pPr>
            <w:ins w:id="10311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4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12" w:author="Zhang, Carol (MSHA)" w:date="2020-01-22T09:58:00Z"/>
                <w:sz w:val="18"/>
                <w:szCs w:val="18"/>
              </w:rPr>
            </w:pPr>
            <w:ins w:id="10313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5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14" w:author="Zhang, Carol (MSHA)" w:date="2020-01-22T09:58:00Z"/>
                <w:sz w:val="18"/>
                <w:szCs w:val="18"/>
              </w:rPr>
            </w:pPr>
            <w:ins w:id="10315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6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17295A" w:rsidRDefault="00660F97" w:rsidP="00AB4F1D">
            <w:pPr>
              <w:jc w:val="center"/>
              <w:rPr>
                <w:ins w:id="10316" w:author="Zhang, Carol (MSHA)" w:date="2020-01-22T09:58:00Z"/>
                <w:sz w:val="18"/>
                <w:szCs w:val="18"/>
              </w:rPr>
            </w:pPr>
            <w:ins w:id="10317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7</w:t>
              </w:r>
            </w:ins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18" w:author="Zhang, Carol (MSHA)" w:date="2020-01-22T09:58:00Z"/>
                <w:sz w:val="18"/>
                <w:szCs w:val="18"/>
              </w:rPr>
            </w:pPr>
            <w:ins w:id="10319" w:author="Zhang, Carol (MSHA)" w:date="2020-01-22T09:58:00Z">
              <w:r>
                <w:rPr>
                  <w:rFonts w:hint="eastAsia"/>
                  <w:sz w:val="18"/>
                  <w:szCs w:val="18"/>
                </w:rPr>
                <w:t>8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20" w:author="Zhang, Carol (MSHA)" w:date="2020-01-22T09:58:00Z"/>
                <w:sz w:val="18"/>
                <w:szCs w:val="18"/>
              </w:rPr>
            </w:pPr>
            <w:ins w:id="10321" w:author="Zhang, Carol (MSHA)" w:date="2020-01-22T09:58:00Z">
              <w:r>
                <w:rPr>
                  <w:rFonts w:hint="eastAsia"/>
                  <w:sz w:val="18"/>
                  <w:szCs w:val="18"/>
                </w:rPr>
                <w:t>9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22" w:author="Zhang, Carol (MSHA)" w:date="2020-01-22T09:58:00Z"/>
                <w:sz w:val="18"/>
                <w:szCs w:val="18"/>
              </w:rPr>
            </w:pPr>
            <w:ins w:id="10323" w:author="Zhang, Carol (MSHA)" w:date="2020-01-22T09:58:00Z">
              <w:r>
                <w:rPr>
                  <w:rFonts w:hint="eastAsia"/>
                  <w:sz w:val="18"/>
                  <w:szCs w:val="18"/>
                </w:rPr>
                <w:t>10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24" w:author="Zhang, Carol (MSHA)" w:date="2020-01-22T09:58:00Z"/>
                <w:sz w:val="18"/>
                <w:szCs w:val="18"/>
              </w:rPr>
            </w:pPr>
            <w:ins w:id="10325" w:author="Zhang, Carol (MSHA)" w:date="2020-01-22T09:58:00Z">
              <w:r>
                <w:rPr>
                  <w:rFonts w:hint="eastAsia"/>
                  <w:sz w:val="18"/>
                  <w:szCs w:val="18"/>
                </w:rPr>
                <w:t>11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26" w:author="Zhang, Carol (MSHA)" w:date="2020-01-22T09:58:00Z"/>
                <w:sz w:val="18"/>
                <w:szCs w:val="18"/>
              </w:rPr>
            </w:pPr>
            <w:ins w:id="10327" w:author="Zhang, Carol (MSHA)" w:date="2020-01-22T09:58:00Z">
              <w:r>
                <w:rPr>
                  <w:rFonts w:hint="eastAsia"/>
                  <w:sz w:val="18"/>
                  <w:szCs w:val="18"/>
                </w:rPr>
                <w:t>12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28" w:author="Zhang, Carol (MSHA)" w:date="2020-01-22T09:58:00Z"/>
                <w:sz w:val="18"/>
                <w:szCs w:val="18"/>
              </w:rPr>
            </w:pPr>
            <w:ins w:id="10329" w:author="Zhang, Carol (MSHA)" w:date="2020-01-22T09:58:00Z">
              <w:r>
                <w:rPr>
                  <w:rFonts w:hint="eastAsia"/>
                  <w:sz w:val="18"/>
                  <w:szCs w:val="18"/>
                </w:rPr>
                <w:t>13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30" w:author="Zhang, Carol (MSHA)" w:date="2020-01-22T09:58:00Z"/>
                <w:sz w:val="18"/>
                <w:szCs w:val="18"/>
              </w:rPr>
            </w:pPr>
            <w:ins w:id="10331" w:author="Zhang, Carol (MSHA)" w:date="2020-01-22T09:58:00Z">
              <w:r>
                <w:rPr>
                  <w:rFonts w:hint="eastAsia"/>
                  <w:sz w:val="18"/>
                  <w:szCs w:val="18"/>
                </w:rPr>
                <w:t>14</w:t>
              </w:r>
            </w:ins>
          </w:p>
        </w:tc>
        <w:tc>
          <w:tcPr>
            <w:tcW w:w="399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32" w:author="Zhang, Carol (MSHA)" w:date="2020-01-22T09:58:00Z"/>
                <w:sz w:val="18"/>
                <w:szCs w:val="18"/>
              </w:rPr>
            </w:pPr>
            <w:ins w:id="10333" w:author="Zhang, Carol (MSHA)" w:date="2020-01-22T09:58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</w:p>
        </w:tc>
      </w:tr>
      <w:tr w:rsidR="00660F97" w:rsidTr="00AB4F1D">
        <w:trPr>
          <w:ins w:id="10334" w:author="Zhang, Carol (MSHA)" w:date="2020-01-22T09:58:00Z"/>
        </w:trPr>
        <w:tc>
          <w:tcPr>
            <w:tcW w:w="7792" w:type="dxa"/>
            <w:gridSpan w:val="17"/>
          </w:tcPr>
          <w:p w:rsidR="00660F97" w:rsidRDefault="00660F97" w:rsidP="00AB4F1D">
            <w:pPr>
              <w:jc w:val="center"/>
              <w:rPr>
                <w:ins w:id="10335" w:author="Zhang, Carol (MSHA)" w:date="2020-01-22T09:58:00Z"/>
                <w:b/>
              </w:rPr>
            </w:pPr>
            <w:ins w:id="10336" w:author="Zhang, Carol (MSHA)" w:date="2020-01-22T09:58:00Z"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</w:p>
        </w:tc>
      </w:tr>
      <w:tr w:rsidR="00660F97" w:rsidTr="00AB4F1D">
        <w:trPr>
          <w:ins w:id="10337" w:author="Zhang, Carol (MSHA)" w:date="2020-01-22T09:58:00Z"/>
        </w:trPr>
        <w:tc>
          <w:tcPr>
            <w:tcW w:w="7792" w:type="dxa"/>
            <w:gridSpan w:val="17"/>
          </w:tcPr>
          <w:p w:rsidR="00660F97" w:rsidRDefault="00660F97" w:rsidP="00AB4F1D">
            <w:pPr>
              <w:jc w:val="center"/>
              <w:rPr>
                <w:ins w:id="10338" w:author="Zhang, Carol (MSHA)" w:date="2020-01-22T09:58:00Z"/>
                <w:b/>
              </w:rPr>
            </w:pPr>
            <w:ins w:id="10339" w:author="Zhang, Carol (MSHA)" w:date="2020-01-22T09:58:00Z">
              <w:r>
                <w:rPr>
                  <w:rFonts w:hint="eastAsia"/>
                  <w:b/>
                </w:rPr>
                <w:t>数据长度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>0x000</w:t>
              </w:r>
              <w:r>
                <w:rPr>
                  <w:rFonts w:hint="eastAsia"/>
                  <w:b/>
                </w:rPr>
                <w:t>1</w:t>
              </w:r>
            </w:ins>
          </w:p>
        </w:tc>
      </w:tr>
      <w:tr w:rsidR="00660F97" w:rsidTr="00AB4F1D">
        <w:trPr>
          <w:gridAfter w:val="8"/>
          <w:wAfter w:w="3896" w:type="dxa"/>
          <w:ins w:id="10340" w:author="Zhang, Carol (MSHA)" w:date="2020-01-22T09:58:00Z"/>
        </w:trPr>
        <w:tc>
          <w:tcPr>
            <w:tcW w:w="3896" w:type="dxa"/>
            <w:gridSpan w:val="9"/>
          </w:tcPr>
          <w:p w:rsidR="00660F97" w:rsidRDefault="00660F97" w:rsidP="00AB4F1D">
            <w:pPr>
              <w:jc w:val="center"/>
              <w:rPr>
                <w:ins w:id="10341" w:author="Zhang, Carol (MSHA)" w:date="2020-01-22T09:58:00Z"/>
                <w:b/>
                <w:szCs w:val="21"/>
              </w:rPr>
            </w:pPr>
            <w:ins w:id="10342" w:author="Zhang, Carol (MSHA)" w:date="2020-01-22T09:58:00Z">
              <w:r>
                <w:rPr>
                  <w:b/>
                  <w:szCs w:val="21"/>
                </w:rPr>
                <w:t>0:Stop</w:t>
              </w:r>
              <w:r>
                <w:rPr>
                  <w:rFonts w:hint="eastAsia"/>
                  <w:b/>
                  <w:szCs w:val="21"/>
                </w:rPr>
                <w:t xml:space="preserve"> </w:t>
              </w:r>
              <w:r>
                <w:rPr>
                  <w:b/>
                  <w:szCs w:val="21"/>
                </w:rPr>
                <w:t>,1:Start</w:t>
              </w:r>
            </w:ins>
          </w:p>
        </w:tc>
      </w:tr>
    </w:tbl>
    <w:p w:rsidR="00660F97" w:rsidRDefault="00660F97" w:rsidP="00660F97">
      <w:pPr>
        <w:pStyle w:val="a7"/>
        <w:ind w:left="840" w:firstLineChars="0" w:firstLine="0"/>
        <w:rPr>
          <w:ins w:id="10343" w:author="Zhang, Carol (MSHA)" w:date="2020-01-22T09:58:00Z"/>
        </w:rPr>
      </w:pPr>
    </w:p>
    <w:p w:rsidR="00660F97" w:rsidRDefault="00660F97" w:rsidP="00660F97">
      <w:pPr>
        <w:pStyle w:val="a7"/>
        <w:numPr>
          <w:ilvl w:val="0"/>
          <w:numId w:val="1"/>
        </w:numPr>
        <w:ind w:firstLineChars="0"/>
        <w:rPr>
          <w:ins w:id="10344" w:author="Zhang, Carol (MSHA)" w:date="2020-01-22T09:58:00Z"/>
        </w:rPr>
      </w:pPr>
      <w:ins w:id="10345" w:author="Zhang, Carol (MSHA)" w:date="2020-01-22T09:58:00Z">
        <w:r>
          <w:t>Response</w:t>
        </w:r>
      </w:ins>
    </w:p>
    <w:p w:rsidR="00660F97" w:rsidRDefault="00660F97" w:rsidP="00660F97">
      <w:pPr>
        <w:pStyle w:val="a7"/>
        <w:ind w:left="840" w:firstLineChars="0" w:firstLine="0"/>
        <w:rPr>
          <w:ins w:id="10346" w:author="Zhang, Carol (MSHA)" w:date="2020-01-22T09:58:00Z"/>
        </w:rPr>
      </w:pPr>
      <w:ins w:id="10347" w:author="Zhang, Carol (MSHA)" w:date="2020-01-22T09:58:00Z">
        <w:r>
          <w:rPr>
            <w:rFonts w:hint="eastAsia"/>
          </w:rPr>
          <w:t>正常返回：泵端返回一个空的数据包。</w:t>
        </w:r>
      </w:ins>
    </w:p>
    <w:p w:rsidR="00F51BED" w:rsidRDefault="00660F97">
      <w:pPr>
        <w:pStyle w:val="2"/>
        <w:numPr>
          <w:ilvl w:val="1"/>
          <w:numId w:val="5"/>
        </w:numPr>
        <w:rPr>
          <w:ins w:id="10348" w:author="Zhang, Carol (MSHA)" w:date="2020-01-22T09:59:00Z"/>
        </w:rPr>
        <w:pPrChange w:id="10349" w:author="Zhang, Carol (MSHA)" w:date="2020-01-22T09:59:00Z">
          <w:pPr/>
        </w:pPrChange>
      </w:pPr>
      <w:bookmarkStart w:id="10350" w:name="_Ref30581445"/>
      <w:ins w:id="10351" w:author="Zhang, Carol (MSHA)" w:date="2020-01-22T09:59:00Z">
        <w:r>
          <w:t>REMOTE_START_BOLUS</w:t>
        </w:r>
        <w:bookmarkEnd w:id="10350"/>
      </w:ins>
    </w:p>
    <w:p w:rsidR="00660F97" w:rsidRDefault="00660F97" w:rsidP="00660F97">
      <w:pPr>
        <w:ind w:firstLine="420"/>
        <w:rPr>
          <w:ins w:id="10352" w:author="Zhang, Carol (MSHA)" w:date="2020-01-22T09:58:00Z"/>
        </w:rPr>
      </w:pPr>
      <w:ins w:id="10353" w:author="Zhang, Carol (MSHA)" w:date="2020-01-22T09:58:00Z">
        <w:r>
          <w:rPr>
            <w:rFonts w:hint="eastAsia"/>
          </w:rPr>
          <w:t>控制泵的启动停止</w:t>
        </w:r>
      </w:ins>
      <w:ins w:id="10354" w:author="Zhang, Carol (MSHA)" w:date="2020-01-22T10:01:00Z">
        <w:r>
          <w:rPr>
            <w:rFonts w:hint="eastAsia"/>
          </w:rPr>
          <w:t>Bolus</w:t>
        </w:r>
      </w:ins>
      <w:ins w:id="10355" w:author="Zhang, Carol (MSHA)" w:date="2020-01-22T09:58:00Z">
        <w:r>
          <w:rPr>
            <w:rFonts w:hint="eastAsia"/>
          </w:rPr>
          <w:t>，命令包含字段如下：</w:t>
        </w:r>
      </w:ins>
    </w:p>
    <w:p w:rsidR="00660F97" w:rsidRDefault="00660F97" w:rsidP="00660F97">
      <w:pPr>
        <w:pStyle w:val="a7"/>
        <w:numPr>
          <w:ilvl w:val="0"/>
          <w:numId w:val="1"/>
        </w:numPr>
        <w:ind w:firstLineChars="0"/>
        <w:rPr>
          <w:ins w:id="10356" w:author="Zhang, Carol (MSHA)" w:date="2020-01-22T09:58:00Z"/>
        </w:rPr>
      </w:pPr>
      <w:ins w:id="10357" w:author="Zhang, Carol (MSHA)" w:date="2020-01-22T09:58:00Z">
        <w:r>
          <w:t>Request</w:t>
        </w:r>
      </w:ins>
    </w:p>
    <w:p w:rsidR="00660F97" w:rsidRDefault="00660F97" w:rsidP="00660F97">
      <w:pPr>
        <w:pStyle w:val="a7"/>
        <w:ind w:left="840" w:firstLineChars="0" w:firstLine="0"/>
        <w:rPr>
          <w:ins w:id="10358" w:author="Zhang, Carol (MSHA)" w:date="2020-01-22T09:58:00Z"/>
        </w:rPr>
      </w:pPr>
      <w:ins w:id="10359" w:author="Zhang, Carol (MSHA)" w:date="2020-01-22T09:58:00Z">
        <w:r>
          <w:rPr>
            <w:rFonts w:hint="eastAsia"/>
          </w:rPr>
          <w:t>向泵端发送一个自</w:t>
        </w:r>
        <w:r>
          <w:t>定义字段，</w:t>
        </w:r>
        <w:r>
          <w:rPr>
            <w:rFonts w:hint="eastAsia"/>
          </w:rPr>
          <w:t>启动或停止泵。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660F97" w:rsidRPr="00513A48" w:rsidTr="00AB4F1D">
        <w:trPr>
          <w:ins w:id="10360" w:author="Zhang, Carol (MSHA)" w:date="2020-01-22T09:58:00Z"/>
        </w:trPr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61" w:author="Zhang, Carol (MSHA)" w:date="2020-01-22T09:58:00Z"/>
                <w:sz w:val="18"/>
                <w:szCs w:val="18"/>
              </w:rPr>
            </w:pPr>
            <w:ins w:id="10362" w:author="Zhang, Carol (MSHA)" w:date="2020-01-22T09:58:00Z">
              <w:r>
                <w:rPr>
                  <w:rFonts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63" w:author="Zhang, Carol (MSHA)" w:date="2020-01-22T09:58:00Z"/>
                <w:sz w:val="18"/>
                <w:szCs w:val="18"/>
              </w:rPr>
            </w:pPr>
            <w:ins w:id="10364" w:author="Zhang, Carol (MSHA)" w:date="2020-01-22T09:58:00Z">
              <w:r>
                <w:rPr>
                  <w:rFonts w:hint="eastAsia"/>
                  <w:sz w:val="18"/>
                  <w:szCs w:val="18"/>
                </w:rPr>
                <w:t>1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65" w:author="Zhang, Carol (MSHA)" w:date="2020-01-22T09:58:00Z"/>
                <w:sz w:val="18"/>
                <w:szCs w:val="18"/>
              </w:rPr>
            </w:pPr>
            <w:ins w:id="10366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2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67" w:author="Zhang, Carol (MSHA)" w:date="2020-01-22T09:58:00Z"/>
                <w:sz w:val="18"/>
                <w:szCs w:val="18"/>
              </w:rPr>
            </w:pPr>
            <w:ins w:id="10368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3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69" w:author="Zhang, Carol (MSHA)" w:date="2020-01-22T09:58:00Z"/>
                <w:sz w:val="18"/>
                <w:szCs w:val="18"/>
              </w:rPr>
            </w:pPr>
            <w:ins w:id="10370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4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71" w:author="Zhang, Carol (MSHA)" w:date="2020-01-22T09:58:00Z"/>
                <w:sz w:val="18"/>
                <w:szCs w:val="18"/>
              </w:rPr>
            </w:pPr>
            <w:ins w:id="10372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5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73" w:author="Zhang, Carol (MSHA)" w:date="2020-01-22T09:58:00Z"/>
                <w:sz w:val="18"/>
                <w:szCs w:val="18"/>
              </w:rPr>
            </w:pPr>
            <w:ins w:id="10374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6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17295A" w:rsidRDefault="00660F97" w:rsidP="00AB4F1D">
            <w:pPr>
              <w:jc w:val="center"/>
              <w:rPr>
                <w:ins w:id="10375" w:author="Zhang, Carol (MSHA)" w:date="2020-01-22T09:58:00Z"/>
                <w:sz w:val="18"/>
                <w:szCs w:val="18"/>
              </w:rPr>
            </w:pPr>
            <w:ins w:id="10376" w:author="Zhang, Carol (MSHA)" w:date="2020-01-22T09:58:00Z">
              <w:r w:rsidRPr="00513A48">
                <w:rPr>
                  <w:rFonts w:hint="eastAsia"/>
                  <w:sz w:val="18"/>
                  <w:szCs w:val="18"/>
                </w:rPr>
                <w:t>7</w:t>
              </w:r>
            </w:ins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77" w:author="Zhang, Carol (MSHA)" w:date="2020-01-22T09:58:00Z"/>
                <w:sz w:val="18"/>
                <w:szCs w:val="18"/>
              </w:rPr>
            </w:pPr>
            <w:ins w:id="10378" w:author="Zhang, Carol (MSHA)" w:date="2020-01-22T09:58:00Z">
              <w:r>
                <w:rPr>
                  <w:rFonts w:hint="eastAsia"/>
                  <w:sz w:val="18"/>
                  <w:szCs w:val="18"/>
                </w:rPr>
                <w:t>8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79" w:author="Zhang, Carol (MSHA)" w:date="2020-01-22T09:58:00Z"/>
                <w:sz w:val="18"/>
                <w:szCs w:val="18"/>
              </w:rPr>
            </w:pPr>
            <w:ins w:id="10380" w:author="Zhang, Carol (MSHA)" w:date="2020-01-22T09:58:00Z">
              <w:r>
                <w:rPr>
                  <w:rFonts w:hint="eastAsia"/>
                  <w:sz w:val="18"/>
                  <w:szCs w:val="18"/>
                </w:rPr>
                <w:t>9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81" w:author="Zhang, Carol (MSHA)" w:date="2020-01-22T09:58:00Z"/>
                <w:sz w:val="18"/>
                <w:szCs w:val="18"/>
              </w:rPr>
            </w:pPr>
            <w:ins w:id="10382" w:author="Zhang, Carol (MSHA)" w:date="2020-01-22T09:58:00Z">
              <w:r>
                <w:rPr>
                  <w:rFonts w:hint="eastAsia"/>
                  <w:sz w:val="18"/>
                  <w:szCs w:val="18"/>
                </w:rPr>
                <w:t>10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83" w:author="Zhang, Carol (MSHA)" w:date="2020-01-22T09:58:00Z"/>
                <w:sz w:val="18"/>
                <w:szCs w:val="18"/>
              </w:rPr>
            </w:pPr>
            <w:ins w:id="10384" w:author="Zhang, Carol (MSHA)" w:date="2020-01-22T09:58:00Z">
              <w:r>
                <w:rPr>
                  <w:rFonts w:hint="eastAsia"/>
                  <w:sz w:val="18"/>
                  <w:szCs w:val="18"/>
                </w:rPr>
                <w:t>11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85" w:author="Zhang, Carol (MSHA)" w:date="2020-01-22T09:58:00Z"/>
                <w:sz w:val="18"/>
                <w:szCs w:val="18"/>
              </w:rPr>
            </w:pPr>
            <w:ins w:id="10386" w:author="Zhang, Carol (MSHA)" w:date="2020-01-22T09:58:00Z">
              <w:r>
                <w:rPr>
                  <w:rFonts w:hint="eastAsia"/>
                  <w:sz w:val="18"/>
                  <w:szCs w:val="18"/>
                </w:rPr>
                <w:t>12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87" w:author="Zhang, Carol (MSHA)" w:date="2020-01-22T09:58:00Z"/>
                <w:sz w:val="18"/>
                <w:szCs w:val="18"/>
              </w:rPr>
            </w:pPr>
            <w:ins w:id="10388" w:author="Zhang, Carol (MSHA)" w:date="2020-01-22T09:58:00Z">
              <w:r>
                <w:rPr>
                  <w:rFonts w:hint="eastAsia"/>
                  <w:sz w:val="18"/>
                  <w:szCs w:val="18"/>
                </w:rPr>
                <w:t>13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89" w:author="Zhang, Carol (MSHA)" w:date="2020-01-22T09:58:00Z"/>
                <w:sz w:val="18"/>
                <w:szCs w:val="18"/>
              </w:rPr>
            </w:pPr>
            <w:ins w:id="10390" w:author="Zhang, Carol (MSHA)" w:date="2020-01-22T09:58:00Z">
              <w:r>
                <w:rPr>
                  <w:rFonts w:hint="eastAsia"/>
                  <w:sz w:val="18"/>
                  <w:szCs w:val="18"/>
                </w:rPr>
                <w:t>14</w:t>
              </w:r>
            </w:ins>
          </w:p>
        </w:tc>
        <w:tc>
          <w:tcPr>
            <w:tcW w:w="399" w:type="dxa"/>
            <w:shd w:val="clear" w:color="auto" w:fill="AEAAAA" w:themeFill="background2" w:themeFillShade="BF"/>
          </w:tcPr>
          <w:p w:rsidR="00660F97" w:rsidRPr="00513A48" w:rsidRDefault="00660F97" w:rsidP="00AB4F1D">
            <w:pPr>
              <w:jc w:val="center"/>
              <w:rPr>
                <w:ins w:id="10391" w:author="Zhang, Carol (MSHA)" w:date="2020-01-22T09:58:00Z"/>
                <w:sz w:val="18"/>
                <w:szCs w:val="18"/>
              </w:rPr>
            </w:pPr>
            <w:ins w:id="10392" w:author="Zhang, Carol (MSHA)" w:date="2020-01-22T09:58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</w:p>
        </w:tc>
      </w:tr>
      <w:tr w:rsidR="00660F97" w:rsidTr="00AB4F1D">
        <w:trPr>
          <w:ins w:id="10393" w:author="Zhang, Carol (MSHA)" w:date="2020-01-22T09:58:00Z"/>
        </w:trPr>
        <w:tc>
          <w:tcPr>
            <w:tcW w:w="7792" w:type="dxa"/>
            <w:gridSpan w:val="17"/>
          </w:tcPr>
          <w:p w:rsidR="00660F97" w:rsidRDefault="00660F97" w:rsidP="00AB4F1D">
            <w:pPr>
              <w:jc w:val="center"/>
              <w:rPr>
                <w:ins w:id="10394" w:author="Zhang, Carol (MSHA)" w:date="2020-01-22T09:58:00Z"/>
                <w:b/>
              </w:rPr>
            </w:pPr>
            <w:ins w:id="10395" w:author="Zhang, Carol (MSHA)" w:date="2020-01-22T09:58:00Z"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</w:p>
        </w:tc>
      </w:tr>
      <w:tr w:rsidR="00660F97" w:rsidTr="00AB4F1D">
        <w:trPr>
          <w:ins w:id="10396" w:author="Zhang, Carol (MSHA)" w:date="2020-01-22T09:58:00Z"/>
        </w:trPr>
        <w:tc>
          <w:tcPr>
            <w:tcW w:w="7792" w:type="dxa"/>
            <w:gridSpan w:val="17"/>
          </w:tcPr>
          <w:p w:rsidR="00660F97" w:rsidRDefault="00660F97" w:rsidP="00AB4F1D">
            <w:pPr>
              <w:jc w:val="center"/>
              <w:rPr>
                <w:ins w:id="10397" w:author="Zhang, Carol (MSHA)" w:date="2020-01-22T09:58:00Z"/>
                <w:b/>
              </w:rPr>
            </w:pPr>
            <w:ins w:id="10398" w:author="Zhang, Carol (MSHA)" w:date="2020-01-22T09:58:00Z">
              <w:r>
                <w:rPr>
                  <w:rFonts w:hint="eastAsia"/>
                  <w:b/>
                </w:rPr>
                <w:t>数据长度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>0x000</w:t>
              </w:r>
              <w:r>
                <w:rPr>
                  <w:rFonts w:hint="eastAsia"/>
                  <w:b/>
                </w:rPr>
                <w:t>1</w:t>
              </w:r>
            </w:ins>
          </w:p>
        </w:tc>
      </w:tr>
      <w:tr w:rsidR="00660F97" w:rsidTr="00AB4F1D">
        <w:trPr>
          <w:gridAfter w:val="8"/>
          <w:wAfter w:w="3896" w:type="dxa"/>
          <w:ins w:id="10399" w:author="Zhang, Carol (MSHA)" w:date="2020-01-22T09:58:00Z"/>
        </w:trPr>
        <w:tc>
          <w:tcPr>
            <w:tcW w:w="3896" w:type="dxa"/>
            <w:gridSpan w:val="9"/>
          </w:tcPr>
          <w:p w:rsidR="00660F97" w:rsidRDefault="00660F97" w:rsidP="00AB4F1D">
            <w:pPr>
              <w:jc w:val="center"/>
              <w:rPr>
                <w:ins w:id="10400" w:author="Zhang, Carol (MSHA)" w:date="2020-01-22T09:58:00Z"/>
                <w:b/>
                <w:szCs w:val="21"/>
              </w:rPr>
            </w:pPr>
            <w:ins w:id="10401" w:author="Zhang, Carol (MSHA)" w:date="2020-01-22T09:58:00Z">
              <w:r>
                <w:rPr>
                  <w:b/>
                  <w:szCs w:val="21"/>
                </w:rPr>
                <w:t>0:Stop</w:t>
              </w:r>
              <w:r>
                <w:rPr>
                  <w:rFonts w:hint="eastAsia"/>
                  <w:b/>
                  <w:szCs w:val="21"/>
                </w:rPr>
                <w:t xml:space="preserve"> </w:t>
              </w:r>
              <w:r>
                <w:rPr>
                  <w:b/>
                  <w:szCs w:val="21"/>
                </w:rPr>
                <w:t>,1:Start</w:t>
              </w:r>
            </w:ins>
          </w:p>
        </w:tc>
      </w:tr>
    </w:tbl>
    <w:p w:rsidR="00660F97" w:rsidRDefault="00660F97" w:rsidP="00660F97">
      <w:pPr>
        <w:pStyle w:val="a7"/>
        <w:ind w:left="840" w:firstLineChars="0" w:firstLine="0"/>
        <w:rPr>
          <w:ins w:id="10402" w:author="Zhang, Carol (MSHA)" w:date="2020-01-22T09:58:00Z"/>
        </w:rPr>
      </w:pPr>
    </w:p>
    <w:p w:rsidR="00660F97" w:rsidRDefault="00660F97" w:rsidP="00660F97">
      <w:pPr>
        <w:pStyle w:val="a7"/>
        <w:numPr>
          <w:ilvl w:val="0"/>
          <w:numId w:val="1"/>
        </w:numPr>
        <w:ind w:firstLineChars="0"/>
        <w:rPr>
          <w:ins w:id="10403" w:author="Zhang, Carol (MSHA)" w:date="2020-01-22T09:58:00Z"/>
        </w:rPr>
      </w:pPr>
      <w:ins w:id="10404" w:author="Zhang, Carol (MSHA)" w:date="2020-01-22T09:58:00Z">
        <w:r>
          <w:t>Response</w:t>
        </w:r>
      </w:ins>
    </w:p>
    <w:p w:rsidR="00660F97" w:rsidRDefault="00660F97" w:rsidP="00660F97">
      <w:pPr>
        <w:pStyle w:val="a7"/>
        <w:ind w:left="840" w:firstLineChars="0" w:firstLine="0"/>
        <w:rPr>
          <w:ins w:id="10405" w:author="Zhang, Carol (MSHA)" w:date="2020-01-22T10:01:00Z"/>
        </w:rPr>
      </w:pPr>
      <w:ins w:id="10406" w:author="Zhang, Carol (MSHA)" w:date="2020-01-22T09:58:00Z">
        <w:r>
          <w:rPr>
            <w:rFonts w:hint="eastAsia"/>
          </w:rPr>
          <w:t>正常返回：泵端返回一个空的数据包。</w:t>
        </w:r>
      </w:ins>
    </w:p>
    <w:p w:rsidR="00660F97" w:rsidRDefault="00660F97" w:rsidP="00660F97">
      <w:pPr>
        <w:pStyle w:val="a7"/>
        <w:ind w:left="840" w:firstLineChars="0" w:firstLine="0"/>
        <w:rPr>
          <w:ins w:id="10407" w:author="Zhang, Carol (MSHA)" w:date="2020-01-22T10:18:00Z"/>
        </w:rPr>
      </w:pPr>
    </w:p>
    <w:p w:rsidR="00E346AB" w:rsidRDefault="00E346AB">
      <w:pPr>
        <w:pStyle w:val="2"/>
        <w:numPr>
          <w:ilvl w:val="1"/>
          <w:numId w:val="5"/>
        </w:numPr>
        <w:rPr>
          <w:ins w:id="10408" w:author="Zhang, Carol (MSHA)" w:date="2020-01-22T10:18:00Z"/>
        </w:rPr>
        <w:pPrChange w:id="10409" w:author="Zhang, Carol (MSHA)" w:date="2020-01-22T10:25:00Z">
          <w:pPr>
            <w:ind w:firstLine="420"/>
          </w:pPr>
        </w:pPrChange>
      </w:pPr>
      <w:bookmarkStart w:id="10410" w:name="_Ref30581464"/>
      <w:ins w:id="10411" w:author="Zhang, Carol (MSHA)" w:date="2020-01-22T10:18:00Z">
        <w:r>
          <w:t>REMOTE_SET_BOLUS_PARAMETER</w:t>
        </w:r>
        <w:bookmarkEnd w:id="10410"/>
      </w:ins>
    </w:p>
    <w:p w:rsidR="00E346AB" w:rsidRDefault="00E346AB" w:rsidP="00E346AB">
      <w:pPr>
        <w:ind w:firstLine="420"/>
        <w:rPr>
          <w:ins w:id="10412" w:author="Zhang, Carol (MSHA)" w:date="2020-01-22T10:18:00Z"/>
        </w:rPr>
      </w:pPr>
    </w:p>
    <w:p w:rsidR="00E346AB" w:rsidRPr="003945BF" w:rsidRDefault="00E346AB" w:rsidP="00E346AB">
      <w:pPr>
        <w:ind w:firstLine="420"/>
        <w:rPr>
          <w:ins w:id="10413" w:author="Zhang, Carol (MSHA)" w:date="2020-01-22T10:18:00Z"/>
        </w:rPr>
      </w:pPr>
      <w:ins w:id="10414" w:author="Zhang, Carol (MSHA)" w:date="2020-01-22T10:18:00Z">
        <w:r>
          <w:rPr>
            <w:rFonts w:hint="eastAsia"/>
          </w:rPr>
          <w:t>设置</w:t>
        </w:r>
      </w:ins>
      <w:ins w:id="10415" w:author="Zhang, Carol (MSHA)" w:date="2020-01-22T10:25:00Z">
        <w:r w:rsidR="003D6430">
          <w:t>Bolus</w:t>
        </w:r>
        <w:r w:rsidR="003D6430">
          <w:rPr>
            <w:rFonts w:hint="eastAsia"/>
          </w:rPr>
          <w:t>参数</w:t>
        </w:r>
      </w:ins>
      <w:ins w:id="10416" w:author="Zhang, Carol (MSHA)" w:date="2020-01-22T10:18:00Z">
        <w:r w:rsidRPr="003945BF">
          <w:rPr>
            <w:rFonts w:hint="eastAsia"/>
          </w:rPr>
          <w:t>：</w:t>
        </w:r>
      </w:ins>
    </w:p>
    <w:p w:rsidR="00E346AB" w:rsidRDefault="00E346AB" w:rsidP="00E346AB">
      <w:pPr>
        <w:pStyle w:val="a7"/>
        <w:numPr>
          <w:ilvl w:val="0"/>
          <w:numId w:val="1"/>
        </w:numPr>
        <w:ind w:firstLineChars="0"/>
        <w:rPr>
          <w:ins w:id="10417" w:author="Zhang, Carol (MSHA)" w:date="2020-01-22T10:18:00Z"/>
        </w:rPr>
      </w:pPr>
      <w:ins w:id="10418" w:author="Zhang, Carol (MSHA)" w:date="2020-01-22T10:18:00Z">
        <w:r>
          <w:t>Request</w:t>
        </w:r>
      </w:ins>
    </w:p>
    <w:p w:rsidR="00E346AB" w:rsidRDefault="00E346AB" w:rsidP="00E346AB">
      <w:pPr>
        <w:pStyle w:val="a7"/>
        <w:ind w:left="840" w:firstLineChars="0" w:firstLine="0"/>
        <w:rPr>
          <w:ins w:id="10419" w:author="Zhang, Carol (MSHA)" w:date="2020-01-22T10:18:00Z"/>
        </w:rPr>
      </w:pPr>
      <w:ins w:id="10420" w:author="Zhang, Carol (MSHA)" w:date="2020-01-22T10:18:00Z">
        <w:r>
          <w:rPr>
            <w:rFonts w:hint="eastAsia"/>
          </w:rPr>
          <w:t>向泵端发送一个自定义数据字段</w:t>
        </w:r>
        <w:r>
          <w:rPr>
            <w:rFonts w:hint="eastAsia"/>
          </w:rPr>
          <w:t>,</w:t>
        </w:r>
      </w:ins>
      <w:ins w:id="10421" w:author="Zhang, Carol (MSHA)" w:date="2020-01-22T10:27:00Z">
        <w:r w:rsidR="003D6430">
          <w:rPr>
            <w:rFonts w:hint="eastAsia"/>
          </w:rPr>
          <w:t>包含</w:t>
        </w:r>
        <w:r w:rsidR="003D6430">
          <w:rPr>
            <w:rFonts w:hint="eastAsia"/>
          </w:rPr>
          <w:t>Bolus Rate</w:t>
        </w:r>
        <w:r w:rsidR="003D6430">
          <w:t xml:space="preserve">(float, </w:t>
        </w:r>
        <w:r w:rsidR="003D6430">
          <w:rPr>
            <w:rFonts w:hint="eastAsia"/>
          </w:rPr>
          <w:t>单位：</w:t>
        </w:r>
      </w:ins>
      <w:ins w:id="10422" w:author="Zhang, Carol (MSHA)" w:date="2020-01-22T10:28:00Z">
        <w:r w:rsidR="003D6430">
          <w:rPr>
            <w:rFonts w:hint="eastAsia"/>
          </w:rPr>
          <w:t>ml/h)</w:t>
        </w:r>
      </w:ins>
      <w:ins w:id="10423" w:author="Zhang, Carol (MSHA)" w:date="2020-01-22T10:27:00Z">
        <w:r w:rsidR="003D6430">
          <w:rPr>
            <w:rFonts w:hint="eastAsia"/>
          </w:rPr>
          <w:t>，</w:t>
        </w:r>
        <w:r w:rsidR="003D6430">
          <w:rPr>
            <w:rFonts w:hint="eastAsia"/>
          </w:rPr>
          <w:t xml:space="preserve"> Bolus </w:t>
        </w:r>
        <w:r w:rsidR="003D6430">
          <w:t>Volume</w:t>
        </w:r>
      </w:ins>
      <w:ins w:id="10424" w:author="Zhang, Carol (MSHA)" w:date="2020-01-22T10:28:00Z">
        <w:r w:rsidR="003D6430">
          <w:t xml:space="preserve">(float, </w:t>
        </w:r>
        <w:r w:rsidR="003D6430">
          <w:rPr>
            <w:rFonts w:hint="eastAsia"/>
          </w:rPr>
          <w:t>单位：</w:t>
        </w:r>
        <w:r w:rsidR="003D6430">
          <w:rPr>
            <w:rFonts w:hint="eastAsia"/>
          </w:rPr>
          <w:t>ml)</w:t>
        </w:r>
      </w:ins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3D6430" w:rsidRPr="00513A48" w:rsidTr="00AB4F1D">
        <w:trPr>
          <w:ins w:id="10425" w:author="Zhang, Carol (MSHA)" w:date="2020-01-22T10:18:00Z"/>
        </w:trPr>
        <w:tc>
          <w:tcPr>
            <w:tcW w:w="468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26" w:author="Zhang, Carol (MSHA)" w:date="2020-01-22T10:18:00Z"/>
                <w:sz w:val="18"/>
                <w:szCs w:val="18"/>
              </w:rPr>
            </w:pPr>
            <w:ins w:id="10427" w:author="Zhang, Carol (MSHA)" w:date="2020-01-22T10:18:00Z">
              <w:r>
                <w:rPr>
                  <w:rFonts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28" w:author="Zhang, Carol (MSHA)" w:date="2020-01-22T10:18:00Z"/>
                <w:sz w:val="18"/>
                <w:szCs w:val="18"/>
              </w:rPr>
            </w:pPr>
            <w:ins w:id="10429" w:author="Zhang, Carol (MSHA)" w:date="2020-01-22T10:18:00Z">
              <w:r>
                <w:rPr>
                  <w:rFonts w:hint="eastAsia"/>
                  <w:sz w:val="18"/>
                  <w:szCs w:val="18"/>
                </w:rPr>
                <w:t>1</w:t>
              </w:r>
            </w:ins>
          </w:p>
        </w:tc>
        <w:tc>
          <w:tcPr>
            <w:tcW w:w="468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30" w:author="Zhang, Carol (MSHA)" w:date="2020-01-22T10:18:00Z"/>
                <w:sz w:val="18"/>
                <w:szCs w:val="18"/>
              </w:rPr>
            </w:pPr>
            <w:ins w:id="10431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2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32" w:author="Zhang, Carol (MSHA)" w:date="2020-01-22T10:18:00Z"/>
                <w:sz w:val="18"/>
                <w:szCs w:val="18"/>
              </w:rPr>
            </w:pPr>
            <w:ins w:id="10433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3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34" w:author="Zhang, Carol (MSHA)" w:date="2020-01-22T10:18:00Z"/>
                <w:sz w:val="18"/>
                <w:szCs w:val="18"/>
              </w:rPr>
            </w:pPr>
            <w:ins w:id="10435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4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36" w:author="Zhang, Carol (MSHA)" w:date="2020-01-22T10:18:00Z"/>
                <w:sz w:val="18"/>
                <w:szCs w:val="18"/>
              </w:rPr>
            </w:pPr>
            <w:ins w:id="10437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5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38" w:author="Zhang, Carol (MSHA)" w:date="2020-01-22T10:18:00Z"/>
                <w:sz w:val="18"/>
                <w:szCs w:val="18"/>
              </w:rPr>
            </w:pPr>
            <w:ins w:id="10439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6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17295A" w:rsidRDefault="00E346AB" w:rsidP="00AB4F1D">
            <w:pPr>
              <w:jc w:val="center"/>
              <w:rPr>
                <w:ins w:id="10440" w:author="Zhang, Carol (MSHA)" w:date="2020-01-22T10:18:00Z"/>
                <w:sz w:val="18"/>
                <w:szCs w:val="18"/>
              </w:rPr>
            </w:pPr>
            <w:ins w:id="10441" w:author="Zhang, Carol (MSHA)" w:date="2020-01-22T10:18:00Z">
              <w:r w:rsidRPr="00513A48">
                <w:rPr>
                  <w:rFonts w:hint="eastAsia"/>
                  <w:sz w:val="18"/>
                  <w:szCs w:val="18"/>
                </w:rPr>
                <w:t>7</w:t>
              </w:r>
            </w:ins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42" w:author="Zhang, Carol (MSHA)" w:date="2020-01-22T10:18:00Z"/>
                <w:sz w:val="18"/>
                <w:szCs w:val="18"/>
              </w:rPr>
            </w:pPr>
            <w:ins w:id="10443" w:author="Zhang, Carol (MSHA)" w:date="2020-01-22T10:18:00Z">
              <w:r>
                <w:rPr>
                  <w:rFonts w:hint="eastAsia"/>
                  <w:sz w:val="18"/>
                  <w:szCs w:val="18"/>
                </w:rPr>
                <w:t>8</w:t>
              </w:r>
            </w:ins>
          </w:p>
        </w:tc>
        <w:tc>
          <w:tcPr>
            <w:tcW w:w="467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44" w:author="Zhang, Carol (MSHA)" w:date="2020-01-22T10:18:00Z"/>
                <w:sz w:val="18"/>
                <w:szCs w:val="18"/>
              </w:rPr>
            </w:pPr>
            <w:ins w:id="10445" w:author="Zhang, Carol (MSHA)" w:date="2020-01-22T10:18:00Z">
              <w:r>
                <w:rPr>
                  <w:rFonts w:hint="eastAsia"/>
                  <w:sz w:val="18"/>
                  <w:szCs w:val="18"/>
                </w:rPr>
                <w:t>9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46" w:author="Zhang, Carol (MSHA)" w:date="2020-01-22T10:18:00Z"/>
                <w:sz w:val="18"/>
                <w:szCs w:val="18"/>
              </w:rPr>
            </w:pPr>
            <w:ins w:id="10447" w:author="Zhang, Carol (MSHA)" w:date="2020-01-22T10:18:00Z">
              <w:r>
                <w:rPr>
                  <w:rFonts w:hint="eastAsia"/>
                  <w:sz w:val="18"/>
                  <w:szCs w:val="18"/>
                </w:rPr>
                <w:t>10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48" w:author="Zhang, Carol (MSHA)" w:date="2020-01-22T10:18:00Z"/>
                <w:sz w:val="18"/>
                <w:szCs w:val="18"/>
              </w:rPr>
            </w:pPr>
            <w:ins w:id="10449" w:author="Zhang, Carol (MSHA)" w:date="2020-01-22T10:18:00Z">
              <w:r>
                <w:rPr>
                  <w:rFonts w:hint="eastAsia"/>
                  <w:sz w:val="18"/>
                  <w:szCs w:val="18"/>
                </w:rPr>
                <w:t>11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50" w:author="Zhang, Carol (MSHA)" w:date="2020-01-22T10:18:00Z"/>
                <w:sz w:val="18"/>
                <w:szCs w:val="18"/>
              </w:rPr>
            </w:pPr>
            <w:ins w:id="10451" w:author="Zhang, Carol (MSHA)" w:date="2020-01-22T10:18:00Z">
              <w:r>
                <w:rPr>
                  <w:rFonts w:hint="eastAsia"/>
                  <w:sz w:val="18"/>
                  <w:szCs w:val="18"/>
                </w:rPr>
                <w:t>12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52" w:author="Zhang, Carol (MSHA)" w:date="2020-01-22T10:18:00Z"/>
                <w:sz w:val="18"/>
                <w:szCs w:val="18"/>
              </w:rPr>
            </w:pPr>
            <w:ins w:id="10453" w:author="Zhang, Carol (MSHA)" w:date="2020-01-22T10:18:00Z">
              <w:r>
                <w:rPr>
                  <w:rFonts w:hint="eastAsia"/>
                  <w:sz w:val="18"/>
                  <w:szCs w:val="18"/>
                </w:rPr>
                <w:t>13</w:t>
              </w:r>
            </w:ins>
          </w:p>
        </w:tc>
        <w:tc>
          <w:tcPr>
            <w:tcW w:w="544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54" w:author="Zhang, Carol (MSHA)" w:date="2020-01-22T10:18:00Z"/>
                <w:sz w:val="18"/>
                <w:szCs w:val="18"/>
              </w:rPr>
            </w:pPr>
            <w:ins w:id="10455" w:author="Zhang, Carol (MSHA)" w:date="2020-01-22T10:18:00Z">
              <w:r>
                <w:rPr>
                  <w:rFonts w:hint="eastAsia"/>
                  <w:sz w:val="18"/>
                  <w:szCs w:val="18"/>
                </w:rPr>
                <w:t>14</w:t>
              </w:r>
            </w:ins>
          </w:p>
        </w:tc>
        <w:tc>
          <w:tcPr>
            <w:tcW w:w="399" w:type="dxa"/>
            <w:shd w:val="clear" w:color="auto" w:fill="AEAAAA" w:themeFill="background2" w:themeFillShade="BF"/>
          </w:tcPr>
          <w:p w:rsidR="00E346AB" w:rsidRPr="00513A48" w:rsidRDefault="00E346AB" w:rsidP="00AB4F1D">
            <w:pPr>
              <w:jc w:val="center"/>
              <w:rPr>
                <w:ins w:id="10456" w:author="Zhang, Carol (MSHA)" w:date="2020-01-22T10:18:00Z"/>
                <w:sz w:val="18"/>
                <w:szCs w:val="18"/>
              </w:rPr>
            </w:pPr>
            <w:ins w:id="10457" w:author="Zhang, Carol (MSHA)" w:date="2020-01-22T10:18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</w:p>
        </w:tc>
      </w:tr>
      <w:tr w:rsidR="00E346AB" w:rsidTr="00AB4F1D">
        <w:trPr>
          <w:ins w:id="10458" w:author="Zhang, Carol (MSHA)" w:date="2020-01-22T10:18:00Z"/>
        </w:trPr>
        <w:tc>
          <w:tcPr>
            <w:tcW w:w="7792" w:type="dxa"/>
            <w:gridSpan w:val="17"/>
          </w:tcPr>
          <w:p w:rsidR="00E346AB" w:rsidRDefault="00E346AB" w:rsidP="00AB4F1D">
            <w:pPr>
              <w:jc w:val="center"/>
              <w:rPr>
                <w:ins w:id="10459" w:author="Zhang, Carol (MSHA)" w:date="2020-01-22T10:18:00Z"/>
                <w:b/>
              </w:rPr>
            </w:pPr>
            <w:ins w:id="10460" w:author="Zhang, Carol (MSHA)" w:date="2020-01-22T10:18:00Z">
              <w:r w:rsidRPr="00A32854">
                <w:rPr>
                  <w:rFonts w:hint="eastAsia"/>
                  <w:b/>
                </w:rPr>
                <w:t>0</w:t>
              </w:r>
              <w:r w:rsidRPr="00A32854">
                <w:rPr>
                  <w:b/>
                </w:rPr>
                <w:t>x0001</w:t>
              </w:r>
            </w:ins>
          </w:p>
        </w:tc>
      </w:tr>
      <w:tr w:rsidR="00E346AB" w:rsidTr="00AB4F1D">
        <w:trPr>
          <w:ins w:id="10461" w:author="Zhang, Carol (MSHA)" w:date="2020-01-22T10:18:00Z"/>
        </w:trPr>
        <w:tc>
          <w:tcPr>
            <w:tcW w:w="7792" w:type="dxa"/>
            <w:gridSpan w:val="17"/>
          </w:tcPr>
          <w:p w:rsidR="00E346AB" w:rsidRDefault="00E346AB" w:rsidP="00AB4F1D">
            <w:pPr>
              <w:jc w:val="center"/>
              <w:rPr>
                <w:ins w:id="10462" w:author="Zhang, Carol (MSHA)" w:date="2020-01-22T10:18:00Z"/>
                <w:b/>
              </w:rPr>
            </w:pPr>
            <w:ins w:id="10463" w:author="Zhang, Carol (MSHA)" w:date="2020-01-22T10:18:00Z">
              <w:r>
                <w:rPr>
                  <w:rFonts w:hint="eastAsia"/>
                  <w:b/>
                </w:rPr>
                <w:t>数据长度</w:t>
              </w:r>
              <w:r>
                <w:rPr>
                  <w:rFonts w:hint="eastAsia"/>
                  <w:b/>
                </w:rPr>
                <w:t>=</w:t>
              </w:r>
              <w:r>
                <w:rPr>
                  <w:b/>
                </w:rPr>
                <w:t>0x000</w:t>
              </w:r>
            </w:ins>
            <w:ins w:id="10464" w:author="Zhang, Carol (MSHA)" w:date="2020-01-22T10:27:00Z">
              <w:r w:rsidR="003D6430">
                <w:rPr>
                  <w:rFonts w:hint="eastAsia"/>
                  <w:b/>
                </w:rPr>
                <w:t>8</w:t>
              </w:r>
            </w:ins>
          </w:p>
        </w:tc>
      </w:tr>
      <w:tr w:rsidR="00E346AB" w:rsidTr="00AB4F1D">
        <w:trPr>
          <w:ins w:id="10465" w:author="Zhang, Carol (MSHA)" w:date="2020-01-22T10:18:00Z"/>
        </w:trPr>
        <w:tc>
          <w:tcPr>
            <w:tcW w:w="3896" w:type="dxa"/>
            <w:gridSpan w:val="9"/>
          </w:tcPr>
          <w:p w:rsidR="00E346AB" w:rsidRDefault="003D6430" w:rsidP="00AB4F1D">
            <w:pPr>
              <w:jc w:val="center"/>
              <w:rPr>
                <w:ins w:id="10466" w:author="Zhang, Carol (MSHA)" w:date="2020-01-22T10:18:00Z"/>
                <w:b/>
              </w:rPr>
            </w:pPr>
            <w:ins w:id="10467" w:author="Zhang, Carol (MSHA)" w:date="2020-01-22T10:26:00Z">
              <w:r>
                <w:rPr>
                  <w:rFonts w:hint="eastAsia"/>
                </w:rPr>
                <w:t>Bolus Rate</w:t>
              </w:r>
              <w:r>
                <w:t xml:space="preserve"> </w:t>
              </w:r>
            </w:ins>
            <w:ins w:id="10468" w:author="Zhang, Carol (MSHA)" w:date="2020-01-22T10:18:00Z">
              <w:r w:rsidR="00E346AB">
                <w:t>byte1 (signed)</w:t>
              </w:r>
            </w:ins>
          </w:p>
        </w:tc>
        <w:tc>
          <w:tcPr>
            <w:tcW w:w="3896" w:type="dxa"/>
            <w:gridSpan w:val="8"/>
          </w:tcPr>
          <w:p w:rsidR="00E346AB" w:rsidRDefault="003D6430" w:rsidP="00AB4F1D">
            <w:pPr>
              <w:jc w:val="center"/>
              <w:rPr>
                <w:ins w:id="10469" w:author="Zhang, Carol (MSHA)" w:date="2020-01-22T10:18:00Z"/>
                <w:b/>
              </w:rPr>
            </w:pPr>
            <w:ins w:id="10470" w:author="Zhang, Carol (MSHA)" w:date="2020-01-22T10:25:00Z">
              <w:r>
                <w:rPr>
                  <w:rFonts w:hint="eastAsia"/>
                </w:rPr>
                <w:t xml:space="preserve">Bolus Rate </w:t>
              </w:r>
            </w:ins>
            <w:ins w:id="10471" w:author="Zhang, Carol (MSHA)" w:date="2020-01-22T10:18:00Z">
              <w:r w:rsidR="00E346AB">
                <w:t>byte2 (signed)</w:t>
              </w:r>
            </w:ins>
          </w:p>
        </w:tc>
      </w:tr>
      <w:tr w:rsidR="00E346AB" w:rsidTr="00AB4F1D">
        <w:trPr>
          <w:ins w:id="10472" w:author="Zhang, Carol (MSHA)" w:date="2020-01-22T10:18:00Z"/>
        </w:trPr>
        <w:tc>
          <w:tcPr>
            <w:tcW w:w="3896" w:type="dxa"/>
            <w:gridSpan w:val="9"/>
          </w:tcPr>
          <w:p w:rsidR="00E346AB" w:rsidRDefault="003D6430" w:rsidP="00AB4F1D">
            <w:pPr>
              <w:jc w:val="center"/>
              <w:rPr>
                <w:ins w:id="10473" w:author="Zhang, Carol (MSHA)" w:date="2020-01-22T10:18:00Z"/>
              </w:rPr>
            </w:pPr>
            <w:ins w:id="10474" w:author="Zhang, Carol (MSHA)" w:date="2020-01-22T10:26:00Z">
              <w:r>
                <w:rPr>
                  <w:rFonts w:hint="eastAsia"/>
                </w:rPr>
                <w:t xml:space="preserve">Bolus Rate </w:t>
              </w:r>
            </w:ins>
            <w:ins w:id="10475" w:author="Zhang, Carol (MSHA)" w:date="2020-01-22T10:18:00Z">
              <w:r>
                <w:t>byte</w:t>
              </w:r>
            </w:ins>
            <w:ins w:id="10476" w:author="Zhang, Carol (MSHA)" w:date="2020-01-22T10:26:00Z">
              <w:r>
                <w:rPr>
                  <w:rFonts w:hint="eastAsia"/>
                </w:rPr>
                <w:t>3</w:t>
              </w:r>
            </w:ins>
            <w:ins w:id="10477" w:author="Zhang, Carol (MSHA)" w:date="2020-01-22T10:18:00Z">
              <w:r w:rsidR="00E346AB">
                <w:t xml:space="preserve"> (signed)</w:t>
              </w:r>
            </w:ins>
          </w:p>
        </w:tc>
        <w:tc>
          <w:tcPr>
            <w:tcW w:w="3896" w:type="dxa"/>
            <w:gridSpan w:val="8"/>
          </w:tcPr>
          <w:p w:rsidR="00E346AB" w:rsidRDefault="003D6430" w:rsidP="00AB4F1D">
            <w:pPr>
              <w:jc w:val="center"/>
              <w:rPr>
                <w:ins w:id="10478" w:author="Zhang, Carol (MSHA)" w:date="2020-01-22T10:18:00Z"/>
              </w:rPr>
            </w:pPr>
            <w:ins w:id="10479" w:author="Zhang, Carol (MSHA)" w:date="2020-01-22T10:26:00Z">
              <w:r>
                <w:rPr>
                  <w:rFonts w:hint="eastAsia"/>
                </w:rPr>
                <w:t xml:space="preserve">Bolus Rate </w:t>
              </w:r>
            </w:ins>
            <w:ins w:id="10480" w:author="Zhang, Carol (MSHA)" w:date="2020-01-22T10:18:00Z">
              <w:r w:rsidR="00E346AB">
                <w:t>byte</w:t>
              </w:r>
            </w:ins>
            <w:ins w:id="10481" w:author="Zhang, Carol (MSHA)" w:date="2020-01-22T10:26:00Z">
              <w:r>
                <w:rPr>
                  <w:rFonts w:hint="eastAsia"/>
                </w:rPr>
                <w:t>4</w:t>
              </w:r>
            </w:ins>
            <w:ins w:id="10482" w:author="Zhang, Carol (MSHA)" w:date="2020-01-22T10:18:00Z">
              <w:r w:rsidR="00E346AB">
                <w:t xml:space="preserve"> (signed)</w:t>
              </w:r>
            </w:ins>
          </w:p>
        </w:tc>
      </w:tr>
      <w:tr w:rsidR="00E346AB" w:rsidTr="00AB4F1D">
        <w:trPr>
          <w:ins w:id="10483" w:author="Zhang, Carol (MSHA)" w:date="2020-01-22T10:18:00Z"/>
        </w:trPr>
        <w:tc>
          <w:tcPr>
            <w:tcW w:w="3896" w:type="dxa"/>
            <w:gridSpan w:val="9"/>
          </w:tcPr>
          <w:p w:rsidR="00E346AB" w:rsidRDefault="003D6430" w:rsidP="00AB4F1D">
            <w:pPr>
              <w:jc w:val="center"/>
              <w:rPr>
                <w:ins w:id="10484" w:author="Zhang, Carol (MSHA)" w:date="2020-01-22T10:18:00Z"/>
                <w:b/>
              </w:rPr>
            </w:pPr>
            <w:ins w:id="10485" w:author="Zhang, Carol (MSHA)" w:date="2020-01-22T10:26:00Z">
              <w:r>
                <w:rPr>
                  <w:rFonts w:hint="eastAsia"/>
                </w:rPr>
                <w:t xml:space="preserve">Bolus Volume </w:t>
              </w:r>
            </w:ins>
            <w:ins w:id="10486" w:author="Zhang, Carol (MSHA)" w:date="2020-01-22T10:18:00Z">
              <w:r w:rsidR="00E346AB">
                <w:t>byte</w:t>
              </w:r>
            </w:ins>
            <w:ins w:id="10487" w:author="Zhang, Carol (MSHA)" w:date="2020-01-22T10:26:00Z">
              <w:r>
                <w:rPr>
                  <w:rFonts w:hint="eastAsia"/>
                </w:rPr>
                <w:t>1</w:t>
              </w:r>
            </w:ins>
            <w:ins w:id="10488" w:author="Zhang, Carol (MSHA)" w:date="2020-01-22T10:18:00Z">
              <w:r w:rsidR="00E346AB">
                <w:t xml:space="preserve"> (signed)</w:t>
              </w:r>
            </w:ins>
          </w:p>
        </w:tc>
        <w:tc>
          <w:tcPr>
            <w:tcW w:w="3896" w:type="dxa"/>
            <w:gridSpan w:val="8"/>
          </w:tcPr>
          <w:p w:rsidR="00E346AB" w:rsidRDefault="003D6430" w:rsidP="00AB4F1D">
            <w:pPr>
              <w:jc w:val="center"/>
              <w:rPr>
                <w:ins w:id="10489" w:author="Zhang, Carol (MSHA)" w:date="2020-01-22T10:18:00Z"/>
                <w:b/>
              </w:rPr>
            </w:pPr>
            <w:ins w:id="10490" w:author="Zhang, Carol (MSHA)" w:date="2020-01-22T10:26:00Z">
              <w:r>
                <w:rPr>
                  <w:rFonts w:hint="eastAsia"/>
                </w:rPr>
                <w:t xml:space="preserve">Bolus Volume </w:t>
              </w:r>
            </w:ins>
            <w:ins w:id="10491" w:author="Zhang, Carol (MSHA)" w:date="2020-01-22T10:18:00Z">
              <w:r w:rsidR="00E346AB">
                <w:t>byte</w:t>
              </w:r>
            </w:ins>
            <w:ins w:id="10492" w:author="Zhang, Carol (MSHA)" w:date="2020-01-22T10:27:00Z">
              <w:r>
                <w:rPr>
                  <w:rFonts w:hint="eastAsia"/>
                </w:rPr>
                <w:t>2</w:t>
              </w:r>
            </w:ins>
            <w:ins w:id="10493" w:author="Zhang, Carol (MSHA)" w:date="2020-01-22T10:18:00Z">
              <w:r w:rsidR="00E346AB">
                <w:t xml:space="preserve"> (signed)</w:t>
              </w:r>
            </w:ins>
          </w:p>
        </w:tc>
      </w:tr>
      <w:tr w:rsidR="00E346AB" w:rsidTr="00AB4F1D">
        <w:trPr>
          <w:ins w:id="10494" w:author="Zhang, Carol (MSHA)" w:date="2020-01-22T10:18:00Z"/>
        </w:trPr>
        <w:tc>
          <w:tcPr>
            <w:tcW w:w="3896" w:type="dxa"/>
            <w:gridSpan w:val="9"/>
          </w:tcPr>
          <w:p w:rsidR="00E346AB" w:rsidRDefault="003D6430" w:rsidP="00AB4F1D">
            <w:pPr>
              <w:jc w:val="center"/>
              <w:rPr>
                <w:ins w:id="10495" w:author="Zhang, Carol (MSHA)" w:date="2020-01-22T10:18:00Z"/>
              </w:rPr>
            </w:pPr>
            <w:ins w:id="10496" w:author="Zhang, Carol (MSHA)" w:date="2020-01-22T10:27:00Z">
              <w:r>
                <w:rPr>
                  <w:rFonts w:hint="eastAsia"/>
                </w:rPr>
                <w:t xml:space="preserve">Bolus Volume </w:t>
              </w:r>
            </w:ins>
            <w:ins w:id="10497" w:author="Zhang, Carol (MSHA)" w:date="2020-01-22T10:18:00Z">
              <w:r w:rsidR="00E346AB">
                <w:t>byte</w:t>
              </w:r>
            </w:ins>
            <w:ins w:id="10498" w:author="Zhang, Carol (MSHA)" w:date="2020-01-22T10:27:00Z">
              <w:r>
                <w:rPr>
                  <w:rFonts w:hint="eastAsia"/>
                </w:rPr>
                <w:t>3</w:t>
              </w:r>
            </w:ins>
            <w:ins w:id="10499" w:author="Zhang, Carol (MSHA)" w:date="2020-01-22T10:18:00Z">
              <w:r w:rsidR="00E346AB">
                <w:t xml:space="preserve"> (signed)</w:t>
              </w:r>
            </w:ins>
          </w:p>
        </w:tc>
        <w:tc>
          <w:tcPr>
            <w:tcW w:w="3896" w:type="dxa"/>
            <w:gridSpan w:val="8"/>
          </w:tcPr>
          <w:p w:rsidR="00E346AB" w:rsidRDefault="003D6430" w:rsidP="00AB4F1D">
            <w:pPr>
              <w:jc w:val="center"/>
              <w:rPr>
                <w:ins w:id="10500" w:author="Zhang, Carol (MSHA)" w:date="2020-01-22T10:18:00Z"/>
              </w:rPr>
            </w:pPr>
            <w:ins w:id="10501" w:author="Zhang, Carol (MSHA)" w:date="2020-01-22T10:27:00Z">
              <w:r>
                <w:rPr>
                  <w:rFonts w:hint="eastAsia"/>
                </w:rPr>
                <w:t xml:space="preserve">Bolus Volume </w:t>
              </w:r>
            </w:ins>
            <w:ins w:id="10502" w:author="Zhang, Carol (MSHA)" w:date="2020-01-22T10:18:00Z">
              <w:r w:rsidR="00E346AB">
                <w:t>byte</w:t>
              </w:r>
            </w:ins>
            <w:ins w:id="10503" w:author="Zhang, Carol (MSHA)" w:date="2020-01-22T10:27:00Z">
              <w:r>
                <w:rPr>
                  <w:rFonts w:hint="eastAsia"/>
                </w:rPr>
                <w:t>4</w:t>
              </w:r>
            </w:ins>
            <w:ins w:id="10504" w:author="Zhang, Carol (MSHA)" w:date="2020-01-22T10:18:00Z">
              <w:r w:rsidR="00E346AB">
                <w:t xml:space="preserve"> (signed)</w:t>
              </w:r>
            </w:ins>
          </w:p>
        </w:tc>
      </w:tr>
    </w:tbl>
    <w:p w:rsidR="00E346AB" w:rsidRDefault="00E346AB" w:rsidP="00E346AB">
      <w:pPr>
        <w:pStyle w:val="a7"/>
        <w:ind w:left="840" w:firstLineChars="0" w:firstLine="0"/>
        <w:rPr>
          <w:ins w:id="10505" w:author="Zhang, Carol (MSHA)" w:date="2020-01-22T10:18:00Z"/>
        </w:rPr>
      </w:pPr>
    </w:p>
    <w:p w:rsidR="00E346AB" w:rsidRDefault="00E346AB" w:rsidP="00E346AB">
      <w:pPr>
        <w:pStyle w:val="a7"/>
        <w:numPr>
          <w:ilvl w:val="0"/>
          <w:numId w:val="1"/>
        </w:numPr>
        <w:ind w:firstLineChars="0"/>
        <w:rPr>
          <w:ins w:id="10506" w:author="Zhang, Carol (MSHA)" w:date="2020-01-22T10:18:00Z"/>
        </w:rPr>
      </w:pPr>
      <w:ins w:id="10507" w:author="Zhang, Carol (MSHA)" w:date="2020-01-22T10:18:00Z">
        <w:r>
          <w:t>Response</w:t>
        </w:r>
      </w:ins>
    </w:p>
    <w:p w:rsidR="00E346AB" w:rsidRDefault="00E346AB" w:rsidP="00E346AB">
      <w:pPr>
        <w:pStyle w:val="a7"/>
        <w:ind w:left="840" w:firstLineChars="0" w:firstLine="0"/>
        <w:rPr>
          <w:ins w:id="10508" w:author="Zhang, Carol (MSHA)" w:date="2020-01-22T10:18:00Z"/>
        </w:rPr>
      </w:pPr>
      <w:ins w:id="10509" w:author="Zhang, Carol (MSHA)" w:date="2020-01-22T10:18:00Z">
        <w:r>
          <w:rPr>
            <w:rFonts w:hint="eastAsia"/>
          </w:rPr>
          <w:t>正常返回：空</w:t>
        </w:r>
      </w:ins>
    </w:p>
    <w:p w:rsidR="00E346AB" w:rsidRDefault="00E346AB" w:rsidP="00660F97">
      <w:pPr>
        <w:pStyle w:val="a7"/>
        <w:ind w:left="840" w:firstLineChars="0" w:firstLine="0"/>
        <w:rPr>
          <w:ins w:id="10510" w:author="Zhang, Carol (MSHA)" w:date="2020-01-22T10:01:00Z"/>
        </w:rPr>
      </w:pPr>
    </w:p>
    <w:p w:rsidR="00660F97" w:rsidRDefault="00660F97" w:rsidP="00660F97">
      <w:pPr>
        <w:pStyle w:val="a7"/>
        <w:ind w:left="840" w:firstLineChars="0" w:firstLine="0"/>
        <w:rPr>
          <w:ins w:id="10511" w:author="Zhang, Carol (MSHA)" w:date="2020-01-22T09:58:00Z"/>
        </w:rPr>
      </w:pPr>
    </w:p>
    <w:p w:rsidR="00660F97" w:rsidRPr="00A16D0F" w:rsidRDefault="00660F97" w:rsidP="00461B88"/>
    <w:p w:rsidR="002E3F65" w:rsidRDefault="002E3F65" w:rsidP="002E3F65">
      <w:pPr>
        <w:pStyle w:val="2"/>
        <w:numPr>
          <w:ilvl w:val="1"/>
          <w:numId w:val="5"/>
        </w:numPr>
      </w:pPr>
      <w:bookmarkStart w:id="10512" w:name="_Ref499025112"/>
      <w:r>
        <w:t>ROLLBACK_VOLUME</w:t>
      </w:r>
      <w:bookmarkEnd w:id="10512"/>
    </w:p>
    <w:p w:rsidR="002E3F65" w:rsidRDefault="002E3F65" w:rsidP="002E3F65">
      <w:pPr>
        <w:ind w:firstLine="420"/>
      </w:pPr>
      <w:r>
        <w:rPr>
          <w:rFonts w:hint="eastAsia"/>
        </w:rPr>
        <w:t>注射</w:t>
      </w:r>
      <w:r>
        <w:t>器</w:t>
      </w:r>
      <w:r>
        <w:rPr>
          <w:rFonts w:hint="eastAsia"/>
        </w:rPr>
        <w:t>回退一</w:t>
      </w:r>
      <w:r>
        <w:t>定的</w:t>
      </w:r>
      <w:r>
        <w:rPr>
          <w:rFonts w:hint="eastAsia"/>
        </w:rPr>
        <w:t>累计量</w:t>
      </w:r>
      <w:r w:rsidR="000D6E64">
        <w:rPr>
          <w:rFonts w:hint="eastAsia"/>
        </w:rPr>
        <w:t>，单位</w:t>
      </w:r>
      <w:r w:rsidR="000D6E64">
        <w:rPr>
          <w:rFonts w:hint="eastAsia"/>
        </w:rPr>
        <w:t>:0.001</w:t>
      </w:r>
      <w:r w:rsidR="000D6E64">
        <w:t>mL</w:t>
      </w:r>
      <w:r>
        <w:rPr>
          <w:rFonts w:hint="eastAsia"/>
        </w:rPr>
        <w:t>，命令包含字段如下：</w:t>
      </w:r>
    </w:p>
    <w:p w:rsidR="002E3F65" w:rsidRDefault="002E3F65" w:rsidP="002E3F65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C82208" w:rsidRDefault="00C82208" w:rsidP="00C82208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</w:t>
      </w:r>
      <w:r w:rsidR="00D47158">
        <w:t>，</w:t>
      </w:r>
      <w:r w:rsidR="00636C35">
        <w:rPr>
          <w:rFonts w:hint="eastAsia"/>
        </w:rPr>
        <w:t>传入</w:t>
      </w:r>
      <w:r w:rsidR="005851DA">
        <w:rPr>
          <w:rFonts w:hint="eastAsia"/>
        </w:rPr>
        <w:t>4</w:t>
      </w:r>
      <w:r w:rsidR="00636C35">
        <w:t>字节参数，</w:t>
      </w:r>
      <w:r w:rsidR="00D47158">
        <w:rPr>
          <w:rFonts w:hint="eastAsia"/>
        </w:rPr>
        <w:t>让</w:t>
      </w:r>
      <w:r w:rsidR="00D47158">
        <w:t>注射器回退指定的量</w:t>
      </w:r>
      <w:r w:rsidR="00D47158"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C82208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17295A" w:rsidRDefault="00C82208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C82208" w:rsidRPr="00513A48" w:rsidRDefault="00C82208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C82208" w:rsidTr="007C5CEA">
        <w:tc>
          <w:tcPr>
            <w:tcW w:w="7792" w:type="dxa"/>
            <w:gridSpan w:val="17"/>
          </w:tcPr>
          <w:p w:rsidR="00C82208" w:rsidRDefault="00C82208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C82208" w:rsidTr="007C5CEA">
        <w:tc>
          <w:tcPr>
            <w:tcW w:w="7792" w:type="dxa"/>
            <w:gridSpan w:val="17"/>
          </w:tcPr>
          <w:p w:rsidR="00C82208" w:rsidRDefault="00C82208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0D6E64">
              <w:rPr>
                <w:b/>
              </w:rPr>
              <w:t>0x000</w:t>
            </w:r>
            <w:r w:rsidR="000D6E64">
              <w:rPr>
                <w:rFonts w:hint="eastAsia"/>
                <w:b/>
              </w:rPr>
              <w:t>4</w:t>
            </w:r>
          </w:p>
        </w:tc>
      </w:tr>
      <w:tr w:rsidR="00C82208" w:rsidTr="007C5CEA">
        <w:tc>
          <w:tcPr>
            <w:tcW w:w="3896" w:type="dxa"/>
            <w:gridSpan w:val="9"/>
          </w:tcPr>
          <w:p w:rsidR="00C82208" w:rsidRDefault="00C82208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  <w:tc>
          <w:tcPr>
            <w:tcW w:w="3896" w:type="dxa"/>
            <w:gridSpan w:val="8"/>
          </w:tcPr>
          <w:p w:rsidR="00C82208" w:rsidRDefault="00C82208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</w:tr>
      <w:tr w:rsidR="005851DA" w:rsidTr="007C5CEA">
        <w:tc>
          <w:tcPr>
            <w:tcW w:w="3896" w:type="dxa"/>
            <w:gridSpan w:val="9"/>
          </w:tcPr>
          <w:p w:rsidR="005851DA" w:rsidRDefault="005851DA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  <w:tc>
          <w:tcPr>
            <w:tcW w:w="3896" w:type="dxa"/>
            <w:gridSpan w:val="8"/>
          </w:tcPr>
          <w:p w:rsidR="005851DA" w:rsidRDefault="005851DA" w:rsidP="005851DA">
            <w:pPr>
              <w:tabs>
                <w:tab w:val="left" w:pos="703"/>
              </w:tabs>
              <w:rPr>
                <w:b/>
                <w:szCs w:val="21"/>
              </w:rPr>
            </w:pPr>
            <w:r>
              <w:rPr>
                <w:b/>
                <w:szCs w:val="21"/>
              </w:rPr>
              <w:tab/>
              <w:t xml:space="preserve"> Volume</w:t>
            </w:r>
          </w:p>
        </w:tc>
      </w:tr>
    </w:tbl>
    <w:p w:rsidR="002E3F65" w:rsidRDefault="002E3F65" w:rsidP="002E3F65">
      <w:pPr>
        <w:pStyle w:val="a7"/>
        <w:ind w:left="840" w:firstLineChars="0" w:firstLine="0"/>
      </w:pPr>
    </w:p>
    <w:p w:rsidR="002E3F65" w:rsidRDefault="002E3F65" w:rsidP="002E3F65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2E3F65" w:rsidRDefault="002E3F65" w:rsidP="002E3F65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6E6D8A" w:rsidRDefault="006E6D8A" w:rsidP="00EB7CCF"/>
    <w:p w:rsidR="00AF5784" w:rsidRDefault="00AF5784" w:rsidP="00AF5784">
      <w:pPr>
        <w:pStyle w:val="2"/>
        <w:numPr>
          <w:ilvl w:val="1"/>
          <w:numId w:val="5"/>
        </w:numPr>
      </w:pPr>
      <w:bookmarkStart w:id="10513" w:name="_Ref499025277"/>
      <w:r>
        <w:t>GET_SCREEN_VALUE</w:t>
      </w:r>
      <w:bookmarkEnd w:id="10513"/>
    </w:p>
    <w:p w:rsidR="00AF5784" w:rsidRDefault="00AF5784" w:rsidP="00AF5784">
      <w:pPr>
        <w:ind w:firstLine="420"/>
      </w:pPr>
      <w:r>
        <w:rPr>
          <w:rFonts w:hint="eastAsia"/>
        </w:rPr>
        <w:t>读</w:t>
      </w:r>
      <w:r>
        <w:t>屏幕</w:t>
      </w:r>
      <w:r>
        <w:rPr>
          <w:rFonts w:hint="eastAsia"/>
        </w:rPr>
        <w:t>内容，命令包含字段如下：</w:t>
      </w:r>
    </w:p>
    <w:p w:rsidR="00AF5784" w:rsidRDefault="00AF5784" w:rsidP="00AF5784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AF5784" w:rsidRDefault="00AF5784" w:rsidP="00AF5784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</w:t>
      </w:r>
      <w:r>
        <w:rPr>
          <w:rFonts w:hint="eastAsia"/>
        </w:rPr>
        <w:t>，向</w:t>
      </w:r>
      <w:r>
        <w:t>泵</w:t>
      </w:r>
      <w:r>
        <w:rPr>
          <w:rFonts w:hint="eastAsia"/>
        </w:rPr>
        <w:t>端</w:t>
      </w:r>
      <w:r>
        <w:t>传入</w:t>
      </w:r>
      <w:r w:rsidR="00C803CB">
        <w:rPr>
          <w:rFonts w:hint="eastAsia"/>
        </w:rPr>
        <w:t>行</w:t>
      </w:r>
      <w:r w:rsidR="00C803CB">
        <w:t>列及屏幕</w:t>
      </w:r>
      <w:r w:rsidR="00C803CB">
        <w:t>ID</w:t>
      </w:r>
      <w:r w:rsidR="00C803CB">
        <w:rPr>
          <w:rFonts w:hint="eastAsia"/>
        </w:rPr>
        <w:t>三个</w:t>
      </w:r>
      <w:r>
        <w:rPr>
          <w:rFonts w:hint="eastAsia"/>
        </w:rPr>
        <w:t>参数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F5784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17295A" w:rsidRDefault="00AF5784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F5784" w:rsidRPr="00513A48" w:rsidRDefault="00AF5784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F5784" w:rsidTr="007C5CEA">
        <w:tc>
          <w:tcPr>
            <w:tcW w:w="7792" w:type="dxa"/>
            <w:gridSpan w:val="17"/>
          </w:tcPr>
          <w:p w:rsidR="00AF5784" w:rsidRDefault="00AF5784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F5784" w:rsidTr="007C5CEA">
        <w:tc>
          <w:tcPr>
            <w:tcW w:w="7792" w:type="dxa"/>
            <w:gridSpan w:val="17"/>
          </w:tcPr>
          <w:p w:rsidR="00AF5784" w:rsidRDefault="00AF5784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AC77F5">
              <w:rPr>
                <w:b/>
              </w:rPr>
              <w:t>0x0003</w:t>
            </w:r>
          </w:p>
        </w:tc>
      </w:tr>
      <w:tr w:rsidR="00AF5784" w:rsidTr="007C5CEA">
        <w:tc>
          <w:tcPr>
            <w:tcW w:w="3896" w:type="dxa"/>
            <w:gridSpan w:val="9"/>
          </w:tcPr>
          <w:p w:rsidR="00AF5784" w:rsidRDefault="00AF5784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Row</w:t>
            </w:r>
          </w:p>
        </w:tc>
        <w:tc>
          <w:tcPr>
            <w:tcW w:w="3896" w:type="dxa"/>
            <w:gridSpan w:val="8"/>
          </w:tcPr>
          <w:p w:rsidR="00AF5784" w:rsidRDefault="00AF5784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Column</w:t>
            </w:r>
          </w:p>
        </w:tc>
      </w:tr>
      <w:tr w:rsidR="00AC77F5" w:rsidTr="007C5CEA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AC77F5" w:rsidRDefault="00AC77F5" w:rsidP="00AF5784">
            <w:pPr>
              <w:jc w:val="center"/>
              <w:rPr>
                <w:b/>
                <w:szCs w:val="21"/>
              </w:rPr>
            </w:pPr>
            <w:r>
              <w:t>Screen ID</w:t>
            </w:r>
          </w:p>
        </w:tc>
      </w:tr>
    </w:tbl>
    <w:p w:rsidR="00AF5784" w:rsidRDefault="00AF5784" w:rsidP="00AF5784">
      <w:pPr>
        <w:pStyle w:val="a7"/>
        <w:ind w:left="840" w:firstLineChars="0" w:firstLine="0"/>
      </w:pPr>
    </w:p>
    <w:p w:rsidR="00AF5784" w:rsidRDefault="00AF5784" w:rsidP="00AF5784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AF5784" w:rsidRDefault="00AF5784" w:rsidP="00AF5784">
      <w:pPr>
        <w:pStyle w:val="a7"/>
        <w:ind w:left="840" w:firstLineChars="0" w:firstLine="0"/>
      </w:pPr>
      <w:r>
        <w:rPr>
          <w:rFonts w:hint="eastAsia"/>
        </w:rPr>
        <w:t>正常返回：泵端返回一个</w:t>
      </w:r>
      <w:r w:rsidR="004236F5">
        <w:rPr>
          <w:rFonts w:hint="eastAsia"/>
        </w:rPr>
        <w:t>自</w:t>
      </w:r>
      <w:r w:rsidR="004236F5">
        <w:t>定义字段</w:t>
      </w:r>
      <w:r w:rsidR="004236F5">
        <w:rPr>
          <w:rFonts w:hint="eastAsia"/>
        </w:rPr>
        <w:t>数据包，包含</w:t>
      </w:r>
      <w:r w:rsidR="004236F5">
        <w:t>行</w:t>
      </w:r>
      <w:r w:rsidR="004236F5">
        <w:rPr>
          <w:rFonts w:hint="eastAsia"/>
        </w:rPr>
        <w:t>、</w:t>
      </w:r>
      <w:r w:rsidR="004236F5">
        <w:t>列</w:t>
      </w:r>
      <w:r w:rsidR="004236F5">
        <w:rPr>
          <w:rFonts w:hint="eastAsia"/>
        </w:rPr>
        <w:t>、</w:t>
      </w:r>
      <w:r w:rsidR="004236F5">
        <w:t>屏幕</w:t>
      </w:r>
      <w:r w:rsidR="004236F5">
        <w:t>ID</w:t>
      </w:r>
      <w:r w:rsidR="004236F5">
        <w:rPr>
          <w:rFonts w:hint="eastAsia"/>
        </w:rPr>
        <w:t>、</w:t>
      </w:r>
      <w:r w:rsidR="004236F5">
        <w:t>屏幕内容</w:t>
      </w:r>
      <w:r w:rsidR="004236F5">
        <w:rPr>
          <w:rFonts w:hint="eastAsia"/>
        </w:rPr>
        <w:t>字节</w:t>
      </w:r>
      <w:r w:rsidR="004236F5">
        <w:t>长度</w:t>
      </w:r>
      <w:r w:rsidR="004236F5">
        <w:rPr>
          <w:rFonts w:hint="eastAsia"/>
        </w:rPr>
        <w:t>及</w:t>
      </w:r>
      <w:r w:rsidR="004236F5">
        <w:t>字节数组</w:t>
      </w:r>
      <w:r w:rsidR="004236F5">
        <w:rPr>
          <w:rFonts w:hint="eastAsia"/>
        </w:rPr>
        <w:t>(</w:t>
      </w:r>
      <w:r w:rsidR="004236F5">
        <w:rPr>
          <w:rFonts w:hint="eastAsia"/>
        </w:rPr>
        <w:t>内容</w:t>
      </w:r>
      <w:r w:rsidR="004236F5">
        <w:t>为字符串</w:t>
      </w:r>
      <w:r w:rsidR="004236F5">
        <w:rPr>
          <w:rFonts w:hint="eastAsia"/>
        </w:rPr>
        <w:t>UTF8</w:t>
      </w:r>
      <w:r w:rsidR="004236F5">
        <w:rPr>
          <w:rFonts w:hint="eastAsia"/>
        </w:rPr>
        <w:t>编码</w:t>
      </w:r>
      <w:r w:rsidR="004236F5">
        <w:rPr>
          <w:rFonts w:hint="eastAsia"/>
        </w:rPr>
        <w:t>)</w:t>
      </w:r>
      <w:r w:rsidR="004236F5">
        <w:t>。</w:t>
      </w:r>
    </w:p>
    <w:p w:rsidR="006E6D8A" w:rsidRDefault="006E6D8A" w:rsidP="00914400">
      <w:pPr>
        <w:pStyle w:val="a7"/>
        <w:ind w:left="840" w:firstLineChars="0" w:firstLine="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4236F5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17295A" w:rsidRDefault="004236F5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4236F5" w:rsidRPr="00513A48" w:rsidRDefault="004236F5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4236F5" w:rsidTr="007C5CEA">
        <w:tc>
          <w:tcPr>
            <w:tcW w:w="7792" w:type="dxa"/>
            <w:gridSpan w:val="17"/>
          </w:tcPr>
          <w:p w:rsidR="004236F5" w:rsidRDefault="004236F5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4236F5" w:rsidTr="007C5CEA">
        <w:tc>
          <w:tcPr>
            <w:tcW w:w="7792" w:type="dxa"/>
            <w:gridSpan w:val="17"/>
          </w:tcPr>
          <w:p w:rsidR="004236F5" w:rsidRDefault="004236F5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 w:rsidR="000E33D3">
              <w:rPr>
                <w:rFonts w:hint="eastAsia"/>
                <w:b/>
              </w:rPr>
              <w:t>&lt;=0x0104</w:t>
            </w:r>
          </w:p>
        </w:tc>
      </w:tr>
      <w:tr w:rsidR="004236F5" w:rsidTr="007C5CEA">
        <w:tc>
          <w:tcPr>
            <w:tcW w:w="3896" w:type="dxa"/>
            <w:gridSpan w:val="9"/>
          </w:tcPr>
          <w:p w:rsidR="004236F5" w:rsidRDefault="004236F5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Row</w:t>
            </w:r>
          </w:p>
        </w:tc>
        <w:tc>
          <w:tcPr>
            <w:tcW w:w="3896" w:type="dxa"/>
            <w:gridSpan w:val="8"/>
          </w:tcPr>
          <w:p w:rsidR="004236F5" w:rsidRDefault="004236F5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Column</w:t>
            </w:r>
          </w:p>
        </w:tc>
      </w:tr>
      <w:tr w:rsidR="004236F5" w:rsidTr="007C5CEA">
        <w:tc>
          <w:tcPr>
            <w:tcW w:w="3896" w:type="dxa"/>
            <w:gridSpan w:val="9"/>
          </w:tcPr>
          <w:p w:rsidR="004236F5" w:rsidRDefault="004236F5" w:rsidP="007C5CEA">
            <w:pPr>
              <w:jc w:val="center"/>
              <w:rPr>
                <w:b/>
                <w:szCs w:val="21"/>
              </w:rPr>
            </w:pPr>
            <w:r>
              <w:t>Screen ID</w:t>
            </w:r>
          </w:p>
        </w:tc>
        <w:tc>
          <w:tcPr>
            <w:tcW w:w="3896" w:type="dxa"/>
            <w:gridSpan w:val="8"/>
          </w:tcPr>
          <w:p w:rsidR="004236F5" w:rsidRDefault="004236F5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length</w:t>
            </w:r>
          </w:p>
        </w:tc>
      </w:tr>
      <w:tr w:rsidR="004236F5" w:rsidTr="007C5CEA">
        <w:tc>
          <w:tcPr>
            <w:tcW w:w="3896" w:type="dxa"/>
            <w:gridSpan w:val="9"/>
          </w:tcPr>
          <w:p w:rsidR="004236F5" w:rsidRDefault="004236F5" w:rsidP="007C5CEA">
            <w:pPr>
              <w:jc w:val="center"/>
            </w:pPr>
            <w:r>
              <w:t>Data…</w:t>
            </w:r>
          </w:p>
        </w:tc>
        <w:tc>
          <w:tcPr>
            <w:tcW w:w="3896" w:type="dxa"/>
            <w:gridSpan w:val="8"/>
          </w:tcPr>
          <w:p w:rsidR="004236F5" w:rsidRDefault="004236F5" w:rsidP="007C5CEA">
            <w:pPr>
              <w:jc w:val="center"/>
              <w:rPr>
                <w:b/>
                <w:szCs w:val="21"/>
              </w:rPr>
            </w:pPr>
            <w:r>
              <w:t>Data…</w:t>
            </w:r>
          </w:p>
        </w:tc>
      </w:tr>
    </w:tbl>
    <w:p w:rsidR="006E6D8A" w:rsidRDefault="006E6D8A" w:rsidP="00914400">
      <w:pPr>
        <w:pStyle w:val="a7"/>
        <w:ind w:left="840" w:firstLineChars="0" w:firstLine="0"/>
      </w:pPr>
    </w:p>
    <w:p w:rsidR="00916847" w:rsidRDefault="006E6D8A" w:rsidP="00916847">
      <w:pPr>
        <w:pStyle w:val="2"/>
        <w:numPr>
          <w:ilvl w:val="1"/>
          <w:numId w:val="5"/>
        </w:numPr>
      </w:pPr>
      <w:r>
        <w:t xml:space="preserve"> </w:t>
      </w:r>
      <w:bookmarkStart w:id="10514" w:name="_Ref499026122"/>
      <w:r w:rsidR="00916847">
        <w:t>GET_TITLE</w:t>
      </w:r>
      <w:r w:rsidR="00066D51">
        <w:t>_HINT</w:t>
      </w:r>
      <w:bookmarkEnd w:id="10514"/>
    </w:p>
    <w:p w:rsidR="00916847" w:rsidRDefault="00916847" w:rsidP="00916847">
      <w:pPr>
        <w:ind w:firstLine="420"/>
      </w:pPr>
      <w:r>
        <w:rPr>
          <w:rFonts w:hint="eastAsia"/>
        </w:rPr>
        <w:t>读</w:t>
      </w:r>
      <w:r>
        <w:t>屏幕标题</w:t>
      </w:r>
      <w:r>
        <w:rPr>
          <w:rFonts w:hint="eastAsia"/>
        </w:rPr>
        <w:t>，命令包含字段如下：</w:t>
      </w:r>
    </w:p>
    <w:p w:rsidR="00916847" w:rsidRDefault="00916847" w:rsidP="00916847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16847" w:rsidRDefault="00916847" w:rsidP="00916847">
      <w:pPr>
        <w:pStyle w:val="a7"/>
        <w:ind w:left="840" w:firstLineChars="0" w:firstLine="0"/>
      </w:pPr>
      <w:r>
        <w:rPr>
          <w:rFonts w:hint="eastAsia"/>
        </w:rPr>
        <w:t>向泵端发送</w:t>
      </w:r>
      <w:r w:rsidR="00A805D2">
        <w:rPr>
          <w:rFonts w:hint="eastAsia"/>
        </w:rPr>
        <w:t>一个自</w:t>
      </w:r>
      <w:r w:rsidR="00A805D2">
        <w:t>定义字段</w:t>
      </w:r>
      <w:r w:rsidR="00241DD2">
        <w:rPr>
          <w:rFonts w:hint="eastAsia"/>
        </w:rPr>
        <w:t>，</w:t>
      </w:r>
      <w:r w:rsidR="00241DD2">
        <w:t>传入一个字节参数，表示读取标题还是提示信息。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A805D2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17295A" w:rsidRDefault="00A805D2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A805D2" w:rsidRPr="00513A48" w:rsidRDefault="00A805D2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A805D2" w:rsidTr="007C5CEA">
        <w:tc>
          <w:tcPr>
            <w:tcW w:w="7792" w:type="dxa"/>
            <w:gridSpan w:val="17"/>
          </w:tcPr>
          <w:p w:rsidR="00A805D2" w:rsidRDefault="00A805D2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A805D2" w:rsidTr="007C5CEA">
        <w:tc>
          <w:tcPr>
            <w:tcW w:w="7792" w:type="dxa"/>
            <w:gridSpan w:val="17"/>
          </w:tcPr>
          <w:p w:rsidR="00A805D2" w:rsidRDefault="00A805D2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0E4693">
              <w:rPr>
                <w:rFonts w:hint="eastAsia"/>
                <w:b/>
              </w:rPr>
              <w:t>1</w:t>
            </w:r>
          </w:p>
        </w:tc>
      </w:tr>
      <w:tr w:rsidR="00A805D2" w:rsidTr="007C5CEA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A805D2" w:rsidRDefault="00A805D2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Title:0 Hint:1</w:t>
            </w:r>
          </w:p>
        </w:tc>
      </w:tr>
    </w:tbl>
    <w:p w:rsidR="00A805D2" w:rsidRDefault="00A805D2" w:rsidP="00916847">
      <w:pPr>
        <w:pStyle w:val="a7"/>
        <w:ind w:left="840" w:firstLineChars="0" w:firstLine="0"/>
      </w:pPr>
    </w:p>
    <w:p w:rsidR="00916847" w:rsidRDefault="00916847" w:rsidP="00916847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6E6D8A" w:rsidRDefault="00916847" w:rsidP="00CC7C7C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 w:rsidR="00CE3228">
        <w:rPr>
          <w:rFonts w:hint="eastAsia"/>
        </w:rPr>
        <w:t>，</w:t>
      </w:r>
      <w:r w:rsidR="00CE3228">
        <w:t>包含标题字符串字节数组</w:t>
      </w:r>
      <w:r w:rsidR="00392B6D">
        <w:rPr>
          <w:rFonts w:hint="eastAsia"/>
        </w:rPr>
        <w:t>(</w:t>
      </w:r>
      <w:r w:rsidR="00392B6D">
        <w:t>UTF8</w:t>
      </w:r>
      <w:r w:rsidR="00392B6D">
        <w:rPr>
          <w:rFonts w:hint="eastAsia"/>
        </w:rPr>
        <w:t>编码</w:t>
      </w:r>
      <w:r w:rsidR="00392B6D">
        <w:rPr>
          <w:rFonts w:hint="eastAsia"/>
        </w:rPr>
        <w:t>)</w:t>
      </w:r>
      <w:r w:rsidR="00CE3228"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16847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17295A" w:rsidRDefault="00916847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16847" w:rsidRPr="00513A48" w:rsidRDefault="00916847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16847" w:rsidTr="007C5CEA">
        <w:tc>
          <w:tcPr>
            <w:tcW w:w="7792" w:type="dxa"/>
            <w:gridSpan w:val="17"/>
          </w:tcPr>
          <w:p w:rsidR="00916847" w:rsidRDefault="00916847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16847" w:rsidTr="007C5CEA">
        <w:tc>
          <w:tcPr>
            <w:tcW w:w="7792" w:type="dxa"/>
            <w:gridSpan w:val="17"/>
          </w:tcPr>
          <w:p w:rsidR="00916847" w:rsidRDefault="00916847" w:rsidP="007C5C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AB2556">
              <w:rPr>
                <w:rFonts w:hint="eastAsia"/>
                <w:b/>
              </w:rPr>
              <w:t>？</w:t>
            </w:r>
          </w:p>
        </w:tc>
      </w:tr>
      <w:tr w:rsidR="00916847" w:rsidTr="007C5CEA">
        <w:tc>
          <w:tcPr>
            <w:tcW w:w="3896" w:type="dxa"/>
            <w:gridSpan w:val="9"/>
          </w:tcPr>
          <w:p w:rsidR="00916847" w:rsidRDefault="004D2A30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Title:0 Hint:1</w:t>
            </w:r>
          </w:p>
        </w:tc>
        <w:tc>
          <w:tcPr>
            <w:tcW w:w="3896" w:type="dxa"/>
            <w:gridSpan w:val="8"/>
          </w:tcPr>
          <w:p w:rsidR="00916847" w:rsidRDefault="002D3C1D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bytes length</w:t>
            </w:r>
          </w:p>
        </w:tc>
      </w:tr>
      <w:tr w:rsidR="00AB2556" w:rsidTr="007C5CEA">
        <w:tc>
          <w:tcPr>
            <w:tcW w:w="3896" w:type="dxa"/>
            <w:gridSpan w:val="9"/>
          </w:tcPr>
          <w:p w:rsidR="00AB2556" w:rsidRDefault="00AB2556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bytes</w:t>
            </w:r>
          </w:p>
        </w:tc>
        <w:tc>
          <w:tcPr>
            <w:tcW w:w="3896" w:type="dxa"/>
            <w:gridSpan w:val="8"/>
          </w:tcPr>
          <w:p w:rsidR="00AB2556" w:rsidRDefault="00AB2556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bytes…….</w:t>
            </w:r>
          </w:p>
        </w:tc>
      </w:tr>
    </w:tbl>
    <w:p w:rsidR="006E6D8A" w:rsidRPr="00CE566A" w:rsidRDefault="006E6D8A" w:rsidP="00914400">
      <w:pPr>
        <w:pStyle w:val="a7"/>
        <w:ind w:left="840" w:firstLineChars="0" w:firstLine="0"/>
      </w:pPr>
    </w:p>
    <w:p w:rsidR="00C51A17" w:rsidRDefault="00C51A17" w:rsidP="00C51A17">
      <w:pPr>
        <w:pStyle w:val="2"/>
        <w:numPr>
          <w:ilvl w:val="1"/>
          <w:numId w:val="5"/>
        </w:numPr>
      </w:pPr>
      <w:bookmarkStart w:id="10515" w:name="_Ref499221242"/>
      <w:r>
        <w:t>FORWARD_VOLUME</w:t>
      </w:r>
      <w:bookmarkEnd w:id="10515"/>
    </w:p>
    <w:p w:rsidR="00E859B9" w:rsidRDefault="00E859B9" w:rsidP="00E859B9">
      <w:pPr>
        <w:ind w:firstLine="420"/>
      </w:pPr>
      <w:r>
        <w:rPr>
          <w:rFonts w:hint="eastAsia"/>
        </w:rPr>
        <w:t>注射</w:t>
      </w:r>
      <w:r>
        <w:t>器</w:t>
      </w:r>
      <w:r>
        <w:rPr>
          <w:rFonts w:hint="eastAsia"/>
        </w:rPr>
        <w:t>前进一</w:t>
      </w:r>
      <w:r>
        <w:t>定的</w:t>
      </w:r>
      <w:r>
        <w:rPr>
          <w:rFonts w:hint="eastAsia"/>
        </w:rPr>
        <w:t>累计量</w:t>
      </w:r>
      <w:r w:rsidR="000D6E64">
        <w:rPr>
          <w:rFonts w:hint="eastAsia"/>
        </w:rPr>
        <w:t>，单位</w:t>
      </w:r>
      <w:r w:rsidR="000D6E64">
        <w:rPr>
          <w:rFonts w:hint="eastAsia"/>
        </w:rPr>
        <w:t>:0.001</w:t>
      </w:r>
      <w:r w:rsidR="000D6E64">
        <w:t>mL</w:t>
      </w:r>
      <w:r>
        <w:rPr>
          <w:rFonts w:hint="eastAsia"/>
        </w:rPr>
        <w:t>，命令包含字段如下：</w:t>
      </w:r>
    </w:p>
    <w:p w:rsidR="00E859B9" w:rsidRDefault="00E859B9" w:rsidP="00E859B9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E859B9" w:rsidRDefault="00E859B9" w:rsidP="00E859B9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定义字段，</w:t>
      </w:r>
      <w:r>
        <w:rPr>
          <w:rFonts w:hint="eastAsia"/>
        </w:rPr>
        <w:t>传入</w:t>
      </w:r>
      <w:r w:rsidR="005851DA">
        <w:rPr>
          <w:rFonts w:hint="eastAsia"/>
        </w:rPr>
        <w:t>4</w:t>
      </w:r>
      <w:r>
        <w:t>字节参数，</w:t>
      </w:r>
      <w:r>
        <w:rPr>
          <w:rFonts w:hint="eastAsia"/>
        </w:rPr>
        <w:t>让</w:t>
      </w:r>
      <w:r>
        <w:t>注射器</w:t>
      </w:r>
      <w:r w:rsidR="00B607E5">
        <w:rPr>
          <w:rFonts w:hint="eastAsia"/>
        </w:rPr>
        <w:t>前进</w:t>
      </w:r>
      <w:r>
        <w:t>指定的量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E859B9" w:rsidRPr="00513A48" w:rsidTr="007C5CEA">
        <w:tc>
          <w:tcPr>
            <w:tcW w:w="468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17295A" w:rsidRDefault="00E859B9" w:rsidP="007C5CEA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E859B9" w:rsidRPr="00513A48" w:rsidRDefault="00E859B9" w:rsidP="007C5C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E859B9" w:rsidTr="007C5CEA">
        <w:tc>
          <w:tcPr>
            <w:tcW w:w="7792" w:type="dxa"/>
            <w:gridSpan w:val="17"/>
          </w:tcPr>
          <w:p w:rsidR="00E859B9" w:rsidRDefault="00E859B9" w:rsidP="007C5CEA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E859B9" w:rsidTr="007C5CEA">
        <w:tc>
          <w:tcPr>
            <w:tcW w:w="7792" w:type="dxa"/>
            <w:gridSpan w:val="17"/>
          </w:tcPr>
          <w:p w:rsidR="00E859B9" w:rsidRDefault="00E859B9" w:rsidP="000D6E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0D6E64">
              <w:rPr>
                <w:b/>
              </w:rPr>
              <w:t>4</w:t>
            </w:r>
          </w:p>
        </w:tc>
      </w:tr>
      <w:tr w:rsidR="00E859B9" w:rsidTr="007C5CEA">
        <w:tc>
          <w:tcPr>
            <w:tcW w:w="3896" w:type="dxa"/>
            <w:gridSpan w:val="9"/>
          </w:tcPr>
          <w:p w:rsidR="00E859B9" w:rsidRDefault="00E859B9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  <w:tc>
          <w:tcPr>
            <w:tcW w:w="3896" w:type="dxa"/>
            <w:gridSpan w:val="8"/>
          </w:tcPr>
          <w:p w:rsidR="00E859B9" w:rsidRDefault="00E859B9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</w:tr>
      <w:tr w:rsidR="005851DA" w:rsidTr="007C5CEA">
        <w:tc>
          <w:tcPr>
            <w:tcW w:w="3896" w:type="dxa"/>
            <w:gridSpan w:val="9"/>
          </w:tcPr>
          <w:p w:rsidR="005851DA" w:rsidRDefault="005851DA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  <w:tc>
          <w:tcPr>
            <w:tcW w:w="3896" w:type="dxa"/>
            <w:gridSpan w:val="8"/>
          </w:tcPr>
          <w:p w:rsidR="005851DA" w:rsidRDefault="005851DA" w:rsidP="007C5CEA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Volume</w:t>
            </w:r>
          </w:p>
        </w:tc>
      </w:tr>
    </w:tbl>
    <w:p w:rsidR="00E859B9" w:rsidRDefault="00E859B9" w:rsidP="00E859B9">
      <w:pPr>
        <w:pStyle w:val="a7"/>
        <w:ind w:left="840" w:firstLineChars="0" w:firstLine="0"/>
      </w:pPr>
    </w:p>
    <w:p w:rsidR="00E859B9" w:rsidRDefault="00E859B9" w:rsidP="00E859B9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E859B9" w:rsidRDefault="00E859B9" w:rsidP="00E859B9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914400" w:rsidRDefault="00914400" w:rsidP="00914400">
      <w:pPr>
        <w:pStyle w:val="a7"/>
        <w:ind w:left="840" w:firstLineChars="0" w:firstLine="0"/>
      </w:pPr>
    </w:p>
    <w:p w:rsidR="0073149F" w:rsidRDefault="0073149F" w:rsidP="0073149F">
      <w:pPr>
        <w:pStyle w:val="2"/>
        <w:numPr>
          <w:ilvl w:val="1"/>
          <w:numId w:val="5"/>
        </w:numPr>
      </w:pPr>
      <w:bookmarkStart w:id="10516" w:name="_Ref499221253"/>
      <w:r>
        <w:t>STOP_MOTOR</w:t>
      </w:r>
      <w:bookmarkEnd w:id="10516"/>
    </w:p>
    <w:p w:rsidR="0073149F" w:rsidRDefault="0073149F" w:rsidP="0073149F">
      <w:pPr>
        <w:ind w:firstLine="420"/>
      </w:pPr>
      <w:r>
        <w:rPr>
          <w:rFonts w:hint="eastAsia"/>
        </w:rPr>
        <w:t>注射</w:t>
      </w:r>
      <w:r>
        <w:t>器</w:t>
      </w:r>
      <w:r>
        <w:rPr>
          <w:rFonts w:hint="eastAsia"/>
        </w:rPr>
        <w:t>停止推进</w:t>
      </w:r>
      <w:r>
        <w:t>或后退</w:t>
      </w:r>
      <w:r>
        <w:rPr>
          <w:rFonts w:hint="eastAsia"/>
        </w:rPr>
        <w:t>，命令包含字段如下：</w:t>
      </w:r>
    </w:p>
    <w:p w:rsidR="0073149F" w:rsidRDefault="0073149F" w:rsidP="0073149F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73149F" w:rsidRDefault="0073149F" w:rsidP="0073149F">
      <w:pPr>
        <w:pStyle w:val="a7"/>
        <w:ind w:left="840" w:firstLineChars="0" w:firstLine="0"/>
      </w:pPr>
      <w:r>
        <w:rPr>
          <w:rFonts w:hint="eastAsia"/>
        </w:rPr>
        <w:t>向泵端发送一个空的数据包。</w:t>
      </w:r>
    </w:p>
    <w:p w:rsidR="0073149F" w:rsidRDefault="0073149F" w:rsidP="0073149F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73149F" w:rsidRDefault="0073149F" w:rsidP="0073149F">
      <w:pPr>
        <w:pStyle w:val="a7"/>
        <w:ind w:left="840" w:firstLineChars="0" w:firstLine="0"/>
      </w:pPr>
      <w:r>
        <w:rPr>
          <w:rFonts w:hint="eastAsia"/>
        </w:rPr>
        <w:t>正常返回：泵端返回一个空的数据包。</w:t>
      </w:r>
    </w:p>
    <w:p w:rsidR="0073149F" w:rsidRDefault="0073149F" w:rsidP="0073149F">
      <w:pPr>
        <w:pStyle w:val="a7"/>
        <w:ind w:left="840" w:firstLineChars="0" w:firstLine="0"/>
      </w:pPr>
    </w:p>
    <w:p w:rsidR="005D6516" w:rsidRDefault="005D6516" w:rsidP="005D6516">
      <w:pPr>
        <w:pStyle w:val="2"/>
        <w:numPr>
          <w:ilvl w:val="1"/>
          <w:numId w:val="5"/>
        </w:numPr>
      </w:pPr>
      <w:bookmarkStart w:id="10517" w:name="_Ref500937047"/>
      <w:r>
        <w:t>GET_RIGHT_AREA_SCREEN_VALUE</w:t>
      </w:r>
      <w:bookmarkEnd w:id="10517"/>
    </w:p>
    <w:p w:rsidR="005D6516" w:rsidRDefault="005D6516" w:rsidP="005D6516">
      <w:pPr>
        <w:ind w:firstLine="420"/>
      </w:pPr>
      <w:r>
        <w:rPr>
          <w:rFonts w:hint="eastAsia"/>
        </w:rPr>
        <w:t>读</w:t>
      </w:r>
      <w:r>
        <w:t>屏幕</w:t>
      </w:r>
      <w:r w:rsidR="002949FD">
        <w:rPr>
          <w:rFonts w:hint="eastAsia"/>
        </w:rPr>
        <w:t>Home</w:t>
      </w:r>
      <w:r w:rsidR="002949FD">
        <w:rPr>
          <w:rFonts w:hint="eastAsia"/>
        </w:rPr>
        <w:t>右</w:t>
      </w:r>
      <w:r w:rsidR="002949FD">
        <w:t>侧</w:t>
      </w:r>
      <w:r>
        <w:rPr>
          <w:rFonts w:hint="eastAsia"/>
        </w:rPr>
        <w:t>内容，命令包含字段如下：</w:t>
      </w:r>
    </w:p>
    <w:p w:rsidR="005D6516" w:rsidRDefault="005D6516" w:rsidP="005D651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D6516" w:rsidRDefault="005D6516" w:rsidP="005D6516">
      <w:pPr>
        <w:pStyle w:val="a7"/>
        <w:ind w:left="840" w:firstLineChars="0" w:firstLine="0"/>
      </w:pPr>
      <w:r>
        <w:rPr>
          <w:rFonts w:hint="eastAsia"/>
        </w:rPr>
        <w:t>向泵端发送一个空的数据包。</w:t>
      </w:r>
    </w:p>
    <w:p w:rsidR="005D6516" w:rsidRDefault="005D6516" w:rsidP="005D651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D6516" w:rsidRDefault="005D6516" w:rsidP="005D6516">
      <w:pPr>
        <w:autoSpaceDE w:val="0"/>
        <w:autoSpaceDN w:val="0"/>
        <w:ind w:left="42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数据包，包含</w:t>
      </w:r>
      <w:r w:rsidRPr="0001050D">
        <w:rPr>
          <w:rFonts w:hint="eastAsia"/>
        </w:rPr>
        <w:t>阻塞等级，品牌，尺寸，累积量</w:t>
      </w:r>
      <w:r>
        <w:rPr>
          <w:rFonts w:hint="eastAsia"/>
        </w:rPr>
        <w:t>(</w:t>
      </w:r>
      <w:r>
        <w:rPr>
          <w:rFonts w:hint="eastAsia"/>
        </w:rPr>
        <w:t>内容</w:t>
      </w:r>
      <w:r>
        <w:t>为字符串</w:t>
      </w:r>
      <w:r>
        <w:rPr>
          <w:rFonts w:hint="eastAsia"/>
        </w:rPr>
        <w:t>UTF8</w:t>
      </w:r>
      <w:r>
        <w:rPr>
          <w:rFonts w:hint="eastAsia"/>
        </w:rPr>
        <w:t>编码</w:t>
      </w:r>
      <w:r>
        <w:rPr>
          <w:rFonts w:hint="eastAsia"/>
        </w:rPr>
        <w:t>)</w:t>
      </w:r>
      <w:r>
        <w:t>。</w:t>
      </w:r>
    </w:p>
    <w:p w:rsidR="005D6516" w:rsidRDefault="005D6516" w:rsidP="005D6516">
      <w:pPr>
        <w:pStyle w:val="a7"/>
        <w:ind w:left="840" w:firstLineChars="0" w:firstLine="0"/>
      </w:pP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467"/>
        <w:gridCol w:w="467"/>
        <w:gridCol w:w="544"/>
        <w:gridCol w:w="544"/>
        <w:gridCol w:w="544"/>
        <w:gridCol w:w="544"/>
        <w:gridCol w:w="544"/>
        <w:gridCol w:w="399"/>
      </w:tblGrid>
      <w:tr w:rsidR="005D6516" w:rsidRPr="00513A48" w:rsidTr="00355C3B">
        <w:tc>
          <w:tcPr>
            <w:tcW w:w="468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17295A" w:rsidRDefault="005D6516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D6516" w:rsidRPr="00513A48" w:rsidRDefault="005D6516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=0x0</w:t>
            </w:r>
            <w:r>
              <w:rPr>
                <w:b/>
              </w:rPr>
              <w:t>032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阻塞</w:t>
            </w:r>
            <w:r>
              <w:rPr>
                <w:b/>
                <w:szCs w:val="21"/>
              </w:rPr>
              <w:t>等级</w:t>
            </w: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10</w:t>
            </w:r>
            <w:r>
              <w:rPr>
                <w:rFonts w:hint="eastAsia"/>
                <w:b/>
                <w:szCs w:val="21"/>
              </w:rPr>
              <w:t>字节字符</w:t>
            </w:r>
            <w:r>
              <w:rPr>
                <w:b/>
                <w:szCs w:val="21"/>
              </w:rPr>
              <w:t>串</w:t>
            </w:r>
            <w:r>
              <w:rPr>
                <w:rFonts w:hint="eastAsia"/>
                <w:b/>
                <w:szCs w:val="21"/>
              </w:rPr>
              <w:t>utf8</w:t>
            </w:r>
            <w:r>
              <w:rPr>
                <w:b/>
                <w:szCs w:val="21"/>
              </w:rPr>
              <w:t>）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品牌（</w:t>
            </w:r>
            <w:r>
              <w:rPr>
                <w:rFonts w:hint="eastAsia"/>
                <w:b/>
                <w:szCs w:val="21"/>
              </w:rPr>
              <w:t>20</w:t>
            </w:r>
            <w:r>
              <w:rPr>
                <w:rFonts w:hint="eastAsia"/>
                <w:b/>
                <w:szCs w:val="21"/>
              </w:rPr>
              <w:t>字节字符</w:t>
            </w:r>
            <w:r>
              <w:rPr>
                <w:b/>
                <w:szCs w:val="21"/>
              </w:rPr>
              <w:t>串</w:t>
            </w:r>
            <w:r>
              <w:rPr>
                <w:rFonts w:hint="eastAsia"/>
                <w:b/>
                <w:szCs w:val="21"/>
              </w:rPr>
              <w:t>utf8</w:t>
            </w:r>
            <w:r>
              <w:rPr>
                <w:b/>
                <w:szCs w:val="21"/>
              </w:rPr>
              <w:t>）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尺寸（</w:t>
            </w:r>
            <w:r>
              <w:rPr>
                <w:rFonts w:hint="eastAsia"/>
                <w:b/>
                <w:szCs w:val="21"/>
              </w:rPr>
              <w:t>10</w:t>
            </w:r>
            <w:r>
              <w:rPr>
                <w:rFonts w:hint="eastAsia"/>
                <w:b/>
                <w:szCs w:val="21"/>
              </w:rPr>
              <w:t>字节字符</w:t>
            </w:r>
            <w:r>
              <w:rPr>
                <w:b/>
                <w:szCs w:val="21"/>
              </w:rPr>
              <w:t>串</w:t>
            </w:r>
            <w:r>
              <w:rPr>
                <w:rFonts w:hint="eastAsia"/>
                <w:b/>
                <w:szCs w:val="21"/>
              </w:rPr>
              <w:t>utf8</w:t>
            </w:r>
            <w:r>
              <w:rPr>
                <w:b/>
                <w:szCs w:val="21"/>
              </w:rPr>
              <w:t>）</w:t>
            </w:r>
          </w:p>
        </w:tc>
      </w:tr>
      <w:tr w:rsidR="005D6516" w:rsidTr="00355C3B">
        <w:tc>
          <w:tcPr>
            <w:tcW w:w="7792" w:type="dxa"/>
            <w:gridSpan w:val="16"/>
          </w:tcPr>
          <w:p w:rsidR="005D6516" w:rsidRDefault="005D6516" w:rsidP="00355C3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累积</w:t>
            </w:r>
            <w:r>
              <w:rPr>
                <w:b/>
                <w:szCs w:val="21"/>
              </w:rPr>
              <w:t>量</w:t>
            </w: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10</w:t>
            </w:r>
            <w:r>
              <w:rPr>
                <w:rFonts w:hint="eastAsia"/>
                <w:b/>
                <w:szCs w:val="21"/>
              </w:rPr>
              <w:t>字节字符</w:t>
            </w:r>
            <w:r>
              <w:rPr>
                <w:b/>
                <w:szCs w:val="21"/>
              </w:rPr>
              <w:t>串</w:t>
            </w:r>
            <w:r>
              <w:rPr>
                <w:rFonts w:hint="eastAsia"/>
                <w:b/>
                <w:szCs w:val="21"/>
              </w:rPr>
              <w:t>utf8</w:t>
            </w:r>
            <w:r>
              <w:rPr>
                <w:b/>
                <w:szCs w:val="21"/>
              </w:rPr>
              <w:t>）</w:t>
            </w:r>
          </w:p>
        </w:tc>
      </w:tr>
    </w:tbl>
    <w:p w:rsidR="005D6516" w:rsidRDefault="00B4054D" w:rsidP="00B4054D">
      <w:pPr>
        <w:pStyle w:val="2"/>
        <w:numPr>
          <w:ilvl w:val="1"/>
          <w:numId w:val="5"/>
        </w:numPr>
      </w:pPr>
      <w:bookmarkStart w:id="10518" w:name="_Ref501118843"/>
      <w:r>
        <w:t>GET_CURSOR_POS_IN_SCREEN</w:t>
      </w:r>
      <w:bookmarkEnd w:id="10518"/>
    </w:p>
    <w:p w:rsidR="00B4054D" w:rsidRDefault="00B4054D" w:rsidP="00B4054D">
      <w:pPr>
        <w:ind w:firstLine="420"/>
      </w:pPr>
      <w:r>
        <w:rPr>
          <w:rFonts w:hint="eastAsia"/>
        </w:rPr>
        <w:t>读取屏幕光标位置，命令包含字段如下：</w:t>
      </w:r>
    </w:p>
    <w:p w:rsidR="00B4054D" w:rsidRDefault="00B4054D" w:rsidP="00B4054D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B4054D" w:rsidRDefault="00B4054D" w:rsidP="00B4054D">
      <w:pPr>
        <w:pStyle w:val="a7"/>
        <w:ind w:left="840" w:firstLineChars="0" w:firstLine="0"/>
      </w:pPr>
      <w:r>
        <w:rPr>
          <w:rFonts w:hint="eastAsia"/>
        </w:rPr>
        <w:t>向泵端发送一个空的数据包。</w:t>
      </w:r>
    </w:p>
    <w:p w:rsidR="00B4054D" w:rsidRDefault="00B4054D" w:rsidP="00B4054D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B4054D" w:rsidRDefault="00B4054D" w:rsidP="00B4054D">
      <w:pPr>
        <w:autoSpaceDE w:val="0"/>
        <w:autoSpaceDN w:val="0"/>
        <w:ind w:left="42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数据包，包含光标所在行</w:t>
      </w:r>
      <w:r>
        <w:rPr>
          <w:rFonts w:hint="eastAsia"/>
        </w:rPr>
        <w:t>,</w:t>
      </w:r>
      <w:r>
        <w:rPr>
          <w:rFonts w:hint="eastAsia"/>
        </w:rPr>
        <w:t>列和屏幕</w:t>
      </w:r>
      <w:r>
        <w:rPr>
          <w:rFonts w:hint="eastAsia"/>
        </w:rPr>
        <w:t>ID</w:t>
      </w:r>
      <w: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4054D" w:rsidRPr="00513A48" w:rsidTr="00355C3B">
        <w:tc>
          <w:tcPr>
            <w:tcW w:w="468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17295A" w:rsidRDefault="00B4054D" w:rsidP="00355C3B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4054D" w:rsidRPr="00513A48" w:rsidRDefault="00B4054D" w:rsidP="00355C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4054D" w:rsidTr="00355C3B">
        <w:tc>
          <w:tcPr>
            <w:tcW w:w="7792" w:type="dxa"/>
            <w:gridSpan w:val="17"/>
          </w:tcPr>
          <w:p w:rsidR="00B4054D" w:rsidRDefault="00B4054D" w:rsidP="00355C3B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4054D" w:rsidTr="00355C3B">
        <w:tc>
          <w:tcPr>
            <w:tcW w:w="7792" w:type="dxa"/>
            <w:gridSpan w:val="17"/>
          </w:tcPr>
          <w:p w:rsidR="00B4054D" w:rsidRDefault="00B4054D" w:rsidP="00355C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0x0003</w:t>
            </w:r>
          </w:p>
        </w:tc>
      </w:tr>
      <w:tr w:rsidR="00B4054D" w:rsidTr="00355C3B">
        <w:tc>
          <w:tcPr>
            <w:tcW w:w="3896" w:type="dxa"/>
            <w:gridSpan w:val="9"/>
          </w:tcPr>
          <w:p w:rsidR="00B4054D" w:rsidRDefault="00B4054D" w:rsidP="00355C3B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Row</w:t>
            </w:r>
          </w:p>
        </w:tc>
        <w:tc>
          <w:tcPr>
            <w:tcW w:w="3896" w:type="dxa"/>
            <w:gridSpan w:val="8"/>
          </w:tcPr>
          <w:p w:rsidR="00B4054D" w:rsidRDefault="00B4054D" w:rsidP="00355C3B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Column</w:t>
            </w:r>
          </w:p>
        </w:tc>
      </w:tr>
      <w:tr w:rsidR="00B4054D" w:rsidTr="00B4054D">
        <w:trPr>
          <w:gridAfter w:val="8"/>
          <w:wAfter w:w="3896" w:type="dxa"/>
          <w:trHeight w:val="112"/>
        </w:trPr>
        <w:tc>
          <w:tcPr>
            <w:tcW w:w="3896" w:type="dxa"/>
            <w:gridSpan w:val="9"/>
          </w:tcPr>
          <w:p w:rsidR="00B4054D" w:rsidRDefault="00B4054D" w:rsidP="00355C3B">
            <w:pPr>
              <w:jc w:val="center"/>
              <w:rPr>
                <w:b/>
                <w:szCs w:val="21"/>
              </w:rPr>
            </w:pPr>
            <w:r w:rsidRPr="00B4054D">
              <w:rPr>
                <w:b/>
                <w:szCs w:val="21"/>
              </w:rPr>
              <w:t>Screen ID</w:t>
            </w:r>
          </w:p>
        </w:tc>
      </w:tr>
    </w:tbl>
    <w:p w:rsidR="00B4054D" w:rsidRPr="00CE566A" w:rsidRDefault="00B4054D" w:rsidP="005D6516"/>
    <w:p w:rsidR="00914400" w:rsidRDefault="00914400" w:rsidP="00914400">
      <w:pPr>
        <w:pStyle w:val="2"/>
        <w:numPr>
          <w:ilvl w:val="1"/>
          <w:numId w:val="5"/>
        </w:numPr>
      </w:pPr>
      <w:bookmarkStart w:id="10519" w:name="_Ref495675184"/>
      <w:r>
        <w:t>ISFCTMODE</w:t>
      </w:r>
      <w:bookmarkEnd w:id="10519"/>
    </w:p>
    <w:p w:rsidR="00914400" w:rsidRDefault="00914400" w:rsidP="00914400">
      <w:pPr>
        <w:ind w:firstLine="420"/>
      </w:pPr>
      <w:r>
        <w:rPr>
          <w:rFonts w:hint="eastAsia"/>
        </w:rPr>
        <w:t>查询</w:t>
      </w:r>
      <w:r>
        <w:t>泵是否在</w:t>
      </w:r>
      <w:r>
        <w:rPr>
          <w:rFonts w:hint="eastAsia"/>
        </w:rPr>
        <w:t>FCT</w:t>
      </w:r>
      <w:r>
        <w:rPr>
          <w:rFonts w:hint="eastAsia"/>
        </w:rPr>
        <w:t>模式，命令包含字段如下：</w:t>
      </w:r>
    </w:p>
    <w:p w:rsidR="00914400" w:rsidRDefault="00914400" w:rsidP="00914400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14400" w:rsidRDefault="00914400" w:rsidP="00914400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D47BDE">
        <w:rPr>
          <w:rFonts w:hint="eastAsia"/>
        </w:rPr>
        <w:t>自</w:t>
      </w:r>
      <w:r w:rsidR="00D47BDE">
        <w:t>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1A4B28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17295A" w:rsidRDefault="001A4B28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1A4B28" w:rsidRPr="00513A48" w:rsidRDefault="001A4B28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1A4B28" w:rsidTr="00D12BA8">
        <w:tc>
          <w:tcPr>
            <w:tcW w:w="7792" w:type="dxa"/>
            <w:gridSpan w:val="17"/>
          </w:tcPr>
          <w:p w:rsidR="001A4B28" w:rsidRDefault="001A4B28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1A4B28" w:rsidTr="00D12BA8">
        <w:tc>
          <w:tcPr>
            <w:tcW w:w="7792" w:type="dxa"/>
            <w:gridSpan w:val="17"/>
          </w:tcPr>
          <w:p w:rsidR="001A4B28" w:rsidRDefault="001A4B28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1A4B28" w:rsidTr="00D12BA8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1A4B28" w:rsidRDefault="001A4B28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</w:tr>
    </w:tbl>
    <w:p w:rsidR="001A4B28" w:rsidRDefault="001A4B28" w:rsidP="00914400">
      <w:pPr>
        <w:pStyle w:val="a7"/>
        <w:ind w:left="840" w:firstLineChars="0" w:firstLine="0"/>
      </w:pPr>
    </w:p>
    <w:p w:rsidR="00914400" w:rsidRDefault="00914400" w:rsidP="00914400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14400" w:rsidRPr="00CE566A" w:rsidRDefault="00914400" w:rsidP="00914400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14400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17295A" w:rsidRDefault="00914400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14400" w:rsidRPr="00513A48" w:rsidRDefault="00914400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14400" w:rsidTr="00D12BA8">
        <w:tc>
          <w:tcPr>
            <w:tcW w:w="7792" w:type="dxa"/>
            <w:gridSpan w:val="17"/>
          </w:tcPr>
          <w:p w:rsidR="00914400" w:rsidRDefault="00914400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14400" w:rsidTr="00D12BA8">
        <w:tc>
          <w:tcPr>
            <w:tcW w:w="7792" w:type="dxa"/>
            <w:gridSpan w:val="17"/>
          </w:tcPr>
          <w:p w:rsidR="00914400" w:rsidRDefault="00914400" w:rsidP="009144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1A4B28" w:rsidTr="00D12BA8">
        <w:tc>
          <w:tcPr>
            <w:tcW w:w="3896" w:type="dxa"/>
            <w:gridSpan w:val="9"/>
          </w:tcPr>
          <w:p w:rsidR="001A4B28" w:rsidRDefault="001A4B28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1A4B28" w:rsidRDefault="001A4B28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:yes</w:t>
            </w:r>
            <w:r>
              <w:rPr>
                <w:b/>
              </w:rPr>
              <w:t xml:space="preserve"> ; 0:no</w:t>
            </w:r>
          </w:p>
        </w:tc>
      </w:tr>
    </w:tbl>
    <w:p w:rsidR="00DD098C" w:rsidRDefault="00DD098C" w:rsidP="00000B61"/>
    <w:p w:rsidR="00833B0E" w:rsidRDefault="00833B0E" w:rsidP="00833B0E">
      <w:pPr>
        <w:pStyle w:val="2"/>
        <w:numPr>
          <w:ilvl w:val="1"/>
          <w:numId w:val="5"/>
        </w:numPr>
      </w:pPr>
      <w:bookmarkStart w:id="10520" w:name="_Ref495675196"/>
      <w:r>
        <w:t>GET_TESTCASE_COUNT</w:t>
      </w:r>
      <w:bookmarkEnd w:id="10520"/>
    </w:p>
    <w:p w:rsidR="00833B0E" w:rsidRDefault="00833B0E" w:rsidP="00833B0E">
      <w:pPr>
        <w:ind w:firstLine="420"/>
      </w:pPr>
      <w:r>
        <w:rPr>
          <w:rFonts w:hint="eastAsia"/>
        </w:rPr>
        <w:t>查询</w:t>
      </w:r>
      <w:r>
        <w:rPr>
          <w:rFonts w:hint="eastAsia"/>
        </w:rPr>
        <w:t>FCT</w:t>
      </w:r>
      <w:r w:rsidR="000E5FAE">
        <w:rPr>
          <w:rFonts w:hint="eastAsia"/>
        </w:rPr>
        <w:t>测试</w:t>
      </w:r>
      <w:r w:rsidR="00D23FE6">
        <w:rPr>
          <w:rFonts w:hint="eastAsia"/>
        </w:rPr>
        <w:t>用例</w:t>
      </w:r>
      <w:r w:rsidR="00D23FE6">
        <w:t>数量</w:t>
      </w:r>
      <w:r>
        <w:rPr>
          <w:rFonts w:hint="eastAsia"/>
        </w:rPr>
        <w:t>，命令包含字段如下：</w:t>
      </w:r>
    </w:p>
    <w:p w:rsidR="00833B0E" w:rsidRDefault="00833B0E" w:rsidP="00833B0E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833B0E" w:rsidRDefault="00833B0E" w:rsidP="00833B0E">
      <w:pPr>
        <w:pStyle w:val="a7"/>
        <w:ind w:left="840" w:firstLineChars="0" w:firstLine="0"/>
      </w:pPr>
      <w:r>
        <w:rPr>
          <w:rFonts w:hint="eastAsia"/>
        </w:rPr>
        <w:t>向泵端发送一个</w:t>
      </w:r>
      <w:r w:rsidR="00BF3A9C">
        <w:rPr>
          <w:rFonts w:hint="eastAsia"/>
        </w:rPr>
        <w:t>自</w:t>
      </w:r>
      <w:r w:rsidR="00BF3A9C">
        <w:t>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BF3A9C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17295A" w:rsidRDefault="00BF3A9C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BF3A9C" w:rsidRPr="00513A48" w:rsidRDefault="00BF3A9C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BF3A9C" w:rsidTr="00D12BA8">
        <w:tc>
          <w:tcPr>
            <w:tcW w:w="7792" w:type="dxa"/>
            <w:gridSpan w:val="17"/>
          </w:tcPr>
          <w:p w:rsidR="00BF3A9C" w:rsidRDefault="00BF3A9C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BF3A9C" w:rsidTr="00D12BA8">
        <w:tc>
          <w:tcPr>
            <w:tcW w:w="7792" w:type="dxa"/>
            <w:gridSpan w:val="17"/>
          </w:tcPr>
          <w:p w:rsidR="00BF3A9C" w:rsidRDefault="00BF3A9C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BF3A9C" w:rsidTr="00D12BA8">
        <w:trPr>
          <w:gridAfter w:val="8"/>
          <w:wAfter w:w="3896" w:type="dxa"/>
        </w:trPr>
        <w:tc>
          <w:tcPr>
            <w:tcW w:w="3896" w:type="dxa"/>
            <w:gridSpan w:val="9"/>
          </w:tcPr>
          <w:p w:rsidR="00BF3A9C" w:rsidRDefault="00BF3A9C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</w:tr>
    </w:tbl>
    <w:p w:rsidR="00BF3A9C" w:rsidRDefault="00BF3A9C" w:rsidP="00833B0E">
      <w:pPr>
        <w:pStyle w:val="a7"/>
        <w:ind w:left="840" w:firstLineChars="0" w:firstLine="0"/>
      </w:pPr>
    </w:p>
    <w:p w:rsidR="00833B0E" w:rsidRDefault="00833B0E" w:rsidP="00833B0E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833B0E" w:rsidRPr="00CE566A" w:rsidRDefault="00833B0E" w:rsidP="00833B0E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833B0E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17295A" w:rsidRDefault="00833B0E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833B0E" w:rsidRPr="00513A48" w:rsidRDefault="00833B0E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33B0E" w:rsidTr="00D12BA8">
        <w:tc>
          <w:tcPr>
            <w:tcW w:w="7792" w:type="dxa"/>
            <w:gridSpan w:val="17"/>
          </w:tcPr>
          <w:p w:rsidR="00833B0E" w:rsidRDefault="00833B0E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833B0E" w:rsidTr="00D12BA8">
        <w:tc>
          <w:tcPr>
            <w:tcW w:w="7792" w:type="dxa"/>
            <w:gridSpan w:val="17"/>
          </w:tcPr>
          <w:p w:rsidR="00833B0E" w:rsidRDefault="00833B0E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0x0001</w:t>
            </w:r>
          </w:p>
        </w:tc>
      </w:tr>
      <w:tr w:rsidR="00AC602A" w:rsidTr="00D12BA8">
        <w:tc>
          <w:tcPr>
            <w:tcW w:w="3896" w:type="dxa"/>
            <w:gridSpan w:val="9"/>
          </w:tcPr>
          <w:p w:rsidR="00AC602A" w:rsidRDefault="00AC602A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AC602A" w:rsidRDefault="00AC602A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</w:rPr>
              <w:t>Test Case Count</w:t>
            </w:r>
          </w:p>
        </w:tc>
      </w:tr>
    </w:tbl>
    <w:p w:rsidR="00FC4E30" w:rsidRPr="00B85944" w:rsidRDefault="00FC4E30" w:rsidP="00103B4A"/>
    <w:p w:rsidR="00585612" w:rsidRDefault="00585612" w:rsidP="00585612">
      <w:pPr>
        <w:pStyle w:val="2"/>
        <w:numPr>
          <w:ilvl w:val="1"/>
          <w:numId w:val="5"/>
        </w:numPr>
      </w:pPr>
      <w:bookmarkStart w:id="10521" w:name="_Ref495675204"/>
      <w:r>
        <w:t>GET_TESTCASE_ITEM</w:t>
      </w:r>
      <w:bookmarkEnd w:id="10521"/>
    </w:p>
    <w:p w:rsidR="00585612" w:rsidRDefault="00585612" w:rsidP="00585612">
      <w:pPr>
        <w:ind w:firstLine="420"/>
      </w:pPr>
      <w:r>
        <w:rPr>
          <w:rFonts w:hint="eastAsia"/>
        </w:rPr>
        <w:t>获取</w:t>
      </w:r>
      <w:r>
        <w:rPr>
          <w:rFonts w:hint="eastAsia"/>
        </w:rPr>
        <w:t>FCT</w:t>
      </w:r>
      <w:r>
        <w:rPr>
          <w:rFonts w:hint="eastAsia"/>
        </w:rPr>
        <w:t>测试用例名称，命令包含字段如下：</w:t>
      </w:r>
    </w:p>
    <w:p w:rsidR="00585612" w:rsidRDefault="00585612" w:rsidP="0058561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85612" w:rsidRDefault="00585612" w:rsidP="00585612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</w:t>
      </w:r>
      <w:r>
        <w:rPr>
          <w:rFonts w:hint="eastAsia"/>
        </w:rPr>
        <w:t>，</w:t>
      </w:r>
      <w:r>
        <w:t>包含一个字节的用</w:t>
      </w:r>
      <w:r>
        <w:rPr>
          <w:rFonts w:hint="eastAsia"/>
        </w:rPr>
        <w:t>例</w:t>
      </w:r>
      <w:r>
        <w:t>索引。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85612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17295A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</w:rPr>
              <w:t>Test Case Index</w:t>
            </w:r>
          </w:p>
        </w:tc>
      </w:tr>
    </w:tbl>
    <w:p w:rsidR="00585612" w:rsidRDefault="00585612" w:rsidP="00585612">
      <w:pPr>
        <w:pStyle w:val="a7"/>
        <w:ind w:left="840" w:firstLineChars="0" w:firstLine="0"/>
      </w:pPr>
    </w:p>
    <w:p w:rsidR="00585612" w:rsidRDefault="00585612" w:rsidP="0058561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85612" w:rsidRPr="00CE566A" w:rsidRDefault="00585612" w:rsidP="00585612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，</w:t>
      </w:r>
      <w:r>
        <w:t>包含测试用例</w:t>
      </w:r>
      <w:r>
        <w:rPr>
          <w:rFonts w:hint="eastAsia"/>
        </w:rPr>
        <w:t>索引</w:t>
      </w:r>
      <w:r>
        <w:t>，用例</w:t>
      </w:r>
      <w:r>
        <w:rPr>
          <w:rFonts w:hint="eastAsia"/>
        </w:rPr>
        <w:t>名称</w:t>
      </w:r>
      <w:r>
        <w:t>最大长度，</w:t>
      </w:r>
      <w:r>
        <w:rPr>
          <w:rFonts w:hint="eastAsia"/>
        </w:rPr>
        <w:t>用例</w:t>
      </w:r>
      <w:r>
        <w:t>名称。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85612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17295A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3B0B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3B0BEB">
              <w:rPr>
                <w:b/>
              </w:rPr>
              <w:t>?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Test Case Index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3B0BEB" w:rsidP="00D12BA8">
            <w:pPr>
              <w:jc w:val="center"/>
              <w:rPr>
                <w:b/>
              </w:rPr>
            </w:pPr>
            <w:r>
              <w:rPr>
                <w:b/>
              </w:rPr>
              <w:t>Test Case Name Length=?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Case Name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Case Name……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 xml:space="preserve">Case Name…… </w:t>
            </w:r>
            <w:r w:rsidRPr="00C767C9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</w:tbl>
    <w:p w:rsidR="00585612" w:rsidRPr="00154DEF" w:rsidRDefault="00585612" w:rsidP="00585612"/>
    <w:p w:rsidR="00585612" w:rsidRDefault="00585612" w:rsidP="00585612">
      <w:pPr>
        <w:pStyle w:val="2"/>
        <w:numPr>
          <w:ilvl w:val="1"/>
          <w:numId w:val="5"/>
        </w:numPr>
      </w:pPr>
      <w:bookmarkStart w:id="10522" w:name="_Ref496516662"/>
      <w:r>
        <w:t>GET_TESTCASE_HINT</w:t>
      </w:r>
      <w:bookmarkEnd w:id="10522"/>
    </w:p>
    <w:p w:rsidR="00585612" w:rsidRDefault="00585612" w:rsidP="00585612">
      <w:pPr>
        <w:ind w:firstLine="420"/>
      </w:pPr>
      <w:r>
        <w:rPr>
          <w:rFonts w:hint="eastAsia"/>
        </w:rPr>
        <w:t>获取</w:t>
      </w:r>
      <w:r>
        <w:rPr>
          <w:rFonts w:hint="eastAsia"/>
        </w:rPr>
        <w:t>FCT</w:t>
      </w:r>
      <w:r>
        <w:rPr>
          <w:rFonts w:hint="eastAsia"/>
        </w:rPr>
        <w:t>测试用例</w:t>
      </w:r>
      <w:r>
        <w:t>提示信息</w:t>
      </w:r>
      <w:r>
        <w:rPr>
          <w:rFonts w:hint="eastAsia"/>
        </w:rPr>
        <w:t>，命令包含字段如下：</w:t>
      </w:r>
    </w:p>
    <w:p w:rsidR="00585612" w:rsidRDefault="00585612" w:rsidP="00585612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585612" w:rsidRDefault="00585612" w:rsidP="00585612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</w:t>
      </w:r>
      <w:r>
        <w:rPr>
          <w:rFonts w:hint="eastAsia"/>
        </w:rPr>
        <w:t>，</w:t>
      </w:r>
      <w:r>
        <w:t>包含一个字节的用</w:t>
      </w:r>
      <w:r>
        <w:rPr>
          <w:rFonts w:hint="eastAsia"/>
        </w:rPr>
        <w:t>例</w:t>
      </w:r>
      <w:r>
        <w:t>索引。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85612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17295A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0x0002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</w:rPr>
              <w:t>Test Case Index</w:t>
            </w:r>
          </w:p>
        </w:tc>
      </w:tr>
    </w:tbl>
    <w:p w:rsidR="00585612" w:rsidRDefault="00585612" w:rsidP="00585612">
      <w:pPr>
        <w:pStyle w:val="a7"/>
        <w:ind w:left="840" w:firstLineChars="0" w:firstLine="0"/>
      </w:pPr>
    </w:p>
    <w:p w:rsidR="00585612" w:rsidRDefault="00585612" w:rsidP="00585612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585612" w:rsidRPr="00CE566A" w:rsidRDefault="00585612" w:rsidP="00585612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，</w:t>
      </w:r>
      <w:r>
        <w:t>包含测试用例</w:t>
      </w:r>
      <w:r>
        <w:rPr>
          <w:rFonts w:hint="eastAsia"/>
        </w:rPr>
        <w:t>索引</w:t>
      </w:r>
      <w:r>
        <w:t>，</w:t>
      </w:r>
      <w:r>
        <w:rPr>
          <w:rFonts w:hint="eastAsia"/>
        </w:rPr>
        <w:t>提示</w:t>
      </w:r>
      <w:r>
        <w:t>信息长度</w:t>
      </w:r>
      <w:r w:rsidR="00B751B3">
        <w:rPr>
          <w:rFonts w:hint="eastAsia"/>
        </w:rPr>
        <w:t>(</w:t>
      </w:r>
      <w:r w:rsidR="00B751B3">
        <w:rPr>
          <w:rFonts w:hint="eastAsia"/>
        </w:rPr>
        <w:t>可</w:t>
      </w:r>
      <w:r w:rsidR="00B751B3">
        <w:t>变长度</w:t>
      </w:r>
      <w:r w:rsidR="00B751B3">
        <w:rPr>
          <w:rFonts w:hint="eastAsia"/>
        </w:rPr>
        <w:t>)</w:t>
      </w:r>
      <w:r>
        <w:rPr>
          <w:rFonts w:hint="eastAsia"/>
        </w:rPr>
        <w:t>，</w:t>
      </w:r>
      <w:r>
        <w:t>提示信息。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585612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17295A" w:rsidRDefault="00585612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585612" w:rsidRPr="00513A48" w:rsidRDefault="00585612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585612" w:rsidTr="00D12BA8">
        <w:tc>
          <w:tcPr>
            <w:tcW w:w="7792" w:type="dxa"/>
            <w:gridSpan w:val="17"/>
          </w:tcPr>
          <w:p w:rsidR="00585612" w:rsidRDefault="00585612" w:rsidP="00A22BC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A22BC9">
              <w:rPr>
                <w:b/>
              </w:rPr>
              <w:t>?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Test Case Index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9A7AE5" w:rsidP="00A22BC9">
            <w:pPr>
              <w:jc w:val="center"/>
              <w:rPr>
                <w:b/>
              </w:rPr>
            </w:pPr>
            <w:r>
              <w:rPr>
                <w:b/>
              </w:rPr>
              <w:t>Test Case Hint Length=</w:t>
            </w:r>
            <w:r w:rsidR="00A22BC9">
              <w:rPr>
                <w:b/>
              </w:rPr>
              <w:t>?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Hint Message</w:t>
            </w:r>
          </w:p>
        </w:tc>
      </w:tr>
      <w:tr w:rsidR="00585612" w:rsidTr="00D12BA8">
        <w:tc>
          <w:tcPr>
            <w:tcW w:w="3896" w:type="dxa"/>
            <w:gridSpan w:val="9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Hint Message</w:t>
            </w:r>
          </w:p>
        </w:tc>
        <w:tc>
          <w:tcPr>
            <w:tcW w:w="3896" w:type="dxa"/>
            <w:gridSpan w:val="8"/>
          </w:tcPr>
          <w:p w:rsidR="00585612" w:rsidRDefault="00585612" w:rsidP="00D12BA8">
            <w:pPr>
              <w:jc w:val="center"/>
              <w:rPr>
                <w:b/>
              </w:rPr>
            </w:pPr>
            <w:r>
              <w:rPr>
                <w:b/>
              </w:rPr>
              <w:t>Hint Message...</w:t>
            </w:r>
          </w:p>
        </w:tc>
      </w:tr>
    </w:tbl>
    <w:p w:rsidR="00585612" w:rsidRPr="00154DEF" w:rsidRDefault="00585612" w:rsidP="00585612"/>
    <w:p w:rsidR="00871F40" w:rsidRDefault="00871F40" w:rsidP="00DA5BE9"/>
    <w:p w:rsidR="009577D6" w:rsidRDefault="009577D6" w:rsidP="009577D6">
      <w:pPr>
        <w:pStyle w:val="2"/>
        <w:numPr>
          <w:ilvl w:val="1"/>
          <w:numId w:val="5"/>
        </w:numPr>
      </w:pPr>
      <w:bookmarkStart w:id="10523" w:name="_Ref495675212"/>
      <w:r w:rsidRPr="009577D6">
        <w:t>TRIGGER</w:t>
      </w:r>
      <w:r>
        <w:t>_TESTCASE_ITEM</w:t>
      </w:r>
      <w:bookmarkEnd w:id="10523"/>
    </w:p>
    <w:p w:rsidR="009577D6" w:rsidRDefault="009577D6" w:rsidP="009577D6">
      <w:pPr>
        <w:ind w:firstLine="420"/>
      </w:pPr>
      <w:r>
        <w:rPr>
          <w:rFonts w:hint="eastAsia"/>
        </w:rPr>
        <w:t>执行</w:t>
      </w:r>
      <w:r>
        <w:rPr>
          <w:rFonts w:hint="eastAsia"/>
        </w:rPr>
        <w:t>FCT</w:t>
      </w:r>
      <w:r>
        <w:rPr>
          <w:rFonts w:hint="eastAsia"/>
        </w:rPr>
        <w:t>测试用例，命令包含字段如下：</w:t>
      </w:r>
    </w:p>
    <w:p w:rsidR="009577D6" w:rsidRDefault="009577D6" w:rsidP="009577D6">
      <w:pPr>
        <w:pStyle w:val="a7"/>
        <w:numPr>
          <w:ilvl w:val="0"/>
          <w:numId w:val="1"/>
        </w:numPr>
        <w:ind w:firstLineChars="0"/>
      </w:pPr>
      <w:r>
        <w:t>Request</w:t>
      </w:r>
    </w:p>
    <w:p w:rsidR="009577D6" w:rsidRDefault="009577D6" w:rsidP="009577D6">
      <w:pPr>
        <w:pStyle w:val="a7"/>
        <w:ind w:left="840" w:firstLineChars="0" w:firstLine="0"/>
      </w:pPr>
      <w:r>
        <w:rPr>
          <w:rFonts w:hint="eastAsia"/>
        </w:rPr>
        <w:t>向泵端发送一个自</w:t>
      </w:r>
      <w:r>
        <w:t>定义字段</w:t>
      </w:r>
      <w:r>
        <w:rPr>
          <w:rFonts w:hint="eastAsia"/>
        </w:rPr>
        <w:t>，</w:t>
      </w:r>
      <w:r>
        <w:t>包含</w:t>
      </w:r>
      <w:r w:rsidR="00471467">
        <w:rPr>
          <w:rFonts w:hint="eastAsia"/>
        </w:rPr>
        <w:t>一</w:t>
      </w:r>
      <w:r w:rsidR="00471467">
        <w:t>个字节的</w:t>
      </w:r>
      <w:r w:rsidR="00471467">
        <w:rPr>
          <w:rFonts w:hint="eastAsia"/>
        </w:rPr>
        <w:t>Role</w:t>
      </w:r>
      <w:r w:rsidR="00471467">
        <w:rPr>
          <w:rFonts w:hint="eastAsia"/>
        </w:rPr>
        <w:t>及</w:t>
      </w:r>
      <w:r>
        <w:t>一个字节的用</w:t>
      </w:r>
      <w:r>
        <w:rPr>
          <w:rFonts w:hint="eastAsia"/>
        </w:rPr>
        <w:t>例</w:t>
      </w:r>
      <w:r>
        <w:t>索引。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577D6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17295A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577D6" w:rsidTr="00D12BA8">
        <w:tc>
          <w:tcPr>
            <w:tcW w:w="7792" w:type="dxa"/>
            <w:gridSpan w:val="17"/>
          </w:tcPr>
          <w:p w:rsidR="009577D6" w:rsidRDefault="009577D6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577D6" w:rsidTr="00D12BA8">
        <w:tc>
          <w:tcPr>
            <w:tcW w:w="7792" w:type="dxa"/>
            <w:gridSpan w:val="17"/>
          </w:tcPr>
          <w:p w:rsidR="009577D6" w:rsidRDefault="009577D6" w:rsidP="00D12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>
              <w:rPr>
                <w:b/>
              </w:rPr>
              <w:t>0x000</w:t>
            </w:r>
            <w:r w:rsidR="00871DC4">
              <w:rPr>
                <w:b/>
              </w:rPr>
              <w:t>2</w:t>
            </w:r>
          </w:p>
        </w:tc>
      </w:tr>
      <w:tr w:rsidR="00E26338" w:rsidTr="00D12BA8">
        <w:tc>
          <w:tcPr>
            <w:tcW w:w="3896" w:type="dxa"/>
            <w:gridSpan w:val="9"/>
          </w:tcPr>
          <w:p w:rsidR="00E26338" w:rsidRDefault="00E26338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Role</w:t>
            </w:r>
            <w:r w:rsidR="005B1553">
              <w:rPr>
                <w:rFonts w:hint="eastAsia"/>
                <w:b/>
                <w:szCs w:val="21"/>
              </w:rPr>
              <w:t>（</w:t>
            </w:r>
            <w:r w:rsidR="005B1553" w:rsidRPr="005B66EC">
              <w:rPr>
                <w:b/>
                <w:szCs w:val="21"/>
              </w:rPr>
              <w:t>1: Main board,0:UI board</w:t>
            </w:r>
            <w:r w:rsidR="005B1553"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E26338" w:rsidRDefault="00E26338" w:rsidP="00D12BA8">
            <w:pPr>
              <w:jc w:val="center"/>
              <w:rPr>
                <w:b/>
                <w:szCs w:val="21"/>
              </w:rPr>
            </w:pPr>
            <w:r>
              <w:rPr>
                <w:b/>
              </w:rPr>
              <w:t>Test Case Index</w:t>
            </w:r>
          </w:p>
        </w:tc>
      </w:tr>
    </w:tbl>
    <w:p w:rsidR="009577D6" w:rsidRDefault="009577D6" w:rsidP="009577D6">
      <w:pPr>
        <w:pStyle w:val="a7"/>
        <w:ind w:left="840" w:firstLineChars="0" w:firstLine="0"/>
      </w:pPr>
    </w:p>
    <w:p w:rsidR="009577D6" w:rsidRDefault="009577D6" w:rsidP="009577D6">
      <w:pPr>
        <w:pStyle w:val="a7"/>
        <w:ind w:left="840" w:firstLineChars="0" w:firstLine="0"/>
      </w:pPr>
    </w:p>
    <w:p w:rsidR="009577D6" w:rsidRDefault="009577D6" w:rsidP="009577D6">
      <w:pPr>
        <w:pStyle w:val="a7"/>
        <w:numPr>
          <w:ilvl w:val="0"/>
          <w:numId w:val="1"/>
        </w:numPr>
        <w:ind w:firstLineChars="0"/>
      </w:pPr>
      <w:r>
        <w:t>Response</w:t>
      </w:r>
    </w:p>
    <w:p w:rsidR="009577D6" w:rsidRPr="00CE566A" w:rsidRDefault="009577D6" w:rsidP="009577D6">
      <w:pPr>
        <w:pStyle w:val="a7"/>
        <w:ind w:left="840" w:firstLineChars="0" w:firstLine="0"/>
      </w:pPr>
      <w:r>
        <w:rPr>
          <w:rFonts w:hint="eastAsia"/>
        </w:rPr>
        <w:t>正常返回：泵端返回一个自</w:t>
      </w:r>
      <w:r>
        <w:t>定义字段</w:t>
      </w:r>
      <w:r>
        <w:rPr>
          <w:rFonts w:hint="eastAsia"/>
        </w:rPr>
        <w:t>，</w:t>
      </w:r>
      <w:r>
        <w:t>包含测试用例</w:t>
      </w:r>
      <w:r>
        <w:rPr>
          <w:rFonts w:hint="eastAsia"/>
        </w:rPr>
        <w:t>索引</w:t>
      </w:r>
      <w:r>
        <w:t>，</w:t>
      </w:r>
      <w:r w:rsidR="004038A3">
        <w:rPr>
          <w:rFonts w:hint="eastAsia"/>
        </w:rPr>
        <w:t>执行</w:t>
      </w:r>
      <w:r w:rsidR="004038A3">
        <w:t>结果</w:t>
      </w:r>
      <w:r>
        <w:t>，</w:t>
      </w:r>
      <w:r w:rsidR="004038A3">
        <w:rPr>
          <w:rFonts w:hint="eastAsia"/>
        </w:rPr>
        <w:t>详细</w:t>
      </w:r>
      <w:r>
        <w:t>信息长度</w:t>
      </w:r>
      <w:r>
        <w:rPr>
          <w:rFonts w:hint="eastAsia"/>
        </w:rPr>
        <w:t>，</w:t>
      </w:r>
      <w:r w:rsidR="004038A3">
        <w:rPr>
          <w:rFonts w:hint="eastAsia"/>
        </w:rPr>
        <w:t>详细</w:t>
      </w:r>
      <w:r>
        <w:t>信息</w:t>
      </w:r>
      <w:r w:rsidR="00502CBD">
        <w:rPr>
          <w:rFonts w:hint="eastAsia"/>
        </w:rPr>
        <w:t>（详细</w:t>
      </w:r>
      <w:r w:rsidR="00502CBD">
        <w:t>信息最大不能超过</w:t>
      </w:r>
      <w:r w:rsidR="00502CBD">
        <w:rPr>
          <w:rFonts w:hint="eastAsia"/>
        </w:rPr>
        <w:t>128</w:t>
      </w:r>
      <w:r w:rsidR="00502CBD">
        <w:rPr>
          <w:rFonts w:hint="eastAsia"/>
        </w:rPr>
        <w:t>字节</w:t>
      </w:r>
      <w:r w:rsidR="00502CBD">
        <w:t>，不足补</w:t>
      </w:r>
      <w:r w:rsidR="00502CBD">
        <w:rPr>
          <w:rFonts w:hint="eastAsia"/>
        </w:rPr>
        <w:t>0</w:t>
      </w:r>
      <w:r w:rsidR="00502CBD">
        <w:t>）</w:t>
      </w:r>
      <w:r>
        <w:t>。</w:t>
      </w:r>
    </w:p>
    <w:tbl>
      <w:tblPr>
        <w:tblStyle w:val="a5"/>
        <w:tblpPr w:leftFromText="180" w:rightFromText="180" w:vertAnchor="text" w:horzAnchor="page" w:tblpXSpec="center" w:tblpY="91"/>
        <w:tblW w:w="7792" w:type="dxa"/>
        <w:tblLook w:val="04A0" w:firstRow="1" w:lastRow="0" w:firstColumn="1" w:lastColumn="0" w:noHBand="0" w:noVBand="1"/>
      </w:tblPr>
      <w:tblGrid>
        <w:gridCol w:w="468"/>
        <w:gridCol w:w="468"/>
        <w:gridCol w:w="468"/>
        <w:gridCol w:w="467"/>
        <w:gridCol w:w="467"/>
        <w:gridCol w:w="467"/>
        <w:gridCol w:w="467"/>
        <w:gridCol w:w="467"/>
        <w:gridCol w:w="157"/>
        <w:gridCol w:w="310"/>
        <w:gridCol w:w="467"/>
        <w:gridCol w:w="544"/>
        <w:gridCol w:w="544"/>
        <w:gridCol w:w="544"/>
        <w:gridCol w:w="544"/>
        <w:gridCol w:w="544"/>
        <w:gridCol w:w="399"/>
      </w:tblGrid>
      <w:tr w:rsidR="009577D6" w:rsidRPr="00513A48" w:rsidTr="00D12BA8"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17295A" w:rsidRDefault="009577D6" w:rsidP="00D12BA8">
            <w:pPr>
              <w:jc w:val="center"/>
              <w:rPr>
                <w:sz w:val="18"/>
                <w:szCs w:val="18"/>
              </w:rPr>
            </w:pPr>
            <w:r w:rsidRPr="00513A48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67" w:type="dxa"/>
            <w:gridSpan w:val="2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67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99" w:type="dxa"/>
            <w:shd w:val="clear" w:color="auto" w:fill="AEAAAA" w:themeFill="background2" w:themeFillShade="BF"/>
          </w:tcPr>
          <w:p w:rsidR="009577D6" w:rsidRPr="00513A48" w:rsidRDefault="009577D6" w:rsidP="00D12B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577D6" w:rsidTr="00D12BA8">
        <w:tc>
          <w:tcPr>
            <w:tcW w:w="7792" w:type="dxa"/>
            <w:gridSpan w:val="17"/>
          </w:tcPr>
          <w:p w:rsidR="009577D6" w:rsidRDefault="009577D6" w:rsidP="00D12BA8">
            <w:pPr>
              <w:jc w:val="center"/>
              <w:rPr>
                <w:b/>
              </w:rPr>
            </w:pPr>
            <w:r w:rsidRPr="00A32854">
              <w:rPr>
                <w:rFonts w:hint="eastAsia"/>
                <w:b/>
              </w:rPr>
              <w:t>0</w:t>
            </w:r>
            <w:r w:rsidRPr="00A32854">
              <w:rPr>
                <w:b/>
              </w:rPr>
              <w:t>x0001</w:t>
            </w:r>
          </w:p>
        </w:tc>
      </w:tr>
      <w:tr w:rsidR="009577D6" w:rsidTr="00D12BA8">
        <w:tc>
          <w:tcPr>
            <w:tcW w:w="7792" w:type="dxa"/>
            <w:gridSpan w:val="17"/>
          </w:tcPr>
          <w:p w:rsidR="009577D6" w:rsidRDefault="009577D6" w:rsidP="00B002D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数据长度</w:t>
            </w:r>
            <w:r>
              <w:rPr>
                <w:rFonts w:hint="eastAsia"/>
                <w:b/>
              </w:rPr>
              <w:t>=</w:t>
            </w:r>
            <w:r w:rsidR="00B002D9">
              <w:rPr>
                <w:b/>
              </w:rPr>
              <w:t>?</w:t>
            </w:r>
          </w:p>
        </w:tc>
      </w:tr>
      <w:tr w:rsidR="009577D6" w:rsidTr="00D12BA8">
        <w:tc>
          <w:tcPr>
            <w:tcW w:w="3896" w:type="dxa"/>
            <w:gridSpan w:val="9"/>
          </w:tcPr>
          <w:p w:rsidR="009577D6" w:rsidRDefault="00CC6A33" w:rsidP="00D12BA8">
            <w:pPr>
              <w:jc w:val="center"/>
              <w:rPr>
                <w:b/>
              </w:rPr>
            </w:pPr>
            <w:r>
              <w:rPr>
                <w:b/>
                <w:szCs w:val="21"/>
              </w:rPr>
              <w:t>Role</w:t>
            </w:r>
            <w:r>
              <w:rPr>
                <w:rFonts w:hint="eastAsia"/>
                <w:b/>
                <w:szCs w:val="21"/>
              </w:rPr>
              <w:t>（</w:t>
            </w:r>
            <w:r w:rsidRPr="005B66EC">
              <w:rPr>
                <w:b/>
                <w:szCs w:val="21"/>
              </w:rPr>
              <w:t>1: Main board,0:UI board</w:t>
            </w:r>
            <w:r>
              <w:rPr>
                <w:b/>
                <w:szCs w:val="21"/>
              </w:rPr>
              <w:t>）</w:t>
            </w:r>
          </w:p>
        </w:tc>
        <w:tc>
          <w:tcPr>
            <w:tcW w:w="3896" w:type="dxa"/>
            <w:gridSpan w:val="8"/>
          </w:tcPr>
          <w:p w:rsidR="009577D6" w:rsidRDefault="00CC6A33" w:rsidP="001F1773">
            <w:pPr>
              <w:jc w:val="center"/>
              <w:rPr>
                <w:b/>
              </w:rPr>
            </w:pPr>
            <w:r>
              <w:rPr>
                <w:b/>
              </w:rPr>
              <w:t>Test Case Index</w:t>
            </w:r>
          </w:p>
        </w:tc>
      </w:tr>
      <w:tr w:rsidR="009577D6" w:rsidTr="00D12BA8">
        <w:tc>
          <w:tcPr>
            <w:tcW w:w="3896" w:type="dxa"/>
            <w:gridSpan w:val="9"/>
          </w:tcPr>
          <w:p w:rsidR="009577D6" w:rsidRDefault="00CC6A33" w:rsidP="00D12BA8">
            <w:pPr>
              <w:jc w:val="center"/>
              <w:rPr>
                <w:b/>
              </w:rPr>
            </w:pPr>
            <w:r w:rsidRPr="001F1773">
              <w:rPr>
                <w:b/>
              </w:rPr>
              <w:t>Result(0:False 1:True)</w:t>
            </w:r>
          </w:p>
        </w:tc>
        <w:tc>
          <w:tcPr>
            <w:tcW w:w="3896" w:type="dxa"/>
            <w:gridSpan w:val="8"/>
          </w:tcPr>
          <w:p w:rsidR="009577D6" w:rsidRDefault="00B002D9" w:rsidP="001F1773">
            <w:pPr>
              <w:jc w:val="center"/>
              <w:rPr>
                <w:b/>
              </w:rPr>
            </w:pPr>
            <w:r>
              <w:rPr>
                <w:b/>
              </w:rPr>
              <w:t>Detail Info Length=?</w:t>
            </w:r>
          </w:p>
        </w:tc>
      </w:tr>
      <w:tr w:rsidR="001F1773" w:rsidTr="00D12BA8">
        <w:tc>
          <w:tcPr>
            <w:tcW w:w="3896" w:type="dxa"/>
            <w:gridSpan w:val="9"/>
          </w:tcPr>
          <w:p w:rsidR="001F1773" w:rsidRPr="001F1773" w:rsidRDefault="00CC6A33" w:rsidP="001F1773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C767C9">
              <w:rPr>
                <w:b/>
              </w:rPr>
              <w:t xml:space="preserve"> </w:t>
            </w:r>
            <w:r>
              <w:rPr>
                <w:b/>
              </w:rPr>
              <w:t xml:space="preserve">  Detail Info</w:t>
            </w:r>
          </w:p>
        </w:tc>
        <w:tc>
          <w:tcPr>
            <w:tcW w:w="3896" w:type="dxa"/>
            <w:gridSpan w:val="8"/>
          </w:tcPr>
          <w:p w:rsidR="001F1773" w:rsidRPr="001F1773" w:rsidRDefault="001F1773" w:rsidP="001F1773">
            <w:pPr>
              <w:jc w:val="center"/>
              <w:rPr>
                <w:b/>
              </w:rPr>
            </w:pPr>
            <w:r w:rsidRPr="00957A94">
              <w:rPr>
                <w:b/>
              </w:rPr>
              <w:t xml:space="preserve">Detail Info </w:t>
            </w:r>
            <w:r>
              <w:rPr>
                <w:b/>
              </w:rPr>
              <w:t>……</w:t>
            </w:r>
            <w:r w:rsidRPr="00C767C9">
              <w:rPr>
                <w:b/>
              </w:rPr>
              <w:t xml:space="preserve">  </w:t>
            </w:r>
          </w:p>
        </w:tc>
      </w:tr>
    </w:tbl>
    <w:p w:rsidR="009577D6" w:rsidRDefault="009577D6" w:rsidP="009577D6"/>
    <w:p w:rsidR="0004659F" w:rsidRPr="00154DEF" w:rsidRDefault="00133D1D" w:rsidP="009577D6">
      <w:r>
        <w:t xml:space="preserve"> </w:t>
      </w:r>
    </w:p>
    <w:p w:rsidR="0071314D" w:rsidRPr="009D652D" w:rsidRDefault="0071314D" w:rsidP="0071314D">
      <w:pPr>
        <w:pStyle w:val="1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附录</w:t>
      </w:r>
    </w:p>
    <w:p w:rsidR="00A36C09" w:rsidRPr="00A05C21" w:rsidRDefault="00A36C09" w:rsidP="00D27273">
      <w:pPr>
        <w:pStyle w:val="2"/>
        <w:numPr>
          <w:ilvl w:val="1"/>
          <w:numId w:val="9"/>
        </w:numPr>
      </w:pPr>
      <w:bookmarkStart w:id="10524" w:name="_Error_Code"/>
      <w:bookmarkStart w:id="10525" w:name="_Error_ID"/>
      <w:bookmarkStart w:id="10526" w:name="_Ref454207407"/>
      <w:bookmarkEnd w:id="10524"/>
      <w:bookmarkEnd w:id="10525"/>
      <w:r w:rsidRPr="00A36C09">
        <w:t>Scale Value</w:t>
      </w:r>
      <w:bookmarkEnd w:id="10526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242D6F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None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242D6F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10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242D6F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242D6F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0x03</w:t>
            </w:r>
          </w:p>
        </w:tc>
      </w:tr>
      <w:tr w:rsidR="00242D6F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42D6F" w:rsidRPr="00A36C09" w:rsidRDefault="00242D6F" w:rsidP="00242D6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0x04</w:t>
            </w:r>
          </w:p>
        </w:tc>
      </w:tr>
      <w:tr w:rsidR="00A36C09" w:rsidRPr="00A36C09" w:rsidTr="00A36C09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6C09" w:rsidRPr="00A36C09" w:rsidRDefault="00A36C09" w:rsidP="00A36C0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10000</w:t>
            </w:r>
            <w:r w:rsidR="00242D6F">
              <w:rPr>
                <w:rFonts w:ascii="Arial" w:eastAsia="宋体" w:hAnsi="Arial" w:cs="Arial"/>
                <w:color w:val="000000"/>
                <w:kern w:val="0"/>
                <w:sz w:val="22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36C09" w:rsidRPr="00A36C09" w:rsidRDefault="00242D6F" w:rsidP="00A36C0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0x05</w:t>
            </w:r>
          </w:p>
        </w:tc>
      </w:tr>
    </w:tbl>
    <w:p w:rsidR="00D00211" w:rsidRPr="00A05C21" w:rsidRDefault="00842840" w:rsidP="00D27273">
      <w:pPr>
        <w:pStyle w:val="2"/>
        <w:numPr>
          <w:ilvl w:val="1"/>
          <w:numId w:val="9"/>
        </w:numPr>
      </w:pPr>
      <w:bookmarkStart w:id="10527" w:name="_Check_Code"/>
      <w:bookmarkStart w:id="10528" w:name="_Dose_Unit"/>
      <w:bookmarkEnd w:id="10527"/>
      <w:bookmarkEnd w:id="10528"/>
      <w:r>
        <w:t xml:space="preserve"> </w:t>
      </w:r>
      <w:bookmarkStart w:id="10529" w:name="_Ref454208068"/>
      <w:r w:rsidR="00CD7D62">
        <w:t>Infusion</w:t>
      </w:r>
      <w:r w:rsidR="00D00211" w:rsidRPr="00A36C09">
        <w:t xml:space="preserve"> </w:t>
      </w:r>
      <w:r w:rsidR="00FC30F8">
        <w:t xml:space="preserve">Rate </w:t>
      </w:r>
      <w:r w:rsidR="00D00211">
        <w:t>Unit</w:t>
      </w:r>
      <w:bookmarkEnd w:id="10529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D00211" w:rsidRPr="00A36C09" w:rsidTr="00867D0E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0211" w:rsidRPr="00A36C09" w:rsidRDefault="00B616C9" w:rsidP="00B616C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B616C9">
              <w:rPr>
                <w:b/>
              </w:rPr>
              <w:t>ug/kg/min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00211" w:rsidRPr="00A36C09" w:rsidRDefault="00D00211" w:rsidP="00867D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41561D" w:rsidRPr="00A36C09" w:rsidTr="00867D0E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561D" w:rsidRPr="00A36C09" w:rsidRDefault="0041561D" w:rsidP="0041561D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B616C9">
              <w:rPr>
                <w:b/>
              </w:rPr>
              <w:t>mg/kg/h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1561D" w:rsidRPr="00A36C09" w:rsidRDefault="0041561D" w:rsidP="0041561D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41561D" w:rsidRPr="00A36C09" w:rsidTr="0041561D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561D" w:rsidRPr="0049033D" w:rsidRDefault="0041561D" w:rsidP="0041561D">
            <w:pPr>
              <w:widowControl/>
              <w:jc w:val="left"/>
              <w:rPr>
                <w:b/>
              </w:rPr>
            </w:pPr>
            <w:r w:rsidRPr="0049033D">
              <w:rPr>
                <w:b/>
              </w:rPr>
              <w:t>mL/h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1561D" w:rsidRPr="00A36C09" w:rsidRDefault="00306761" w:rsidP="0041561D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3C0495" w:rsidRDefault="00FC30F8" w:rsidP="00D27273">
      <w:pPr>
        <w:pStyle w:val="2"/>
        <w:numPr>
          <w:ilvl w:val="1"/>
          <w:numId w:val="9"/>
        </w:numPr>
      </w:pPr>
      <w:bookmarkStart w:id="10530" w:name="_Ref476669491"/>
      <w:bookmarkStart w:id="10531" w:name="_Ref452130514"/>
      <w:r>
        <w:t>Volume Unit</w:t>
      </w:r>
      <w:bookmarkEnd w:id="10530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D56DE7" w:rsidRPr="00A36C09" w:rsidTr="003C2727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DE7" w:rsidRPr="00A36C09" w:rsidRDefault="00D56DE7" w:rsidP="003C272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b/>
              </w:rPr>
              <w:t>mL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56DE7" w:rsidRPr="00A36C09" w:rsidRDefault="00D56DE7" w:rsidP="003C272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D56DE7" w:rsidRPr="00A36C09" w:rsidTr="003C2727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DE7" w:rsidRPr="00A36C09" w:rsidRDefault="00D56DE7" w:rsidP="003C272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56DE7" w:rsidRPr="00A36C09" w:rsidRDefault="00D56DE7" w:rsidP="003C272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D56DE7" w:rsidRPr="00A36C09" w:rsidTr="003C2727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DE7" w:rsidRPr="0049033D" w:rsidRDefault="00D56DE7" w:rsidP="003C2727">
            <w:pPr>
              <w:widowControl/>
              <w:jc w:val="left"/>
              <w:rPr>
                <w:b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56DE7" w:rsidRPr="00A36C09" w:rsidRDefault="00D56DE7" w:rsidP="003C272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</w:tbl>
    <w:p w:rsidR="00D56DE7" w:rsidRDefault="00D56DE7" w:rsidP="00D56DE7">
      <w:pPr>
        <w:ind w:left="420"/>
      </w:pPr>
    </w:p>
    <w:p w:rsidR="00A2049A" w:rsidRDefault="00A2049A" w:rsidP="00D27273">
      <w:pPr>
        <w:pStyle w:val="2"/>
        <w:numPr>
          <w:ilvl w:val="1"/>
          <w:numId w:val="9"/>
        </w:numPr>
        <w:rPr>
          <w:ins w:id="10532" w:author="Zhang, Carol (MSHA)" w:date="2019-08-21T20:08:00Z"/>
        </w:rPr>
      </w:pPr>
      <w:bookmarkStart w:id="10533" w:name="_Ref479165490"/>
      <w:r>
        <w:t>Language</w:t>
      </w:r>
      <w:bookmarkEnd w:id="10533"/>
    </w:p>
    <w:p w:rsidR="00E84D2B" w:rsidRPr="005F18E2" w:rsidRDefault="00E84D2B">
      <w:pPr>
        <w:pPrChange w:id="10534" w:author="Zhang, Carol (MSHA)" w:date="2019-08-21T20:08:00Z">
          <w:pPr>
            <w:pStyle w:val="2"/>
            <w:numPr>
              <w:ilvl w:val="1"/>
              <w:numId w:val="9"/>
            </w:numPr>
            <w:ind w:left="567" w:hanging="567"/>
          </w:pPr>
        </w:pPrChange>
      </w:pPr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A2049A" w:rsidRPr="00A36C09" w:rsidTr="004E15F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49A" w:rsidRPr="00A36C09" w:rsidRDefault="00420874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2049A">
              <w:rPr>
                <w:rFonts w:hint="eastAsia"/>
                <w:b/>
              </w:rPr>
              <w:t>English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2049A" w:rsidRPr="00A36C09" w:rsidRDefault="00A2049A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A2049A" w:rsidRPr="00A36C09" w:rsidTr="004E15F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049A" w:rsidRPr="00A2049A" w:rsidRDefault="00420874" w:rsidP="004E15F8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Chinese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2049A" w:rsidRPr="00A36C09" w:rsidRDefault="00A2049A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A2049A" w:rsidRPr="00A36C09" w:rsidTr="00145C98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049A" w:rsidRPr="0049033D" w:rsidRDefault="00A2049A" w:rsidP="004E15F8">
            <w:pPr>
              <w:widowControl/>
              <w:jc w:val="left"/>
              <w:rPr>
                <w:b/>
              </w:rPr>
            </w:pPr>
            <w:r w:rsidRPr="00A2049A">
              <w:rPr>
                <w:b/>
              </w:rPr>
              <w:t>Spanish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2049A" w:rsidRPr="00A36C09" w:rsidRDefault="00A2049A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145C98" w:rsidRPr="00A36C09" w:rsidTr="00145C9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5C98" w:rsidRPr="00A2049A" w:rsidRDefault="00145C98" w:rsidP="004E15F8">
            <w:pPr>
              <w:widowControl/>
              <w:jc w:val="left"/>
              <w:rPr>
                <w:b/>
              </w:rPr>
            </w:pPr>
            <w:r w:rsidRPr="00145C98">
              <w:rPr>
                <w:b/>
              </w:rPr>
              <w:t>Portuguese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C98" w:rsidRDefault="00145C98" w:rsidP="00145C9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0x03</w:t>
            </w:r>
          </w:p>
        </w:tc>
      </w:tr>
    </w:tbl>
    <w:p w:rsidR="00A2049A" w:rsidRDefault="00E84D2B" w:rsidP="00D56DE7">
      <w:pPr>
        <w:ind w:left="420"/>
      </w:pPr>
      <w:ins w:id="10535" w:author="Zhang, Carol (MSHA)" w:date="2019-08-21T20:10:00Z">
        <w:r>
          <w:t>*</w:t>
        </w:r>
        <w:r w:rsidRPr="00E84D2B">
          <w:t xml:space="preserve"> </w:t>
        </w:r>
        <w:r>
          <w:t xml:space="preserve">The enumeration is not </w:t>
        </w:r>
        <w:r>
          <w:fldChar w:fldCharType="begin"/>
        </w:r>
        <w:r>
          <w:instrText xml:space="preserve"> HYPERLINK "http://www.baidu.com/link?url=wS_UPT3pJqD8dZ_t0ToSlrz2vYJVHRcQMkjS0K4EtdN9GFdJk7QD8rJ5bGgbYcHgi9qWLDXq7Pqto6zTemb9Jbt3RD01CZe0o7RablBRzycNnjip1L2o2XbQA8FyQktN" \t "_blank" </w:instrText>
        </w:r>
        <w:r>
          <w:fldChar w:fldCharType="separate"/>
        </w:r>
        <w:r w:rsidRPr="009465D2">
          <w:t>applicable</w:t>
        </w:r>
        <w:r>
          <w:fldChar w:fldCharType="end"/>
        </w:r>
        <w:r>
          <w:t xml:space="preserve"> for Graseby C9LVP, which will get the region and language index from the pump.</w:t>
        </w:r>
      </w:ins>
    </w:p>
    <w:p w:rsidR="005A0447" w:rsidRDefault="005A0447" w:rsidP="00D27273">
      <w:pPr>
        <w:pStyle w:val="2"/>
        <w:numPr>
          <w:ilvl w:val="1"/>
          <w:numId w:val="9"/>
        </w:numPr>
      </w:pPr>
      <w:bookmarkStart w:id="10536" w:name="_Ref479165484"/>
      <w:r>
        <w:t>Encode</w:t>
      </w:r>
      <w:bookmarkEnd w:id="10536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5A0447" w:rsidRPr="00A36C09" w:rsidTr="004E15F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447" w:rsidRPr="00565DC7" w:rsidRDefault="00565DC7" w:rsidP="004E15F8">
            <w:pPr>
              <w:widowControl/>
              <w:jc w:val="left"/>
              <w:rPr>
                <w:b/>
              </w:rPr>
            </w:pPr>
            <w:r w:rsidRPr="00565DC7">
              <w:rPr>
                <w:rFonts w:hint="eastAsia"/>
                <w:b/>
                <w:iCs/>
              </w:rPr>
              <w:t>ASCII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A0447" w:rsidRPr="00A36C09" w:rsidRDefault="005A0447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5A0447" w:rsidRPr="00A36C09" w:rsidTr="004E15F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447" w:rsidRPr="00565DC7" w:rsidRDefault="00565DC7" w:rsidP="004E15F8">
            <w:pPr>
              <w:widowControl/>
              <w:jc w:val="left"/>
              <w:rPr>
                <w:b/>
                <w:iCs/>
              </w:rPr>
            </w:pPr>
            <w:r w:rsidRPr="00565DC7">
              <w:rPr>
                <w:rFonts w:hint="eastAsia"/>
                <w:b/>
              </w:rPr>
              <w:t>UTF-8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A0447" w:rsidRPr="00A36C09" w:rsidRDefault="005A0447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5A0447" w:rsidRPr="00A36C09" w:rsidTr="004E15F8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447" w:rsidRPr="00565DC7" w:rsidRDefault="00565DC7" w:rsidP="004E15F8">
            <w:pPr>
              <w:widowControl/>
              <w:jc w:val="left"/>
              <w:rPr>
                <w:b/>
                <w:iCs/>
              </w:rPr>
            </w:pPr>
            <w:r w:rsidRPr="00565DC7">
              <w:rPr>
                <w:rFonts w:hint="eastAsia"/>
                <w:b/>
              </w:rPr>
              <w:t>Unicode</w:t>
            </w:r>
            <w:r w:rsidR="00F13005">
              <w:rPr>
                <w:b/>
              </w:rPr>
              <w:t>(16)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A0447" w:rsidRPr="00A36C09" w:rsidRDefault="005A0447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5A0447" w:rsidRDefault="005A0447" w:rsidP="005A0447">
      <w:pPr>
        <w:ind w:left="420"/>
      </w:pPr>
    </w:p>
    <w:p w:rsidR="00003296" w:rsidRDefault="00003296" w:rsidP="00D27273">
      <w:pPr>
        <w:pStyle w:val="2"/>
        <w:numPr>
          <w:ilvl w:val="1"/>
          <w:numId w:val="9"/>
        </w:numPr>
      </w:pPr>
      <w:bookmarkStart w:id="10537" w:name="_Ref454206750"/>
      <w:bookmarkStart w:id="10538" w:name="_Ref479166066"/>
      <w:bookmarkStart w:id="10539" w:name="_Ref479166144"/>
      <w:r>
        <w:t>E</w:t>
      </w:r>
      <w:r w:rsidR="00196253">
        <w:t>rror</w:t>
      </w:r>
      <w:r>
        <w:t xml:space="preserve"> </w:t>
      </w:r>
      <w:bookmarkEnd w:id="10537"/>
      <w:bookmarkEnd w:id="10538"/>
      <w:r w:rsidR="00196253">
        <w:t>No</w:t>
      </w:r>
      <w:bookmarkEnd w:id="10539"/>
    </w:p>
    <w:tbl>
      <w:tblPr>
        <w:tblW w:w="5802" w:type="dxa"/>
        <w:jc w:val="center"/>
        <w:tblLook w:val="04A0" w:firstRow="1" w:lastRow="0" w:firstColumn="1" w:lastColumn="0" w:noHBand="0" w:noVBand="1"/>
      </w:tblPr>
      <w:tblGrid>
        <w:gridCol w:w="1124"/>
        <w:gridCol w:w="1985"/>
        <w:gridCol w:w="2693"/>
      </w:tblGrid>
      <w:tr w:rsidR="0000329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3296" w:rsidRPr="00A36C0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03296" w:rsidRPr="00A36C0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003296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00329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03296" w:rsidRPr="005C653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03296" w:rsidRPr="00A36C0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命令未定义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003296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产品不支持命令</w:t>
            </w:r>
          </w:p>
        </w:tc>
      </w:tr>
      <w:tr w:rsidR="0000329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03296" w:rsidRPr="005C653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B363CF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命令格式错误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命令中包含的字段不完整</w:t>
            </w:r>
          </w:p>
        </w:tc>
      </w:tr>
      <w:tr w:rsidR="0000329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03296" w:rsidRPr="005C6539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字段</w:t>
            </w:r>
            <w:r w:rsidRPr="00B363CF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参数格式错误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字段中参数不符合要求</w:t>
            </w:r>
          </w:p>
        </w:tc>
      </w:tr>
      <w:tr w:rsidR="0000329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03296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B363CF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包格式错误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003296" w:rsidRPr="00B363CF" w:rsidRDefault="00003296" w:rsidP="004E15F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包的格式</w:t>
            </w:r>
            <w:r w:rsidRPr="00B363CF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不符合要求</w:t>
            </w:r>
          </w:p>
        </w:tc>
      </w:tr>
      <w:tr w:rsidR="00330454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泵端忙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正在输注</w:t>
            </w:r>
          </w:p>
        </w:tc>
      </w:tr>
      <w:tr w:rsidR="00330454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Flash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存储错误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330454" w:rsidRDefault="00330454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Flash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读写错误</w:t>
            </w:r>
          </w:p>
        </w:tc>
      </w:tr>
      <w:tr w:rsidR="00120560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20560" w:rsidRDefault="00120560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20560" w:rsidRDefault="00120560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无效参数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120560" w:rsidRDefault="00120560" w:rsidP="0012056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传入的参数的值无效</w:t>
            </w:r>
          </w:p>
        </w:tc>
      </w:tr>
      <w:tr w:rsidR="00323EE6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3EE6" w:rsidRDefault="00323EE6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23EE6" w:rsidRDefault="00323EE6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权限不足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323EE6" w:rsidRDefault="00323EE6" w:rsidP="0012056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没有权限对泵端进行操作</w:t>
            </w:r>
          </w:p>
        </w:tc>
      </w:tr>
      <w:tr w:rsidR="00E2039E" w:rsidRPr="00A36C09" w:rsidTr="004E15F8">
        <w:trPr>
          <w:trHeight w:val="294"/>
          <w:jc w:val="center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039E" w:rsidRDefault="006C64EC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</w:t>
            </w:r>
            <w:r w:rsidR="00E2039E">
              <w:rPr>
                <w:rFonts w:ascii="Arial" w:eastAsia="宋体" w:hAnsi="Arial" w:cs="Arial"/>
                <w:color w:val="000000"/>
                <w:kern w:val="0"/>
                <w:sz w:val="22"/>
              </w:rPr>
              <w:t>09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2039E" w:rsidRDefault="00E2039E" w:rsidP="0033045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远程控制失败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E2039E" w:rsidRDefault="00E2039E" w:rsidP="0012056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远程启动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/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停止失败</w:t>
            </w:r>
          </w:p>
        </w:tc>
      </w:tr>
    </w:tbl>
    <w:p w:rsidR="00346526" w:rsidRDefault="00346526" w:rsidP="00D27273">
      <w:pPr>
        <w:pStyle w:val="2"/>
        <w:numPr>
          <w:ilvl w:val="1"/>
          <w:numId w:val="9"/>
        </w:numPr>
      </w:pPr>
      <w:bookmarkStart w:id="10540" w:name="_Ref454270876"/>
      <w:r>
        <w:t>Checksum</w:t>
      </w:r>
      <w:bookmarkEnd w:id="10531"/>
      <w:bookmarkEnd w:id="10540"/>
    </w:p>
    <w:p w:rsidR="00346526" w:rsidRDefault="00346526" w:rsidP="00346526">
      <w:pPr>
        <w:ind w:left="420"/>
      </w:pPr>
      <w:r>
        <w:rPr>
          <w:rFonts w:hint="eastAsia"/>
        </w:rPr>
        <w:t>从命令体的第一个字节开始至除</w:t>
      </w:r>
      <w:r>
        <w:rPr>
          <w:rFonts w:hint="eastAsia"/>
        </w:rPr>
        <w:t>Check</w:t>
      </w:r>
      <w:r>
        <w:t>sum</w:t>
      </w:r>
      <w:r>
        <w:rPr>
          <w:rFonts w:hint="eastAsia"/>
        </w:rPr>
        <w:t>自己外的最后一个字节进行</w:t>
      </w:r>
      <w:r>
        <w:rPr>
          <w:rFonts w:hint="eastAsia"/>
        </w:rPr>
        <w:t>CRC</w:t>
      </w:r>
      <w:r>
        <w:rPr>
          <w:rFonts w:hint="eastAsia"/>
        </w:rPr>
        <w:t>校验。</w:t>
      </w:r>
    </w:p>
    <w:p w:rsidR="00346526" w:rsidRDefault="00346526" w:rsidP="00346526">
      <w:pPr>
        <w:ind w:left="420"/>
      </w:pPr>
      <w:r>
        <w:rPr>
          <w:rFonts w:hint="eastAsia"/>
        </w:rPr>
        <w:t>方法如下：</w:t>
      </w:r>
    </w:p>
    <w:p w:rsidR="00346526" w:rsidRDefault="00346526" w:rsidP="00346526">
      <w:pPr>
        <w:ind w:left="420"/>
      </w:pPr>
      <w:r w:rsidRPr="00346526">
        <w:t>#define CRC32_SEED        0xFFFFFFFF</w:t>
      </w:r>
    </w:p>
    <w:p w:rsidR="00346526" w:rsidRDefault="00346526" w:rsidP="00346526">
      <w:pPr>
        <w:ind w:left="420"/>
      </w:pPr>
      <w:r>
        <w:t>static const T_U32 crc32tab[] = {</w:t>
      </w:r>
    </w:p>
    <w:p w:rsidR="00346526" w:rsidRDefault="00346526" w:rsidP="00346526">
      <w:pPr>
        <w:ind w:left="420"/>
      </w:pPr>
      <w:r>
        <w:t xml:space="preserve">         0x00000000L, 0x77073096L, 0xee0e612cL, 0x990951baL, </w:t>
      </w:r>
    </w:p>
    <w:p w:rsidR="00346526" w:rsidRDefault="00346526" w:rsidP="00346526">
      <w:pPr>
        <w:ind w:left="420"/>
      </w:pPr>
      <w:r>
        <w:t xml:space="preserve">         0x076dc419L, 0x706af48fL, 0xe963a535L, 0x9e6495a3L,</w:t>
      </w:r>
    </w:p>
    <w:p w:rsidR="00346526" w:rsidRDefault="00346526" w:rsidP="00346526">
      <w:pPr>
        <w:ind w:left="420"/>
      </w:pPr>
      <w:r>
        <w:t xml:space="preserve">         0x0edb8832L, 0x79dcb8a4L, 0xe0d5e91eL, 0x97d2d988L,   </w:t>
      </w:r>
    </w:p>
    <w:p w:rsidR="00346526" w:rsidRDefault="00346526" w:rsidP="00346526">
      <w:pPr>
        <w:ind w:left="420"/>
      </w:pPr>
      <w:r>
        <w:t xml:space="preserve">         0x09b64c2bL, 0x7eb17cbdL, 0xe7b82d07L, 0x90bf1d91L,</w:t>
      </w:r>
    </w:p>
    <w:p w:rsidR="00346526" w:rsidRDefault="00346526" w:rsidP="00346526">
      <w:pPr>
        <w:ind w:left="420"/>
      </w:pPr>
      <w:r>
        <w:t xml:space="preserve">         0x1db71064L, 0x6ab020f2L, 0xf3b97148L, 0x84be41deL, </w:t>
      </w:r>
    </w:p>
    <w:p w:rsidR="00346526" w:rsidRDefault="00346526" w:rsidP="00346526">
      <w:pPr>
        <w:ind w:left="420"/>
      </w:pPr>
      <w:r>
        <w:t xml:space="preserve">         0x1adad47dL, 0x6ddde4ebL, 0xf4d4b551L, 0x83d385c7L,</w:t>
      </w:r>
    </w:p>
    <w:p w:rsidR="00346526" w:rsidRDefault="00346526" w:rsidP="00346526">
      <w:pPr>
        <w:ind w:left="420"/>
      </w:pPr>
      <w:r>
        <w:t xml:space="preserve">         0x136c9856L, 0x646ba8c0L, 0xfd62f97aL, 0x8a65c9ecL,</w:t>
      </w:r>
    </w:p>
    <w:p w:rsidR="00346526" w:rsidRDefault="00346526" w:rsidP="00346526">
      <w:pPr>
        <w:ind w:left="420"/>
      </w:pPr>
      <w:r>
        <w:t xml:space="preserve">         0x14015c4fL, 0x63066cd9L, 0xfa0f3d63L, 0x8d080df5L,</w:t>
      </w:r>
    </w:p>
    <w:p w:rsidR="00346526" w:rsidRDefault="00346526" w:rsidP="00346526">
      <w:pPr>
        <w:ind w:left="420"/>
      </w:pPr>
      <w:r>
        <w:t xml:space="preserve">         0x3b6e20c8L, 0x4c69105eL, 0xd56041e4L, 0xa2677172L,</w:t>
      </w:r>
    </w:p>
    <w:p w:rsidR="00346526" w:rsidRDefault="00346526" w:rsidP="00346526">
      <w:pPr>
        <w:ind w:left="420"/>
      </w:pPr>
      <w:r>
        <w:t xml:space="preserve">         0x3c03e4d1L, 0x4b04d447L, 0xd20d85fdL, 0xa50ab56bL,</w:t>
      </w:r>
    </w:p>
    <w:p w:rsidR="00346526" w:rsidRDefault="00346526" w:rsidP="00346526">
      <w:pPr>
        <w:ind w:left="420"/>
      </w:pPr>
      <w:r>
        <w:t xml:space="preserve">         0x35b5a8faL, 0x42b2986cL, 0xdbbbc9d6L, 0xacbcf940L,</w:t>
      </w:r>
    </w:p>
    <w:p w:rsidR="00346526" w:rsidRDefault="00346526" w:rsidP="00346526">
      <w:pPr>
        <w:ind w:left="420"/>
      </w:pPr>
      <w:r>
        <w:t xml:space="preserve">         0x32d86ce3L, 0x45df5c75L, 0xdcd60dcfL, 0xabd13d59L,</w:t>
      </w:r>
    </w:p>
    <w:p w:rsidR="00346526" w:rsidRDefault="00346526" w:rsidP="00346526">
      <w:pPr>
        <w:ind w:left="420"/>
      </w:pPr>
      <w:r>
        <w:t xml:space="preserve">         0x26d930acL, 0x51de003aL, 0xc8d75180L, 0xbfd06116L,</w:t>
      </w:r>
    </w:p>
    <w:p w:rsidR="00346526" w:rsidRDefault="00346526" w:rsidP="00346526">
      <w:pPr>
        <w:ind w:left="420"/>
      </w:pPr>
      <w:r>
        <w:t xml:space="preserve">         0x21b4f4b5L, 0x56b3c423L, 0xcfba9599L, 0xb8bda50fL,</w:t>
      </w:r>
    </w:p>
    <w:p w:rsidR="00346526" w:rsidRDefault="00346526" w:rsidP="00346526">
      <w:pPr>
        <w:ind w:left="420"/>
      </w:pPr>
      <w:r>
        <w:t xml:space="preserve">         0x2802b89eL, 0x5f058808L, 0xc60cd9b2L, 0xb10be924L,</w:t>
      </w:r>
    </w:p>
    <w:p w:rsidR="00346526" w:rsidRDefault="00346526" w:rsidP="00346526">
      <w:pPr>
        <w:ind w:left="420"/>
      </w:pPr>
      <w:r>
        <w:t xml:space="preserve">         0x2f6f7c87L, 0x58684c11L, 0xc1611dabL, 0xb6662d3dL,</w:t>
      </w:r>
    </w:p>
    <w:p w:rsidR="00346526" w:rsidRDefault="00346526" w:rsidP="00346526">
      <w:pPr>
        <w:ind w:left="420"/>
      </w:pPr>
      <w:r>
        <w:t xml:space="preserve">         0x76dc4190L, 0x01db7106L, 0x98d220bcL, 0xefd5102aL,</w:t>
      </w:r>
    </w:p>
    <w:p w:rsidR="00346526" w:rsidRDefault="00346526" w:rsidP="00346526">
      <w:pPr>
        <w:ind w:left="420"/>
      </w:pPr>
      <w:r>
        <w:t xml:space="preserve">         0x71b18589L, 0x06b6b51fL, 0x9fbfe4a5L, 0xe8b8d433L,</w:t>
      </w:r>
    </w:p>
    <w:p w:rsidR="00346526" w:rsidRDefault="00346526" w:rsidP="00346526">
      <w:pPr>
        <w:ind w:left="420"/>
      </w:pPr>
      <w:r>
        <w:t xml:space="preserve">         0x7807c9a2L, 0x0f00f934L, 0x9609a88eL, 0xe10e9818L,</w:t>
      </w:r>
    </w:p>
    <w:p w:rsidR="00346526" w:rsidRDefault="00346526" w:rsidP="00346526">
      <w:pPr>
        <w:ind w:left="420"/>
      </w:pPr>
      <w:r>
        <w:t xml:space="preserve">         0x7f6a0dbbL, 0x086d3d2dL, 0x91646c97L, 0xe6635c01L,</w:t>
      </w:r>
    </w:p>
    <w:p w:rsidR="00346526" w:rsidRDefault="00346526" w:rsidP="00346526">
      <w:pPr>
        <w:ind w:left="420"/>
      </w:pPr>
      <w:r>
        <w:t xml:space="preserve">         0x6b6b51f4L, 0x1c6c6162L, 0x856530d8L, 0xf262004eL,</w:t>
      </w:r>
    </w:p>
    <w:p w:rsidR="00346526" w:rsidRDefault="00346526" w:rsidP="00346526">
      <w:pPr>
        <w:ind w:left="420"/>
      </w:pPr>
      <w:r>
        <w:t xml:space="preserve">         0x6c0695edL, 0x1b01a57bL, 0x8208f4c1L, 0xf50fc457L,</w:t>
      </w:r>
    </w:p>
    <w:p w:rsidR="00346526" w:rsidRDefault="00346526" w:rsidP="00346526">
      <w:pPr>
        <w:ind w:left="420"/>
      </w:pPr>
      <w:r>
        <w:t xml:space="preserve">         0x65b0d9c6L, 0x12b7e950L, 0x8bbeb8eaL, 0xfcb9887cL,</w:t>
      </w:r>
    </w:p>
    <w:p w:rsidR="00346526" w:rsidRDefault="00346526" w:rsidP="00346526">
      <w:pPr>
        <w:ind w:left="420"/>
      </w:pPr>
      <w:r>
        <w:t xml:space="preserve">         0x62dd1ddfL, 0x15da2d49L, 0x8cd37cf3L, 0xfbd44c65L,</w:t>
      </w:r>
    </w:p>
    <w:p w:rsidR="00346526" w:rsidRDefault="00346526" w:rsidP="00346526">
      <w:pPr>
        <w:ind w:left="420"/>
      </w:pPr>
      <w:r>
        <w:t xml:space="preserve">         0x4db26158L, 0x3ab551ceL, 0xa3bc0074L, 0xd4bb30e2L,</w:t>
      </w:r>
    </w:p>
    <w:p w:rsidR="00346526" w:rsidRDefault="00346526" w:rsidP="00346526">
      <w:pPr>
        <w:ind w:left="420"/>
      </w:pPr>
      <w:r>
        <w:t xml:space="preserve">         0x4adfa541L, 0x3dd895d7L, 0xa4d1c46dL, 0xd3d6f4fbL,</w:t>
      </w:r>
    </w:p>
    <w:p w:rsidR="00346526" w:rsidRDefault="00346526" w:rsidP="00346526">
      <w:pPr>
        <w:ind w:left="420"/>
      </w:pPr>
      <w:r>
        <w:t xml:space="preserve">         0x4369e96aL, 0x346ed9fcL, 0xad678846L, 0xda60b8d0L,</w:t>
      </w:r>
    </w:p>
    <w:p w:rsidR="00346526" w:rsidRDefault="00346526" w:rsidP="00346526">
      <w:pPr>
        <w:ind w:left="420"/>
      </w:pPr>
      <w:r>
        <w:t xml:space="preserve">         0x44042d73L, 0x33031de5L, 0xaa0a4c5fL, 0xdd0d7cc9L,</w:t>
      </w:r>
    </w:p>
    <w:p w:rsidR="00346526" w:rsidRDefault="00346526" w:rsidP="00346526">
      <w:pPr>
        <w:ind w:left="420"/>
      </w:pPr>
      <w:r>
        <w:t xml:space="preserve">         0x5005713cL, 0x270241aaL, 0xbe0b1010L, 0xc90c2086L,</w:t>
      </w:r>
    </w:p>
    <w:p w:rsidR="00346526" w:rsidRDefault="00346526" w:rsidP="00346526">
      <w:pPr>
        <w:ind w:left="420"/>
      </w:pPr>
      <w:r>
        <w:t xml:space="preserve">         0x5768b525L, 0x206f85b3L, 0xb966d409L, 0xce61e49fL,</w:t>
      </w:r>
    </w:p>
    <w:p w:rsidR="00346526" w:rsidRDefault="00346526" w:rsidP="00346526">
      <w:pPr>
        <w:ind w:left="420"/>
      </w:pPr>
      <w:r>
        <w:t xml:space="preserve">         0x5edef90eL, 0x29d9c998L, 0xb0d09822L, 0xc7d7a8b4L,</w:t>
      </w:r>
    </w:p>
    <w:p w:rsidR="00346526" w:rsidRDefault="00346526" w:rsidP="00346526">
      <w:pPr>
        <w:ind w:left="420"/>
      </w:pPr>
      <w:r>
        <w:t xml:space="preserve">         0x59b33d17L, 0x2eb40d81L, 0xb7bd5c3bL, 0xc0ba6cadL,</w:t>
      </w:r>
    </w:p>
    <w:p w:rsidR="00346526" w:rsidRDefault="00346526" w:rsidP="00346526">
      <w:pPr>
        <w:ind w:left="420"/>
      </w:pPr>
      <w:r>
        <w:t xml:space="preserve">         0xedb88320L, 0x9abfb3b6L, 0x03b6e20cL, 0x74b1d29aL,</w:t>
      </w:r>
    </w:p>
    <w:p w:rsidR="00346526" w:rsidRDefault="00346526" w:rsidP="00346526">
      <w:pPr>
        <w:ind w:left="420"/>
      </w:pPr>
      <w:r>
        <w:t xml:space="preserve">         0xead54739L, 0x9dd277afL, 0x04db2615L, 0x73dc1683L,</w:t>
      </w:r>
    </w:p>
    <w:p w:rsidR="00346526" w:rsidRDefault="00346526" w:rsidP="00346526">
      <w:pPr>
        <w:ind w:left="420"/>
      </w:pPr>
      <w:r>
        <w:t xml:space="preserve">         0xe3630b12L, 0x94643b84L, 0x0d6d6a3eL, 0x7a6a5aa8L,</w:t>
      </w:r>
    </w:p>
    <w:p w:rsidR="00346526" w:rsidRDefault="00346526" w:rsidP="00346526">
      <w:pPr>
        <w:ind w:left="420"/>
      </w:pPr>
      <w:r>
        <w:t xml:space="preserve">         0xe40ecf0bL, 0x9309ff9dL, 0x0a00ae27L, 0x7d079eb1L,</w:t>
      </w:r>
    </w:p>
    <w:p w:rsidR="00346526" w:rsidRDefault="00346526" w:rsidP="00346526">
      <w:pPr>
        <w:ind w:left="420"/>
      </w:pPr>
      <w:r>
        <w:t xml:space="preserve">         0xf00f9344L, 0x8708a3d2L, 0x1e01f268L, 0x6906c2feL,</w:t>
      </w:r>
    </w:p>
    <w:p w:rsidR="00346526" w:rsidRDefault="00346526" w:rsidP="00346526">
      <w:pPr>
        <w:ind w:left="420"/>
      </w:pPr>
      <w:r>
        <w:t xml:space="preserve">         0xf762575dL, 0x806567cbL, 0x196c3671L, 0x6e6b06e7L,</w:t>
      </w:r>
    </w:p>
    <w:p w:rsidR="00346526" w:rsidRDefault="00346526" w:rsidP="00346526">
      <w:pPr>
        <w:ind w:left="420"/>
      </w:pPr>
      <w:r>
        <w:t xml:space="preserve">         0xfed41b76L, 0x89d32be0L, 0x10da7a5aL, 0x67dd4accL,</w:t>
      </w:r>
    </w:p>
    <w:p w:rsidR="00346526" w:rsidRDefault="00346526" w:rsidP="00346526">
      <w:pPr>
        <w:ind w:left="420"/>
      </w:pPr>
      <w:r>
        <w:t xml:space="preserve">         0xf9b9df6fL, 0x8ebeeff9L, 0x17b7be43L, 0x60b08ed5L,</w:t>
      </w:r>
    </w:p>
    <w:p w:rsidR="00346526" w:rsidRDefault="00346526" w:rsidP="00346526">
      <w:pPr>
        <w:ind w:left="420"/>
      </w:pPr>
      <w:r>
        <w:t xml:space="preserve">         0xd6d6a3e8L, 0xa1d1937eL, 0x38d8c2c4L, 0x4fdff252L,</w:t>
      </w:r>
    </w:p>
    <w:p w:rsidR="00346526" w:rsidRDefault="00346526" w:rsidP="00346526">
      <w:pPr>
        <w:ind w:left="420"/>
      </w:pPr>
      <w:r>
        <w:t xml:space="preserve">         0xd1bb67f1L, 0xa6bc5767L, 0x3fb506ddL, 0x48b2364bL,</w:t>
      </w:r>
    </w:p>
    <w:p w:rsidR="00346526" w:rsidRDefault="00346526" w:rsidP="00346526">
      <w:pPr>
        <w:ind w:left="420"/>
      </w:pPr>
      <w:r>
        <w:t xml:space="preserve">         0xd80d2bdaL, 0xaf0a1b4cL, 0x36034af6L, 0x41047a60L,</w:t>
      </w:r>
    </w:p>
    <w:p w:rsidR="00346526" w:rsidRDefault="00346526" w:rsidP="00346526">
      <w:pPr>
        <w:ind w:left="420"/>
      </w:pPr>
      <w:r>
        <w:t xml:space="preserve">         0xdf60efc3L, 0xa867df55L, 0x316e8eefL, 0x4669be79L,</w:t>
      </w:r>
    </w:p>
    <w:p w:rsidR="00346526" w:rsidRDefault="00346526" w:rsidP="00346526">
      <w:pPr>
        <w:ind w:left="420"/>
      </w:pPr>
      <w:r>
        <w:t xml:space="preserve">         0xcb61b38cL, 0xbc66831aL, 0x256fd2a0L, 0x5268e236L,</w:t>
      </w:r>
    </w:p>
    <w:p w:rsidR="00346526" w:rsidRDefault="00346526" w:rsidP="00346526">
      <w:pPr>
        <w:ind w:left="420"/>
      </w:pPr>
      <w:r>
        <w:t xml:space="preserve">         0xcc0c7795L, 0xbb0b4703L, 0x220216b9L, 0x5505262fL,</w:t>
      </w:r>
    </w:p>
    <w:p w:rsidR="00346526" w:rsidRDefault="00346526" w:rsidP="00346526">
      <w:pPr>
        <w:ind w:left="420"/>
      </w:pPr>
      <w:r>
        <w:t xml:space="preserve">         0xc5ba3bbeL, 0xb2bd0b28L, 0x2bb45a92L, 0x5cb36a04L,</w:t>
      </w:r>
    </w:p>
    <w:p w:rsidR="00346526" w:rsidRDefault="00346526" w:rsidP="00346526">
      <w:pPr>
        <w:ind w:left="420"/>
      </w:pPr>
      <w:r>
        <w:t xml:space="preserve">         0xc2d7ffa7L, 0xb5d0cf31L, 0x2cd99e8bL, 0x5bdeae1dL,</w:t>
      </w:r>
    </w:p>
    <w:p w:rsidR="00346526" w:rsidRDefault="00346526" w:rsidP="00346526">
      <w:pPr>
        <w:ind w:left="420"/>
      </w:pPr>
      <w:r>
        <w:t xml:space="preserve">         0x9b64c2b0L, 0xec63f226L, 0x756aa39cL, 0x026d930aL,</w:t>
      </w:r>
    </w:p>
    <w:p w:rsidR="00346526" w:rsidRDefault="00346526" w:rsidP="00346526">
      <w:pPr>
        <w:ind w:left="420"/>
      </w:pPr>
      <w:r>
        <w:t xml:space="preserve">         0x9c0906a9L, 0xeb0e363fL, 0x72076785L, 0x05005713L,</w:t>
      </w:r>
    </w:p>
    <w:p w:rsidR="00346526" w:rsidRDefault="00346526" w:rsidP="00346526">
      <w:pPr>
        <w:ind w:left="420"/>
      </w:pPr>
      <w:r>
        <w:t xml:space="preserve">         0x95bf4a82L, 0xe2b87a14L, 0x7bb12baeL, 0x0cb61b38L,</w:t>
      </w:r>
    </w:p>
    <w:p w:rsidR="00346526" w:rsidRDefault="00346526" w:rsidP="00346526">
      <w:pPr>
        <w:ind w:left="420"/>
      </w:pPr>
      <w:r>
        <w:t xml:space="preserve">         0x92d28e9bL, 0xe5d5be0dL, 0x7cdcefb7L, 0x0bdbdf21L,</w:t>
      </w:r>
    </w:p>
    <w:p w:rsidR="00346526" w:rsidRDefault="00346526" w:rsidP="00346526">
      <w:pPr>
        <w:ind w:left="420"/>
      </w:pPr>
      <w:r>
        <w:t xml:space="preserve">         0x86d3d2d4L, 0xf1d4e242L, 0x68ddb3f8L, 0x1fda836eL,</w:t>
      </w:r>
    </w:p>
    <w:p w:rsidR="00346526" w:rsidRDefault="00346526" w:rsidP="00346526">
      <w:pPr>
        <w:ind w:left="420"/>
      </w:pPr>
      <w:r>
        <w:t xml:space="preserve">         0x81be16cdL, 0xf6b9265bL, 0x6fb077e1L, 0x18b74777L,</w:t>
      </w:r>
    </w:p>
    <w:p w:rsidR="00346526" w:rsidRDefault="00346526" w:rsidP="00346526">
      <w:pPr>
        <w:ind w:left="420"/>
      </w:pPr>
      <w:r>
        <w:t xml:space="preserve">         0x88085ae6L, 0xff0f6a70L, 0x66063bcaL, 0x11010b5cL,</w:t>
      </w:r>
    </w:p>
    <w:p w:rsidR="00346526" w:rsidRDefault="00346526" w:rsidP="00346526">
      <w:pPr>
        <w:ind w:left="420"/>
      </w:pPr>
      <w:r>
        <w:t xml:space="preserve">         0x8f659effL, 0xf862ae69L, 0x616bffd3L, 0x166ccf45L,</w:t>
      </w:r>
    </w:p>
    <w:p w:rsidR="00346526" w:rsidRDefault="00346526" w:rsidP="00346526">
      <w:pPr>
        <w:ind w:left="420"/>
      </w:pPr>
      <w:r>
        <w:t xml:space="preserve">         0xa00ae278L, 0xd70dd2eeL, 0x4e048354L, 0x3903b3c2L,</w:t>
      </w:r>
    </w:p>
    <w:p w:rsidR="00346526" w:rsidRDefault="00346526" w:rsidP="00346526">
      <w:pPr>
        <w:ind w:left="420"/>
      </w:pPr>
      <w:r>
        <w:t xml:space="preserve">         0xa7672661L, 0xd06016f7L, 0x4969474dL, 0x3e6e77dbL,</w:t>
      </w:r>
    </w:p>
    <w:p w:rsidR="00346526" w:rsidRDefault="00346526" w:rsidP="00346526">
      <w:pPr>
        <w:ind w:left="420"/>
      </w:pPr>
      <w:r>
        <w:t xml:space="preserve">         0xaed16a4aL, 0xd9d65adcL, 0x40df0b66L, 0x37d83bf0L,</w:t>
      </w:r>
    </w:p>
    <w:p w:rsidR="00346526" w:rsidRDefault="00346526" w:rsidP="00346526">
      <w:pPr>
        <w:ind w:left="420"/>
      </w:pPr>
      <w:r>
        <w:t xml:space="preserve">         0xa9bcae53L, 0xdebb9ec5L, 0x47b2cf7fL, 0x30b5ffe9L,</w:t>
      </w:r>
    </w:p>
    <w:p w:rsidR="00346526" w:rsidRDefault="00346526" w:rsidP="00346526">
      <w:pPr>
        <w:ind w:left="420"/>
      </w:pPr>
      <w:r>
        <w:t xml:space="preserve">         0xbdbdf21cL, 0xcabac28aL, 0x53b39330L, 0x24b4a3a6L,</w:t>
      </w:r>
    </w:p>
    <w:p w:rsidR="00346526" w:rsidRDefault="00346526" w:rsidP="00346526">
      <w:pPr>
        <w:ind w:left="420"/>
      </w:pPr>
      <w:r>
        <w:t xml:space="preserve">         0xbad03605L, 0xcdd70693L, 0x54de5729L, 0x23d967bfL,</w:t>
      </w:r>
    </w:p>
    <w:p w:rsidR="00346526" w:rsidRDefault="00346526" w:rsidP="00346526">
      <w:pPr>
        <w:ind w:left="420"/>
      </w:pPr>
      <w:r>
        <w:t xml:space="preserve">         0xb3667a2eL, 0xc4614ab8L, 0x5d681b02L, 0x2a6f2b94L,</w:t>
      </w:r>
    </w:p>
    <w:p w:rsidR="00346526" w:rsidRDefault="00346526" w:rsidP="00346526">
      <w:pPr>
        <w:ind w:left="420"/>
      </w:pPr>
      <w:r>
        <w:t xml:space="preserve">         0xb40bbe37L, 0xc30c8ea1L, 0x5a05df1bL, 0x2d02ef8dL</w:t>
      </w:r>
    </w:p>
    <w:p w:rsidR="00346526" w:rsidRDefault="00346526" w:rsidP="00346526">
      <w:pPr>
        <w:ind w:left="420"/>
      </w:pPr>
      <w:r>
        <w:t>};</w:t>
      </w:r>
    </w:p>
    <w:p w:rsidR="00346526" w:rsidRDefault="00346526" w:rsidP="00346526">
      <w:pPr>
        <w:ind w:left="420"/>
      </w:pPr>
    </w:p>
    <w:p w:rsidR="00346526" w:rsidRDefault="00346526" w:rsidP="00346526">
      <w:pPr>
        <w:ind w:left="420"/>
      </w:pPr>
      <w:r>
        <w:t>T_U32 CalcCRC32Partial(const T_U8 *bufPtr, T_S32 size, T_U32 crc32)</w:t>
      </w:r>
    </w:p>
    <w:p w:rsidR="00346526" w:rsidRDefault="00346526" w:rsidP="00346526">
      <w:pPr>
        <w:ind w:left="420"/>
      </w:pPr>
      <w:r>
        <w:t>{</w:t>
      </w:r>
    </w:p>
    <w:p w:rsidR="00346526" w:rsidRDefault="00346526" w:rsidP="00346526">
      <w:pPr>
        <w:ind w:left="420"/>
      </w:pPr>
      <w:r>
        <w:t xml:space="preserve">    T_S32 i;</w:t>
      </w:r>
    </w:p>
    <w:p w:rsidR="00346526" w:rsidRDefault="00346526" w:rsidP="00346526">
      <w:pPr>
        <w:ind w:left="420"/>
      </w:pPr>
    </w:p>
    <w:p w:rsidR="00346526" w:rsidRDefault="00346526" w:rsidP="00346526">
      <w:pPr>
        <w:ind w:left="420"/>
      </w:pPr>
      <w:r>
        <w:t xml:space="preserve">    for (i = 0; i &lt; size; i++)</w:t>
      </w:r>
    </w:p>
    <w:p w:rsidR="00346526" w:rsidRDefault="00346526" w:rsidP="00346526">
      <w:pPr>
        <w:ind w:left="420"/>
      </w:pPr>
      <w:r>
        <w:t xml:space="preserve">    {</w:t>
      </w:r>
    </w:p>
    <w:p w:rsidR="00346526" w:rsidRDefault="00346526" w:rsidP="00346526">
      <w:pPr>
        <w:ind w:left="420"/>
      </w:pPr>
      <w:r>
        <w:t xml:space="preserve">        crc32 = crc32tab[(crc32 ^ bufPtr[i]) &amp; 0xff] ^ (crc32 &gt;&gt; 8);</w:t>
      </w:r>
    </w:p>
    <w:p w:rsidR="00346526" w:rsidRDefault="00346526" w:rsidP="00346526">
      <w:pPr>
        <w:ind w:left="420"/>
      </w:pPr>
      <w:r>
        <w:t xml:space="preserve">    }</w:t>
      </w:r>
    </w:p>
    <w:p w:rsidR="00346526" w:rsidRDefault="00346526" w:rsidP="00346526">
      <w:pPr>
        <w:ind w:left="420"/>
      </w:pPr>
      <w:r>
        <w:t xml:space="preserve">    </w:t>
      </w:r>
    </w:p>
    <w:p w:rsidR="00346526" w:rsidRDefault="00346526" w:rsidP="00346526">
      <w:pPr>
        <w:ind w:left="420"/>
      </w:pPr>
      <w:r>
        <w:t xml:space="preserve">    return crc32;</w:t>
      </w:r>
    </w:p>
    <w:p w:rsidR="00346526" w:rsidRDefault="00346526" w:rsidP="00346526">
      <w:pPr>
        <w:ind w:left="420"/>
      </w:pPr>
      <w:r>
        <w:t>}</w:t>
      </w:r>
    </w:p>
    <w:p w:rsidR="00DD3A59" w:rsidRDefault="00DD3A59" w:rsidP="00346526">
      <w:pPr>
        <w:ind w:left="420"/>
      </w:pPr>
    </w:p>
    <w:p w:rsidR="00944816" w:rsidRDefault="009F310B" w:rsidP="00D27273">
      <w:pPr>
        <w:pStyle w:val="2"/>
        <w:numPr>
          <w:ilvl w:val="1"/>
          <w:numId w:val="9"/>
        </w:numPr>
      </w:pPr>
      <w:bookmarkStart w:id="10541" w:name="_Ref476745888"/>
      <w:r>
        <w:rPr>
          <w:rFonts w:hint="eastAsia"/>
        </w:rPr>
        <w:t>Dose Unit</w:t>
      </w:r>
      <w:bookmarkEnd w:id="10541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9F310B" w:rsidRPr="00A36C09" w:rsidTr="009F310B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mcg/kg</w:t>
            </w:r>
            <w:r w:rsidR="009E4603">
              <w:rPr>
                <w:rFonts w:ascii="Arial" w:eastAsia="宋体" w:hAnsi="Arial" w:cs="Arial"/>
                <w:color w:val="000000"/>
                <w:kern w:val="0"/>
                <w:sz w:val="22"/>
              </w:rPr>
              <w:t>/h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9F310B" w:rsidRPr="00A36C09" w:rsidTr="009F310B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mg/kg/h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9F310B" w:rsidRPr="00A36C09" w:rsidTr="009F310B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310B" w:rsidRPr="00A36C09" w:rsidRDefault="009E4603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mcg/kg/min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9F310B" w:rsidRPr="00A36C09" w:rsidTr="009F310B">
        <w:trPr>
          <w:trHeight w:val="300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310B" w:rsidRPr="00A36C09" w:rsidRDefault="009E4603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mg/kg/min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F310B" w:rsidRPr="00A36C09" w:rsidRDefault="009F310B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0x03</w:t>
            </w:r>
          </w:p>
        </w:tc>
      </w:tr>
    </w:tbl>
    <w:p w:rsidR="009F310B" w:rsidRDefault="00C744B9" w:rsidP="00D27273">
      <w:pPr>
        <w:pStyle w:val="2"/>
        <w:numPr>
          <w:ilvl w:val="1"/>
          <w:numId w:val="9"/>
        </w:numPr>
      </w:pPr>
      <w:bookmarkStart w:id="10542" w:name="_Ref476745986"/>
      <w:r>
        <w:t>Weight Unit</w:t>
      </w:r>
      <w:bookmarkEnd w:id="10542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C74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kg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C744B9" w:rsidRDefault="00C744B9" w:rsidP="009F310B"/>
    <w:p w:rsidR="00C744B9" w:rsidRDefault="00C744B9" w:rsidP="00D27273">
      <w:pPr>
        <w:pStyle w:val="2"/>
        <w:numPr>
          <w:ilvl w:val="1"/>
          <w:numId w:val="9"/>
        </w:numPr>
      </w:pPr>
      <w:bookmarkStart w:id="10543" w:name="_Ref476746075"/>
      <w:r>
        <w:t>Drug Solution Unit</w:t>
      </w:r>
      <w:bookmarkEnd w:id="10543"/>
    </w:p>
    <w:p w:rsidR="00C744B9" w:rsidRDefault="00C744B9" w:rsidP="009F310B"/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mg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C744B9" w:rsidRPr="00A36C09" w:rsidTr="00BF4494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44B9" w:rsidRPr="00A36C09" w:rsidRDefault="00C744B9" w:rsidP="00BF449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683A72" w:rsidRDefault="00683A72" w:rsidP="00683A72">
      <w:pPr>
        <w:pStyle w:val="2"/>
        <w:numPr>
          <w:ilvl w:val="1"/>
          <w:numId w:val="9"/>
        </w:numPr>
      </w:pPr>
      <w:bookmarkStart w:id="10544" w:name="_Ref12365078"/>
      <w:r>
        <w:t xml:space="preserve">Drug </w:t>
      </w:r>
      <w:r>
        <w:rPr>
          <w:rFonts w:hint="eastAsia"/>
        </w:rPr>
        <w:t xml:space="preserve">Mass </w:t>
      </w:r>
      <w:r>
        <w:t>Unit</w:t>
      </w:r>
      <w:bookmarkEnd w:id="10544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683A72" w:rsidRPr="00A36C09" w:rsidTr="00987988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g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683A72" w:rsidRPr="00A36C09" w:rsidTr="00987988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mg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683A72" w:rsidRPr="00A36C09" w:rsidTr="00987988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ug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3A72" w:rsidRPr="00A36C09" w:rsidRDefault="00683A72" w:rsidP="00987988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A369B3" w:rsidRPr="00A369B3" w:rsidRDefault="00A369B3" w:rsidP="00A369B3"/>
    <w:p w:rsidR="00C21F28" w:rsidRDefault="00C21F28" w:rsidP="00D27273">
      <w:pPr>
        <w:pStyle w:val="2"/>
        <w:numPr>
          <w:ilvl w:val="1"/>
          <w:numId w:val="9"/>
        </w:numPr>
      </w:pPr>
      <w:bookmarkStart w:id="10545" w:name="_Ref452367833"/>
      <w:bookmarkStart w:id="10546" w:name="_Ref454268756"/>
      <w:bookmarkStart w:id="10547" w:name="_Ref482882066"/>
      <w:r>
        <w:t xml:space="preserve">File </w:t>
      </w:r>
      <w:bookmarkEnd w:id="10545"/>
      <w:bookmarkEnd w:id="10546"/>
      <w:r>
        <w:t>Type</w:t>
      </w:r>
      <w:bookmarkEnd w:id="10547"/>
    </w:p>
    <w:tbl>
      <w:tblPr>
        <w:tblpPr w:leftFromText="180" w:rightFromText="180" w:vertAnchor="text" w:tblpY="1"/>
        <w:tblOverlap w:val="never"/>
        <w:tblW w:w="46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1000"/>
        <w:gridCol w:w="1209"/>
      </w:tblGrid>
      <w:tr w:rsidR="00BD1C02" w:rsidTr="00461B88">
        <w:trPr>
          <w:trHeight w:val="285"/>
        </w:trPr>
        <w:tc>
          <w:tcPr>
            <w:tcW w:w="2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</w:rPr>
            </w:pPr>
            <w:r>
              <w:rPr>
                <w:b/>
                <w:bCs/>
              </w:rPr>
              <w:t>Main Pump firmware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0x00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1C02" w:rsidRDefault="00BD1C02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bootloader</w:t>
            </w:r>
          </w:p>
        </w:tc>
      </w:tr>
      <w:tr w:rsidR="00BD1C02" w:rsidTr="00461B88">
        <w:trPr>
          <w:trHeight w:val="285"/>
        </w:trPr>
        <w:tc>
          <w:tcPr>
            <w:tcW w:w="2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BD1C02" w:rsidRDefault="00BD1C02">
            <w:pPr>
              <w:rPr>
                <w:rFonts w:ascii="Calibri" w:hAnsi="Calibri" w:cs="宋体"/>
                <w:b/>
                <w:bCs/>
                <w:szCs w:val="21"/>
              </w:rPr>
            </w:pPr>
            <w:r>
              <w:rPr>
                <w:b/>
                <w:bCs/>
              </w:rPr>
              <w:t>UI Pump firmware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ascii="Arial" w:hAnsi="Arial" w:cs="Arial"/>
                <w:color w:val="000000"/>
              </w:rPr>
              <w:t>0x01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1C02" w:rsidRDefault="00BD1C02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bootloader</w:t>
            </w:r>
          </w:p>
        </w:tc>
      </w:tr>
      <w:tr w:rsidR="00BD1C02" w:rsidTr="00461B88">
        <w:trPr>
          <w:trHeight w:val="285"/>
        </w:trPr>
        <w:tc>
          <w:tcPr>
            <w:tcW w:w="2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</w:rPr>
            </w:pPr>
            <w:r>
              <w:rPr>
                <w:b/>
                <w:bCs/>
              </w:rPr>
              <w:t>Logo File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0x02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1C02" w:rsidRDefault="00BD1C02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bootloader</w:t>
            </w:r>
          </w:p>
        </w:tc>
      </w:tr>
      <w:tr w:rsidR="00BD1C02" w:rsidTr="00461B88">
        <w:trPr>
          <w:trHeight w:val="285"/>
        </w:trPr>
        <w:tc>
          <w:tcPr>
            <w:tcW w:w="243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BD1C02" w:rsidRDefault="00BD1C02">
            <w:pPr>
              <w:rPr>
                <w:rFonts w:ascii="Calibri" w:hAnsi="Calibri" w:cs="宋体"/>
                <w:b/>
                <w:bCs/>
                <w:szCs w:val="21"/>
              </w:rPr>
            </w:pPr>
            <w:r>
              <w:rPr>
                <w:b/>
                <w:bCs/>
              </w:rPr>
              <w:t>Font Lib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D1C02" w:rsidRDefault="00BD1C02">
            <w:pPr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ascii="Arial" w:hAnsi="Arial" w:cs="Arial"/>
                <w:color w:val="000000"/>
              </w:rPr>
              <w:t>0x03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1C02" w:rsidRDefault="00BD1C02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bootloader</w:t>
            </w:r>
          </w:p>
        </w:tc>
      </w:tr>
      <w:tr w:rsidR="004255A0" w:rsidTr="00461B88">
        <w:trPr>
          <w:trHeight w:val="285"/>
        </w:trPr>
        <w:tc>
          <w:tcPr>
            <w:tcW w:w="2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255A0" w:rsidRDefault="004255A0">
            <w:pPr>
              <w:rPr>
                <w:b/>
                <w:bCs/>
              </w:rPr>
            </w:pPr>
            <w:r>
              <w:rPr>
                <w:b/>
                <w:bCs/>
              </w:rPr>
              <w:t>Safety Pump firmware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55A0" w:rsidRDefault="004255A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0x04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55A0" w:rsidRDefault="004255A0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bootloader</w:t>
            </w:r>
          </w:p>
        </w:tc>
      </w:tr>
    </w:tbl>
    <w:p w:rsidR="00BD1C02" w:rsidRPr="00BD1C02" w:rsidRDefault="004255A0" w:rsidP="00BD1C02">
      <w:r>
        <w:br w:type="textWrapping" w:clear="all"/>
      </w:r>
    </w:p>
    <w:p w:rsidR="00C21F28" w:rsidRDefault="00493448" w:rsidP="00D27273">
      <w:pPr>
        <w:pStyle w:val="2"/>
        <w:numPr>
          <w:ilvl w:val="1"/>
          <w:numId w:val="9"/>
        </w:numPr>
      </w:pPr>
      <w:bookmarkStart w:id="10548" w:name="_Ref452385053"/>
      <w:r>
        <w:softHyphen/>
      </w:r>
      <w:r w:rsidR="00C21F28">
        <w:t>Send File Result</w:t>
      </w:r>
      <w:bookmarkEnd w:id="10548"/>
    </w:p>
    <w:tbl>
      <w:tblPr>
        <w:tblW w:w="2160" w:type="dxa"/>
        <w:jc w:val="center"/>
        <w:tblLook w:val="04A0" w:firstRow="1" w:lastRow="0" w:firstColumn="1" w:lastColumn="0" w:noHBand="0" w:noVBand="1"/>
      </w:tblPr>
      <w:tblGrid>
        <w:gridCol w:w="1080"/>
        <w:gridCol w:w="1080"/>
      </w:tblGrid>
      <w:tr w:rsidR="00C21F28" w:rsidTr="00C21F28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21F28" w:rsidRDefault="00C21F28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Fail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C21F28" w:rsidRDefault="00C21F28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</w:t>
            </w:r>
          </w:p>
        </w:tc>
      </w:tr>
      <w:tr w:rsidR="00306B6E" w:rsidTr="00C21F28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06B6E" w:rsidRDefault="00306B6E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Success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306B6E" w:rsidRDefault="00306B6E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</w:tr>
      <w:tr w:rsidR="00C21F28" w:rsidTr="00C21F28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21F28" w:rsidRDefault="00306B6E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Cancel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C21F28" w:rsidRDefault="00306B6E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0x02</w:t>
            </w:r>
          </w:p>
        </w:tc>
      </w:tr>
    </w:tbl>
    <w:p w:rsidR="00D577DE" w:rsidRDefault="00D577DE" w:rsidP="00D27273">
      <w:pPr>
        <w:pStyle w:val="2"/>
        <w:numPr>
          <w:ilvl w:val="1"/>
          <w:numId w:val="9"/>
        </w:numPr>
      </w:pPr>
      <w:bookmarkStart w:id="10549" w:name="_Ref483213374"/>
      <w:r>
        <w:softHyphen/>
        <w:t>Pump Mode</w:t>
      </w:r>
      <w:bookmarkEnd w:id="10549"/>
    </w:p>
    <w:tbl>
      <w:tblPr>
        <w:tblW w:w="2274" w:type="dxa"/>
        <w:jc w:val="center"/>
        <w:tblLook w:val="04A0" w:firstRow="1" w:lastRow="0" w:firstColumn="1" w:lastColumn="0" w:noHBand="0" w:noVBand="1"/>
      </w:tblPr>
      <w:tblGrid>
        <w:gridCol w:w="1194"/>
        <w:gridCol w:w="1080"/>
      </w:tblGrid>
      <w:tr w:rsidR="00D577DE" w:rsidTr="00D577DE">
        <w:trPr>
          <w:trHeight w:val="285"/>
          <w:jc w:val="center"/>
        </w:trPr>
        <w:tc>
          <w:tcPr>
            <w:tcW w:w="11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77DE" w:rsidRDefault="00D577DE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D577DE" w:rsidRDefault="00D577DE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</w:t>
            </w:r>
          </w:p>
        </w:tc>
      </w:tr>
      <w:tr w:rsidR="00D577DE" w:rsidTr="00D577DE">
        <w:trPr>
          <w:trHeight w:val="285"/>
          <w:jc w:val="center"/>
        </w:trPr>
        <w:tc>
          <w:tcPr>
            <w:tcW w:w="11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577DE" w:rsidRDefault="00D577DE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Bootloader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D577DE" w:rsidRDefault="00D577DE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</w:tr>
    </w:tbl>
    <w:p w:rsidR="00D577DE" w:rsidRDefault="00D577DE" w:rsidP="00D577DE">
      <w:pPr>
        <w:ind w:left="420"/>
      </w:pPr>
    </w:p>
    <w:p w:rsidR="002A363F" w:rsidRDefault="002A363F" w:rsidP="00D27273">
      <w:pPr>
        <w:pStyle w:val="2"/>
        <w:numPr>
          <w:ilvl w:val="1"/>
          <w:numId w:val="9"/>
        </w:numPr>
      </w:pPr>
      <w:bookmarkStart w:id="10550" w:name="_Ref483313931"/>
      <w:r w:rsidRPr="002A363F">
        <w:rPr>
          <w:rFonts w:hint="eastAsia"/>
        </w:rPr>
        <w:t>Firmware Type</w:t>
      </w:r>
      <w:bookmarkEnd w:id="10550"/>
    </w:p>
    <w:tbl>
      <w:tblPr>
        <w:tblW w:w="3824" w:type="dxa"/>
        <w:jc w:val="center"/>
        <w:tblLook w:val="04A0" w:firstRow="1" w:lastRow="0" w:firstColumn="1" w:lastColumn="0" w:noHBand="0" w:noVBand="1"/>
      </w:tblPr>
      <w:tblGrid>
        <w:gridCol w:w="2400"/>
        <w:gridCol w:w="1424"/>
      </w:tblGrid>
      <w:tr w:rsidR="002A363F" w:rsidTr="002B5BAA">
        <w:trPr>
          <w:trHeight w:val="237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 w:rsidRPr="00BB2887">
              <w:t>Main</w:t>
            </w:r>
            <w:r w:rsidR="00FB5CA5">
              <w:t>/Slave</w:t>
            </w:r>
            <w:r w:rsidR="000F51BF">
              <w:t xml:space="preserve"> </w:t>
            </w:r>
            <w:r w:rsidRPr="00BB2887">
              <w:t>Firmware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</w:t>
            </w:r>
          </w:p>
        </w:tc>
      </w:tr>
      <w:tr w:rsidR="002A363F" w:rsidTr="002B5BAA">
        <w:trPr>
          <w:trHeight w:val="237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 w:rsidRPr="00BB2887">
              <w:t>UI</w:t>
            </w:r>
            <w:r w:rsidR="00FB5CA5">
              <w:t>/Master</w:t>
            </w:r>
            <w:r w:rsidR="00016629">
              <w:t xml:space="preserve"> </w:t>
            </w:r>
            <w:r w:rsidRPr="00BB2887">
              <w:t>Firmware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</w:tr>
      <w:tr w:rsidR="002A363F" w:rsidTr="002B5BAA">
        <w:trPr>
          <w:trHeight w:val="237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 w:rsidRPr="00BB2887">
              <w:t>Main</w:t>
            </w:r>
            <w:r w:rsidR="00FB5CA5">
              <w:t>/Slave</w:t>
            </w:r>
            <w:r w:rsidR="008E42E6">
              <w:t xml:space="preserve"> </w:t>
            </w:r>
            <w:r w:rsidRPr="00BB2887">
              <w:t>Bootloader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0x02</w:t>
            </w:r>
          </w:p>
        </w:tc>
      </w:tr>
      <w:tr w:rsidR="002A363F" w:rsidTr="002B5BAA">
        <w:trPr>
          <w:trHeight w:val="237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363F" w:rsidRDefault="002A363F">
            <w:pPr>
              <w:widowControl/>
              <w:jc w:val="left"/>
              <w:rPr>
                <w:b/>
              </w:rPr>
            </w:pPr>
            <w:r w:rsidRPr="00BB2887">
              <w:t>UI</w:t>
            </w:r>
            <w:r w:rsidR="00FB5CA5">
              <w:t>/Master</w:t>
            </w:r>
            <w:r w:rsidR="00BC2262">
              <w:t xml:space="preserve"> </w:t>
            </w:r>
            <w:r w:rsidRPr="00BB2887">
              <w:t>Bootloader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A363F" w:rsidRDefault="002A363F" w:rsidP="002B2BD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0x03</w:t>
            </w:r>
          </w:p>
        </w:tc>
      </w:tr>
      <w:tr w:rsidR="002B5BAA" w:rsidRPr="005C6539" w:rsidTr="002B5BAA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5BAA" w:rsidRPr="002B5BAA" w:rsidRDefault="002B5BAA" w:rsidP="006F6052">
            <w:pPr>
              <w:widowControl/>
              <w:jc w:val="left"/>
            </w:pPr>
            <w:r w:rsidRPr="002B5BAA">
              <w:t>UI</w:t>
            </w:r>
            <w:r w:rsidR="00FB5CA5">
              <w:t xml:space="preserve">/Master </w:t>
            </w:r>
            <w:r w:rsidRPr="002B5BAA">
              <w:t>Flash Data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5BAA" w:rsidRPr="002B5BAA" w:rsidRDefault="002B5BAA" w:rsidP="006F6052">
            <w:pPr>
              <w:widowControl/>
              <w:jc w:val="left"/>
              <w:rPr>
                <w:b/>
              </w:rPr>
            </w:pPr>
            <w:r w:rsidRPr="002B5BAA">
              <w:rPr>
                <w:b/>
              </w:rPr>
              <w:t>0x0</w:t>
            </w:r>
            <w:r>
              <w:rPr>
                <w:rFonts w:hint="eastAsia"/>
                <w:b/>
              </w:rPr>
              <w:t>4</w:t>
            </w:r>
          </w:p>
        </w:tc>
      </w:tr>
      <w:tr w:rsidR="002B5BAA" w:rsidRPr="005C6539" w:rsidTr="002B5BAA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5BAA" w:rsidRPr="002B5BAA" w:rsidRDefault="002B5BAA" w:rsidP="006F6052">
            <w:pPr>
              <w:widowControl/>
              <w:jc w:val="left"/>
            </w:pPr>
            <w:r w:rsidRPr="002B5BAA">
              <w:t>Main</w:t>
            </w:r>
            <w:r w:rsidR="00FB5CA5">
              <w:t>/Slave</w:t>
            </w:r>
            <w:r w:rsidRPr="002B5BAA">
              <w:t xml:space="preserve"> Flash Data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5BAA" w:rsidRPr="002B5BAA" w:rsidRDefault="002B5BAA" w:rsidP="006F6052">
            <w:pPr>
              <w:widowControl/>
              <w:jc w:val="left"/>
              <w:rPr>
                <w:b/>
              </w:rPr>
            </w:pPr>
            <w:r w:rsidRPr="002B5BAA">
              <w:rPr>
                <w:b/>
              </w:rPr>
              <w:t>0x0</w:t>
            </w:r>
            <w:r>
              <w:rPr>
                <w:rFonts w:hint="eastAsia"/>
                <w:b/>
              </w:rPr>
              <w:t>5</w:t>
            </w:r>
          </w:p>
        </w:tc>
      </w:tr>
      <w:tr w:rsidR="002B5BAA" w:rsidRPr="005C6539" w:rsidTr="002B5BAA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5BAA" w:rsidRPr="002B5BAA" w:rsidRDefault="002B5BAA" w:rsidP="006F6052">
            <w:pPr>
              <w:widowControl/>
              <w:jc w:val="left"/>
            </w:pPr>
            <w:r w:rsidRPr="002B5BAA">
              <w:t>Drug Library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BAA" w:rsidRPr="002B5BAA" w:rsidRDefault="002B5BAA" w:rsidP="006F6052">
            <w:pPr>
              <w:widowControl/>
              <w:jc w:val="left"/>
              <w:rPr>
                <w:b/>
              </w:rPr>
            </w:pPr>
            <w:r w:rsidRPr="002B5BAA">
              <w:rPr>
                <w:b/>
              </w:rPr>
              <w:t>0x0</w:t>
            </w:r>
            <w:r>
              <w:rPr>
                <w:rFonts w:hint="eastAsia"/>
                <w:b/>
              </w:rPr>
              <w:t>6</w:t>
            </w:r>
          </w:p>
        </w:tc>
      </w:tr>
      <w:tr w:rsidR="002B5BAA" w:rsidRPr="005C6539" w:rsidTr="002B5BAA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5BAA" w:rsidRPr="002B5BAA" w:rsidRDefault="002B5BAA" w:rsidP="006F6052">
            <w:pPr>
              <w:widowControl/>
              <w:jc w:val="left"/>
            </w:pPr>
            <w:r w:rsidRPr="002B5BAA">
              <w:t>Main Preset Syringe Data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BAA" w:rsidRPr="002B5BAA" w:rsidRDefault="002B5BAA" w:rsidP="006F6052">
            <w:pPr>
              <w:widowControl/>
              <w:jc w:val="left"/>
              <w:rPr>
                <w:b/>
              </w:rPr>
            </w:pPr>
            <w:r w:rsidRPr="002B5BAA">
              <w:rPr>
                <w:b/>
              </w:rPr>
              <w:t>0x0</w:t>
            </w:r>
            <w:r>
              <w:rPr>
                <w:rFonts w:hint="eastAsia"/>
                <w:b/>
              </w:rPr>
              <w:t>7</w:t>
            </w:r>
          </w:p>
        </w:tc>
      </w:tr>
      <w:tr w:rsidR="002B5BAA" w:rsidRPr="005C6539" w:rsidTr="002B5BAA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5BAA" w:rsidRPr="002B5BAA" w:rsidRDefault="002B5BAA" w:rsidP="006F6052">
            <w:pPr>
              <w:widowControl/>
              <w:jc w:val="left"/>
            </w:pPr>
            <w:r w:rsidRPr="002B5BAA">
              <w:t>Voice Image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BAA" w:rsidRPr="002B5BAA" w:rsidRDefault="002B5BAA" w:rsidP="006F6052">
            <w:pPr>
              <w:widowControl/>
              <w:jc w:val="left"/>
              <w:rPr>
                <w:b/>
              </w:rPr>
            </w:pPr>
            <w:r w:rsidRPr="002B5BAA">
              <w:rPr>
                <w:b/>
              </w:rPr>
              <w:t>0x0</w:t>
            </w:r>
            <w:r>
              <w:rPr>
                <w:rFonts w:hint="eastAsia"/>
                <w:b/>
              </w:rPr>
              <w:t>8</w:t>
            </w:r>
          </w:p>
        </w:tc>
      </w:tr>
      <w:tr w:rsidR="009A7FFD" w:rsidRPr="005C6539" w:rsidTr="00461B88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7FFD" w:rsidRPr="002B5BAA" w:rsidRDefault="009A7FFD" w:rsidP="009A7FFD">
            <w:pPr>
              <w:widowControl/>
              <w:jc w:val="left"/>
            </w:pPr>
            <w:r>
              <w:t xml:space="preserve">Safety </w:t>
            </w:r>
            <w:r w:rsidRPr="00BB2887">
              <w:t>Firmware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A7FFD" w:rsidRPr="002B5BAA" w:rsidRDefault="009A7FFD" w:rsidP="009A7FFD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0x09</w:t>
            </w:r>
          </w:p>
        </w:tc>
      </w:tr>
      <w:tr w:rsidR="00E2401B" w:rsidRPr="005C6539" w:rsidTr="00B31294">
        <w:trPr>
          <w:trHeight w:val="285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401B" w:rsidRDefault="00E2401B" w:rsidP="009A7FFD">
            <w:pPr>
              <w:widowControl/>
              <w:jc w:val="left"/>
            </w:pPr>
            <w:r>
              <w:t xml:space="preserve">Safety </w:t>
            </w:r>
            <w:r w:rsidRPr="00BB2887">
              <w:t>Bootloader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2401B" w:rsidRDefault="00E2401B" w:rsidP="009A7FFD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0x0A</w:t>
            </w:r>
          </w:p>
        </w:tc>
      </w:tr>
    </w:tbl>
    <w:p w:rsidR="00745BC9" w:rsidRDefault="002C574F" w:rsidP="00D27273">
      <w:pPr>
        <w:pStyle w:val="2"/>
        <w:numPr>
          <w:ilvl w:val="1"/>
          <w:numId w:val="9"/>
        </w:numPr>
      </w:pPr>
      <w:bookmarkStart w:id="10551" w:name="_Ref519865618"/>
      <w:r>
        <w:rPr>
          <w:rFonts w:hint="eastAsia"/>
        </w:rPr>
        <w:t>Pressure</w:t>
      </w:r>
      <w:r w:rsidRPr="005C6539">
        <w:t xml:space="preserve"> Level</w:t>
      </w:r>
      <w:bookmarkEnd w:id="10551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745BC9" w:rsidRPr="005C6539" w:rsidTr="0083720F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321A0F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t>Level</w:t>
            </w:r>
            <w: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745BC9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745BC9" w:rsidRPr="005C6539" w:rsidTr="0083720F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5BC9" w:rsidRPr="005C6539" w:rsidRDefault="00321A0F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t>Level</w:t>
            </w:r>
            <w: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45BC9" w:rsidRPr="005C6539" w:rsidRDefault="00745BC9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745BC9" w:rsidRPr="005C6539" w:rsidTr="0083720F">
        <w:trPr>
          <w:trHeight w:val="285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321A0F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t>Level</w:t>
            </w:r>
            <w: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745BC9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2</w:t>
            </w:r>
          </w:p>
        </w:tc>
      </w:tr>
      <w:tr w:rsidR="00745BC9" w:rsidRPr="005C6539" w:rsidTr="00321A0F">
        <w:trPr>
          <w:trHeight w:val="289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321A0F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t>Level</w:t>
            </w:r>
            <w: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45BC9" w:rsidRPr="005C6539" w:rsidRDefault="00745BC9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3</w:t>
            </w:r>
          </w:p>
        </w:tc>
      </w:tr>
      <w:tr w:rsidR="00321A0F" w:rsidRPr="005C6539" w:rsidTr="00321A0F">
        <w:trPr>
          <w:trHeight w:val="289"/>
          <w:jc w:val="center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1A0F" w:rsidRPr="00321A0F" w:rsidRDefault="00321A0F" w:rsidP="0083720F">
            <w:pPr>
              <w:widowControl/>
              <w:jc w:val="left"/>
            </w:pPr>
            <w:r w:rsidRPr="005C6539">
              <w:t>Level</w:t>
            </w:r>
            <w: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1A0F" w:rsidRPr="00321A0F" w:rsidRDefault="00321A0F" w:rsidP="0083720F">
            <w:pPr>
              <w:widowControl/>
              <w:jc w:val="left"/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4</w:t>
            </w:r>
          </w:p>
        </w:tc>
      </w:tr>
    </w:tbl>
    <w:p w:rsidR="003E3866" w:rsidRDefault="003E3866" w:rsidP="00D27273">
      <w:pPr>
        <w:pStyle w:val="2"/>
        <w:numPr>
          <w:ilvl w:val="1"/>
          <w:numId w:val="9"/>
        </w:numPr>
      </w:pPr>
      <w:bookmarkStart w:id="10552" w:name="_Ref485214698"/>
      <w:r>
        <w:t>I</w:t>
      </w:r>
      <w:r w:rsidRPr="00A05C21">
        <w:t>nfusion</w:t>
      </w:r>
      <w:r w:rsidRPr="005C6539">
        <w:t xml:space="preserve"> </w:t>
      </w:r>
      <w:r>
        <w:t>Mode</w:t>
      </w:r>
      <w:bookmarkEnd w:id="10552"/>
    </w:p>
    <w:tbl>
      <w:tblPr>
        <w:tblW w:w="5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718"/>
        <w:gridCol w:w="2117"/>
      </w:tblGrid>
      <w:tr w:rsidR="00D931FE" w:rsidRPr="005C6539" w:rsidTr="00461B88">
        <w:trPr>
          <w:trHeight w:val="285"/>
          <w:jc w:val="center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速率模式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  <w:tc>
          <w:tcPr>
            <w:tcW w:w="2356" w:type="dxa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D931FE" w:rsidRPr="005C6539" w:rsidTr="00461B88">
        <w:trPr>
          <w:trHeight w:val="285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时间模式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  <w:tc>
          <w:tcPr>
            <w:tcW w:w="2356" w:type="dxa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D931FE" w:rsidRPr="005C6539" w:rsidTr="00461B88">
        <w:trPr>
          <w:trHeight w:val="285"/>
          <w:jc w:val="center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体重模式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2</w:t>
            </w:r>
          </w:p>
        </w:tc>
        <w:tc>
          <w:tcPr>
            <w:tcW w:w="2356" w:type="dxa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D931FE" w:rsidRPr="005C6539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多速率模式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  <w:hideMark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3</w:t>
            </w:r>
          </w:p>
        </w:tc>
        <w:tc>
          <w:tcPr>
            <w:tcW w:w="2356" w:type="dxa"/>
          </w:tcPr>
          <w:p w:rsidR="00D931FE" w:rsidRPr="005C6539" w:rsidRDefault="00D931FE" w:rsidP="0083720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  <w:tr w:rsidR="00A4534F" w:rsidRPr="005C6539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基本模式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0x10</w:t>
            </w:r>
          </w:p>
        </w:tc>
        <w:tc>
          <w:tcPr>
            <w:tcW w:w="2356" w:type="dxa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bookmarkStart w:id="10553" w:name="OLE_LINK3"/>
            <w:bookmarkStart w:id="10554" w:name="OLE_LINK4"/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  <w:bookmarkEnd w:id="10553"/>
            <w:bookmarkEnd w:id="10554"/>
          </w:p>
        </w:tc>
      </w:tr>
      <w:tr w:rsidR="00A4534F" w:rsidRPr="005C6539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4534F" w:rsidRPr="00452EF1" w:rsidRDefault="008D6CBD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LVP</w:t>
            </w:r>
            <w:r w:rsidR="00A4534F" w:rsidRPr="00593013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体重模式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0x11</w:t>
            </w:r>
          </w:p>
        </w:tc>
        <w:tc>
          <w:tcPr>
            <w:tcW w:w="2356" w:type="dxa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</w:p>
        </w:tc>
      </w:tr>
      <w:tr w:rsidR="00A4534F" w:rsidRPr="005C6539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4534F" w:rsidRPr="00593013" w:rsidRDefault="009B16A0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LVP</w:t>
            </w:r>
            <w:r w:rsidR="00A4534F" w:rsidRPr="00593013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多速率模式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0x12</w:t>
            </w:r>
          </w:p>
        </w:tc>
        <w:tc>
          <w:tcPr>
            <w:tcW w:w="2356" w:type="dxa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</w:p>
        </w:tc>
      </w:tr>
      <w:tr w:rsidR="00A4534F" w:rsidRPr="005C6539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4534F" w:rsidRPr="00593013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梯度模式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0x13</w:t>
            </w:r>
          </w:p>
        </w:tc>
        <w:tc>
          <w:tcPr>
            <w:tcW w:w="2356" w:type="dxa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</w:p>
        </w:tc>
      </w:tr>
      <w:tr w:rsidR="00A4534F" w:rsidRPr="007D3516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593013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步进模式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0x14</w:t>
            </w:r>
          </w:p>
        </w:tc>
        <w:tc>
          <w:tcPr>
            <w:tcW w:w="2356" w:type="dxa"/>
          </w:tcPr>
          <w:p w:rsidR="00A4534F" w:rsidRPr="00452EF1" w:rsidRDefault="00A4534F" w:rsidP="003E0BD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</w:p>
        </w:tc>
      </w:tr>
      <w:tr w:rsidR="00356AD3" w:rsidRPr="007D3516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356AD3" w:rsidRPr="00593013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基本模式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-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次级输注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A</w:t>
            </w:r>
          </w:p>
        </w:tc>
        <w:tc>
          <w:tcPr>
            <w:tcW w:w="2356" w:type="dxa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，输注过程中</w:t>
            </w:r>
          </w:p>
        </w:tc>
      </w:tr>
      <w:tr w:rsidR="00356AD3" w:rsidRPr="007D3516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356AD3" w:rsidRPr="00593013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LVP</w:t>
            </w:r>
            <w:r w:rsidRPr="00593013"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体重模式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-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次级输注</w:t>
            </w: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0x1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B</w:t>
            </w:r>
          </w:p>
        </w:tc>
        <w:tc>
          <w:tcPr>
            <w:tcW w:w="2356" w:type="dxa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  <w:r w:rsidRPr="00452EF1"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  <w:t>LVP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  <w:highlight w:val="yellow"/>
              </w:rPr>
              <w:t>，输注过程中</w:t>
            </w:r>
          </w:p>
        </w:tc>
      </w:tr>
      <w:tr w:rsidR="00356AD3" w:rsidRPr="007D3516" w:rsidTr="00461B88">
        <w:trPr>
          <w:trHeight w:val="28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356AD3" w:rsidRPr="00593013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479" w:type="dxa"/>
            <w:shd w:val="clear" w:color="auto" w:fill="auto"/>
            <w:noWrap/>
            <w:vAlign w:val="bottom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56" w:type="dxa"/>
          </w:tcPr>
          <w:p w:rsidR="00356AD3" w:rsidRPr="00452EF1" w:rsidRDefault="00356AD3" w:rsidP="00356AD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  <w:highlight w:val="yellow"/>
              </w:rPr>
            </w:pPr>
          </w:p>
        </w:tc>
      </w:tr>
    </w:tbl>
    <w:p w:rsidR="00CB3C68" w:rsidRPr="00154DEF" w:rsidRDefault="00CB3C68" w:rsidP="00D27273">
      <w:pPr>
        <w:pStyle w:val="2"/>
        <w:numPr>
          <w:ilvl w:val="1"/>
          <w:numId w:val="9"/>
        </w:numPr>
      </w:pPr>
      <w:bookmarkStart w:id="10555" w:name="_Ref484183858"/>
      <w:r w:rsidRPr="00154DEF">
        <w:t xml:space="preserve">Reset Command in </w:t>
      </w:r>
      <w:r>
        <w:t xml:space="preserve">SPI </w:t>
      </w:r>
      <w:r w:rsidRPr="00154DEF">
        <w:t>Flash</w:t>
      </w:r>
      <w:bookmarkEnd w:id="10555"/>
    </w:p>
    <w:p w:rsidR="00CB3C68" w:rsidRDefault="00CB3C68" w:rsidP="00CB3C68">
      <w:pPr>
        <w:ind w:left="420"/>
      </w:pPr>
    </w:p>
    <w:tbl>
      <w:tblPr>
        <w:tblW w:w="5205" w:type="dxa"/>
        <w:jc w:val="center"/>
        <w:tblLook w:val="04A0" w:firstRow="1" w:lastRow="0" w:firstColumn="1" w:lastColumn="0" w:noHBand="0" w:noVBand="1"/>
      </w:tblPr>
      <w:tblGrid>
        <w:gridCol w:w="3838"/>
        <w:gridCol w:w="1367"/>
      </w:tblGrid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40879" w:rsidRDefault="00840879" w:rsidP="006A6C10">
            <w:pPr>
              <w:widowControl/>
              <w:jc w:val="left"/>
              <w:rPr>
                <w:b/>
              </w:rPr>
            </w:pPr>
            <w:r>
              <w:t xml:space="preserve">C9 </w:t>
            </w:r>
            <w:r>
              <w:rPr>
                <w:b/>
              </w:rPr>
              <w:t>Reset data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6A6C10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40879" w:rsidRDefault="00840879" w:rsidP="006A6C10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压力传感器校准值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6A6C10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0x00000001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尺寸传感器校准值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0x00000002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近空传感器校准值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0x00000004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电池阈值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0x00000008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 w:rsidRPr="007E4547">
              <w:rPr>
                <w:rFonts w:hint="eastAsia"/>
              </w:rPr>
              <w:t xml:space="preserve">Main </w:t>
            </w:r>
            <w:r w:rsidRPr="007E4547">
              <w:rPr>
                <w:rFonts w:hint="eastAsia"/>
              </w:rPr>
              <w:t>压力校准时</w:t>
            </w:r>
            <w:r w:rsidRPr="007E4547">
              <w:rPr>
                <w:rFonts w:hint="eastAsia"/>
              </w:rPr>
              <w:t>10</w:t>
            </w:r>
            <w:r w:rsidRPr="007E4547">
              <w:rPr>
                <w:rFonts w:hint="eastAsia"/>
              </w:rPr>
              <w:t>个采集点参考值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0x00000010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注射器自校准值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0x00000020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注射器预设值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0x00000040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>Main 5</w:t>
            </w:r>
            <w:r>
              <w:rPr>
                <w:rFonts w:ascii="宋体" w:hAnsi="宋体" w:hint="eastAsia"/>
              </w:rPr>
              <w:t>档压力阈值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0x00000080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>Main ADC</w:t>
            </w:r>
            <w:r>
              <w:rPr>
                <w:rFonts w:ascii="宋体" w:hAnsi="宋体" w:hint="eastAsia"/>
              </w:rPr>
              <w:t>补偿值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0x00000100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t xml:space="preserve">Main </w:t>
            </w:r>
            <w:r>
              <w:rPr>
                <w:rFonts w:ascii="宋体" w:hAnsi="宋体" w:hint="eastAsia"/>
              </w:rPr>
              <w:t>注射器外径值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0x00000200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</w:pPr>
            <w:r w:rsidRPr="007E4547">
              <w:rPr>
                <w:rFonts w:hint="eastAsia"/>
              </w:rPr>
              <w:t>Main</w:t>
            </w:r>
            <w:r w:rsidRPr="007E4547">
              <w:rPr>
                <w:rFonts w:hint="eastAsia"/>
              </w:rPr>
              <w:t>自定义压力校准值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0x00000400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</w:pPr>
            <w:r w:rsidRPr="007E4547">
              <w:rPr>
                <w:rFonts w:hint="eastAsia"/>
              </w:rPr>
              <w:t xml:space="preserve">UI </w:t>
            </w:r>
            <w:r>
              <w:rPr>
                <w:rFonts w:hint="eastAsia"/>
              </w:rPr>
              <w:t>用户配置</w:t>
            </w:r>
            <w:r w:rsidRPr="007E4547">
              <w:rPr>
                <w:rFonts w:hint="eastAsia"/>
              </w:rPr>
              <w:t>数据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0x00010000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A10FFB">
            <w:pPr>
              <w:widowControl/>
              <w:jc w:val="left"/>
            </w:pPr>
            <w:r w:rsidRPr="007E4547">
              <w:rPr>
                <w:rFonts w:hint="eastAsia"/>
              </w:rPr>
              <w:t xml:space="preserve">UI </w:t>
            </w:r>
            <w:r>
              <w:rPr>
                <w:rFonts w:hint="eastAsia"/>
              </w:rPr>
              <w:t>工厂配置</w:t>
            </w:r>
            <w:r w:rsidRPr="007E4547">
              <w:rPr>
                <w:rFonts w:hint="eastAsia"/>
              </w:rPr>
              <w:t>数据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0x00020000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Pr="007E4547" w:rsidRDefault="00840879" w:rsidP="00A10FFB">
            <w:pPr>
              <w:widowControl/>
              <w:jc w:val="left"/>
            </w:pPr>
            <w:r>
              <w:t>Reset All(LVP Temp)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0xFFFFFFFFF</w:t>
            </w:r>
          </w:p>
        </w:tc>
      </w:tr>
    </w:tbl>
    <w:p w:rsidR="000468A5" w:rsidRDefault="000468A5" w:rsidP="00CB3C68">
      <w:pPr>
        <w:ind w:left="420"/>
      </w:pPr>
    </w:p>
    <w:p w:rsidR="00A10FFB" w:rsidRDefault="00A10FFB" w:rsidP="00CB3C68">
      <w:pPr>
        <w:ind w:left="420"/>
      </w:pPr>
    </w:p>
    <w:tbl>
      <w:tblPr>
        <w:tblW w:w="5205" w:type="dxa"/>
        <w:jc w:val="center"/>
        <w:tblLook w:val="04A0" w:firstRow="1" w:lastRow="0" w:firstColumn="1" w:lastColumn="0" w:noHBand="0" w:noVBand="1"/>
      </w:tblPr>
      <w:tblGrid>
        <w:gridCol w:w="3838"/>
        <w:gridCol w:w="1367"/>
      </w:tblGrid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40879" w:rsidRDefault="00840879" w:rsidP="00267439">
            <w:pPr>
              <w:widowControl/>
              <w:jc w:val="left"/>
              <w:rPr>
                <w:b/>
              </w:rPr>
            </w:pPr>
            <w:r w:rsidRPr="00461B88">
              <w:rPr>
                <w:b/>
              </w:rPr>
              <w:t>C9LVP</w:t>
            </w:r>
            <w:r>
              <w:rPr>
                <w:b/>
              </w:rPr>
              <w:t xml:space="preserve"> Reset data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26743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40879" w:rsidRDefault="00840879" w:rsidP="00840879">
            <w:pPr>
              <w:widowControl/>
              <w:jc w:val="left"/>
              <w:rPr>
                <w:b/>
              </w:rPr>
            </w:pPr>
            <w:r>
              <w:rPr>
                <w:rFonts w:ascii="Calibri" w:hAnsi="Calibri"/>
                <w:color w:val="000000"/>
                <w:sz w:val="22"/>
              </w:rPr>
              <w:t>校准</w:t>
            </w:r>
            <w:r w:rsidR="00276E72">
              <w:rPr>
                <w:rFonts w:ascii="宋体" w:eastAsia="宋体" w:hAnsi="宋体" w:cs="宋体" w:hint="eastAsia"/>
                <w:color w:val="000000"/>
                <w:sz w:val="22"/>
              </w:rPr>
              <w:t>数据和日志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84087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0x00000001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276E72" w:rsidP="00840879">
            <w:pPr>
              <w:widowControl/>
              <w:jc w:val="left"/>
              <w:rPr>
                <w:b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其他数据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40879" w:rsidRDefault="00840879" w:rsidP="0084087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0x00000002</w:t>
            </w:r>
          </w:p>
        </w:tc>
      </w:tr>
      <w:tr w:rsidR="00840879" w:rsidTr="00461B88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646852" w:rsidP="00A10FFB">
            <w:pPr>
              <w:widowControl/>
              <w:jc w:val="left"/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FCT数据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646852" w:rsidP="00A10FFB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0x00000004</w:t>
            </w:r>
          </w:p>
        </w:tc>
      </w:tr>
      <w:tr w:rsidR="00840879" w:rsidTr="00840879">
        <w:trPr>
          <w:trHeight w:val="237"/>
          <w:jc w:val="center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40879" w:rsidRDefault="00840879" w:rsidP="00840879">
            <w:pPr>
              <w:widowControl/>
              <w:jc w:val="left"/>
            </w:pP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40879" w:rsidRDefault="00840879">
            <w:pPr>
              <w:widowControl/>
              <w:jc w:val="left"/>
              <w:rPr>
                <w:b/>
              </w:rPr>
            </w:pPr>
          </w:p>
        </w:tc>
      </w:tr>
    </w:tbl>
    <w:p w:rsidR="00A10FFB" w:rsidRDefault="00A10FFB" w:rsidP="00CB3C68">
      <w:pPr>
        <w:ind w:left="420"/>
      </w:pPr>
    </w:p>
    <w:p w:rsidR="002356C9" w:rsidRDefault="002356C9" w:rsidP="00D27273">
      <w:pPr>
        <w:pStyle w:val="2"/>
        <w:numPr>
          <w:ilvl w:val="1"/>
          <w:numId w:val="9"/>
        </w:numPr>
      </w:pPr>
      <w:bookmarkStart w:id="10556" w:name="_Ref486494748"/>
      <w:r>
        <w:t>Brand</w:t>
      </w:r>
      <w:bookmarkEnd w:id="10556"/>
    </w:p>
    <w:tbl>
      <w:tblPr>
        <w:tblW w:w="2587" w:type="dxa"/>
        <w:tblInd w:w="2162" w:type="dxa"/>
        <w:tblLook w:val="04A0" w:firstRow="1" w:lastRow="0" w:firstColumn="1" w:lastColumn="0" w:noHBand="0" w:noVBand="1"/>
      </w:tblPr>
      <w:tblGrid>
        <w:gridCol w:w="1857"/>
        <w:gridCol w:w="730"/>
      </w:tblGrid>
      <w:tr w:rsidR="002356C9" w:rsidRPr="00BD4688" w:rsidTr="000C0A34">
        <w:trPr>
          <w:trHeight w:val="288"/>
        </w:trPr>
        <w:tc>
          <w:tcPr>
            <w:tcW w:w="18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Brand1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0x03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0x04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0x05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0x06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0x07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0x08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Brand10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0x09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Brand11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0x0A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Brand12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0x0B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Brand13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0x0C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 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CustomBrand1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0x80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CustomBrand2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0x81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CustomBrand3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0x82</w:t>
            </w:r>
          </w:p>
        </w:tc>
      </w:tr>
      <w:tr w:rsidR="002356C9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CustomBrand4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0x83</w:t>
            </w:r>
          </w:p>
        </w:tc>
      </w:tr>
      <w:tr w:rsidR="002356C9" w:rsidRPr="00BD4688" w:rsidTr="007B20B1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CustomBrand5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356C9" w:rsidRPr="00BD4688" w:rsidRDefault="002356C9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  <w:r w:rsidRPr="00BD4688">
              <w:rPr>
                <w:rFonts w:ascii="Arial" w:eastAsia="Times New Roman" w:hAnsi="Arial" w:cs="Arial"/>
                <w:color w:val="000000"/>
                <w:kern w:val="0"/>
                <w:sz w:val="22"/>
              </w:rPr>
              <w:t>0x84</w:t>
            </w:r>
          </w:p>
        </w:tc>
      </w:tr>
      <w:tr w:rsidR="00A7411B" w:rsidRPr="00BD4688" w:rsidTr="007B20B1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411B" w:rsidRPr="00BD4688" w:rsidRDefault="00A7411B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7411B" w:rsidRPr="00BD4688" w:rsidRDefault="00A7411B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</w:p>
        </w:tc>
      </w:tr>
      <w:tr w:rsidR="00A7411B" w:rsidRPr="00BD4688" w:rsidTr="000C0A34">
        <w:trPr>
          <w:trHeight w:val="288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411B" w:rsidRPr="00BD4688" w:rsidRDefault="00A7411B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7411B" w:rsidRPr="00BD4688" w:rsidRDefault="00A7411B" w:rsidP="000C0A34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2"/>
              </w:rPr>
            </w:pPr>
          </w:p>
        </w:tc>
      </w:tr>
    </w:tbl>
    <w:p w:rsidR="002356C9" w:rsidRDefault="002356C9" w:rsidP="002356C9">
      <w:pPr>
        <w:ind w:left="420"/>
      </w:pPr>
    </w:p>
    <w:p w:rsidR="007F4743" w:rsidRDefault="007F4743" w:rsidP="00D27273">
      <w:pPr>
        <w:pStyle w:val="2"/>
        <w:numPr>
          <w:ilvl w:val="1"/>
          <w:numId w:val="9"/>
        </w:numPr>
      </w:pPr>
      <w:bookmarkStart w:id="10557" w:name="_Ref487097614"/>
      <w:r>
        <w:t>Power Status</w:t>
      </w:r>
      <w:bookmarkEnd w:id="10557"/>
    </w:p>
    <w:tbl>
      <w:tblPr>
        <w:tblW w:w="3456" w:type="dxa"/>
        <w:jc w:val="center"/>
        <w:tblLook w:val="04A0" w:firstRow="1" w:lastRow="0" w:firstColumn="1" w:lastColumn="0" w:noHBand="0" w:noVBand="1"/>
      </w:tblPr>
      <w:tblGrid>
        <w:gridCol w:w="2376"/>
        <w:gridCol w:w="1080"/>
      </w:tblGrid>
      <w:tr w:rsidR="007F4743" w:rsidRPr="005C6539" w:rsidTr="007A43E6">
        <w:trPr>
          <w:trHeight w:val="285"/>
          <w:jc w:val="center"/>
        </w:trPr>
        <w:tc>
          <w:tcPr>
            <w:tcW w:w="2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4743" w:rsidRPr="005C6539" w:rsidRDefault="007A43E6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External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F4743" w:rsidRPr="005C6539" w:rsidRDefault="007F4743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7F4743" w:rsidRPr="005C6539" w:rsidTr="007A43E6">
        <w:trPr>
          <w:trHeight w:val="285"/>
          <w:jc w:val="center"/>
        </w:trPr>
        <w:tc>
          <w:tcPr>
            <w:tcW w:w="2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4743" w:rsidRPr="005C6539" w:rsidRDefault="006D3DBD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External + Battery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F4743" w:rsidRPr="005C6539" w:rsidRDefault="007F4743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7A43E6" w:rsidRPr="005C6539" w:rsidTr="007A43E6">
        <w:trPr>
          <w:trHeight w:val="285"/>
          <w:jc w:val="center"/>
        </w:trPr>
        <w:tc>
          <w:tcPr>
            <w:tcW w:w="2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A43E6" w:rsidRDefault="006D3DBD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Battery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A43E6" w:rsidRPr="005C6539" w:rsidRDefault="007A43E6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</w:tr>
    </w:tbl>
    <w:p w:rsidR="00BF135B" w:rsidRDefault="00F8651D" w:rsidP="00D27273">
      <w:pPr>
        <w:pStyle w:val="2"/>
        <w:numPr>
          <w:ilvl w:val="1"/>
          <w:numId w:val="9"/>
        </w:numPr>
      </w:pPr>
      <w:bookmarkStart w:id="10558" w:name="_Ref487101643"/>
      <w:r>
        <w:t xml:space="preserve">Sensor </w:t>
      </w:r>
      <w:r w:rsidR="00BF135B">
        <w:t>Status</w:t>
      </w:r>
      <w:bookmarkEnd w:id="10558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BF135B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35B" w:rsidRPr="005C6539" w:rsidRDefault="00A75E7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NOT INSTALL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135B" w:rsidRPr="005C6539" w:rsidRDefault="00BF135B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BF135B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135B" w:rsidRPr="005C6539" w:rsidRDefault="00A75E7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INSTALL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F135B" w:rsidRPr="005C6539" w:rsidRDefault="00BF135B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BF135B" w:rsidRDefault="00BF135B" w:rsidP="00BF135B">
      <w:pPr>
        <w:ind w:left="420"/>
      </w:pPr>
    </w:p>
    <w:p w:rsidR="00EE0D32" w:rsidRDefault="00EE0D32" w:rsidP="00D27273">
      <w:pPr>
        <w:pStyle w:val="2"/>
        <w:numPr>
          <w:ilvl w:val="1"/>
          <w:numId w:val="9"/>
        </w:numPr>
      </w:pPr>
      <w:bookmarkStart w:id="10559" w:name="_Ref487447558"/>
      <w:r w:rsidRPr="00EE0D32">
        <w:t>Battery charge status</w:t>
      </w:r>
      <w:bookmarkEnd w:id="10559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EE0D3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0D32" w:rsidRPr="005C6539" w:rsidRDefault="00EE0D3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EE0D32">
              <w:rPr>
                <w:rFonts w:ascii="Arial" w:eastAsia="宋体" w:hAnsi="Arial" w:cs="Arial"/>
                <w:color w:val="000000"/>
                <w:kern w:val="0"/>
                <w:sz w:val="22"/>
              </w:rPr>
              <w:t>Not charging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E0D32" w:rsidRPr="005C6539" w:rsidRDefault="00EE0D3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EE0D3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0D32" w:rsidRPr="005C6539" w:rsidRDefault="00EE0D3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C</w:t>
            </w:r>
            <w:r w:rsidRPr="00EE0D32">
              <w:rPr>
                <w:rFonts w:ascii="Arial" w:eastAsia="宋体" w:hAnsi="Arial" w:cs="Arial"/>
                <w:color w:val="000000"/>
                <w:kern w:val="0"/>
                <w:sz w:val="22"/>
              </w:rPr>
              <w:t>harging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E0D32" w:rsidRPr="005C6539" w:rsidRDefault="00EE0D32" w:rsidP="0039641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EE0D32" w:rsidRDefault="00EE0D32" w:rsidP="00EE0D32">
      <w:pPr>
        <w:ind w:left="420"/>
      </w:pPr>
    </w:p>
    <w:p w:rsidR="008F6EB2" w:rsidRDefault="008F6EB2" w:rsidP="00D27273">
      <w:pPr>
        <w:pStyle w:val="2"/>
        <w:numPr>
          <w:ilvl w:val="1"/>
          <w:numId w:val="9"/>
        </w:numPr>
      </w:pPr>
      <w:bookmarkStart w:id="10560" w:name="_Ref487447566"/>
      <w:r w:rsidRPr="00EE0D32">
        <w:t>Battery status</w:t>
      </w:r>
      <w:bookmarkEnd w:id="10560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6EB2" w:rsidRPr="00340C01" w:rsidRDefault="00340C01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Poweroff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6EB2" w:rsidRPr="00340C01" w:rsidRDefault="00340C01" w:rsidP="00340C0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Deplete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6EB2" w:rsidRPr="00340C01" w:rsidRDefault="00340C01" w:rsidP="00340C0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Low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2</w:t>
            </w:r>
          </w:p>
        </w:tc>
      </w:tr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6EB2" w:rsidRPr="00340C01" w:rsidRDefault="00340C01" w:rsidP="00340C0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One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3</w:t>
            </w:r>
          </w:p>
        </w:tc>
      </w:tr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6EB2" w:rsidRPr="00340C01" w:rsidRDefault="00340C01" w:rsidP="00340C0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Two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4</w:t>
            </w:r>
          </w:p>
        </w:tc>
      </w:tr>
      <w:tr w:rsidR="008F6EB2" w:rsidRPr="005C6539" w:rsidTr="00396419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6EB2" w:rsidRPr="00340C01" w:rsidRDefault="00340C01" w:rsidP="00340C0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0C01">
              <w:rPr>
                <w:rFonts w:ascii="Arial" w:eastAsia="宋体" w:hAnsi="Arial" w:cs="Arial"/>
                <w:color w:val="000000"/>
                <w:kern w:val="0"/>
                <w:sz w:val="22"/>
              </w:rPr>
              <w:t>Three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F6EB2" w:rsidRPr="005C6539" w:rsidRDefault="008F6EB2" w:rsidP="008F6E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5</w:t>
            </w:r>
          </w:p>
        </w:tc>
      </w:tr>
    </w:tbl>
    <w:p w:rsidR="006609C6" w:rsidRDefault="006609C6" w:rsidP="008F6EB2">
      <w:pPr>
        <w:ind w:left="420"/>
      </w:pPr>
    </w:p>
    <w:p w:rsidR="007B600E" w:rsidRDefault="007B600E" w:rsidP="00D27273">
      <w:pPr>
        <w:pStyle w:val="2"/>
        <w:numPr>
          <w:ilvl w:val="1"/>
          <w:numId w:val="9"/>
        </w:numPr>
      </w:pPr>
      <w:bookmarkStart w:id="10561" w:name="_Ref488405717"/>
      <w:r w:rsidRPr="007B600E">
        <w:t>Rate</w:t>
      </w:r>
      <w:r>
        <w:t xml:space="preserve"> </w:t>
      </w:r>
      <w:r w:rsidRPr="007B600E">
        <w:t>Range</w:t>
      </w:r>
      <w:bookmarkEnd w:id="10561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7B600E" w:rsidRPr="005C6539" w:rsidTr="007B600E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00E" w:rsidRPr="007B600E" w:rsidRDefault="007B600E" w:rsidP="004F08A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7B600E">
              <w:rPr>
                <w:rFonts w:ascii="Arial" w:eastAsia="宋体" w:hAnsi="Arial" w:cs="Arial"/>
                <w:color w:val="000000"/>
                <w:kern w:val="0"/>
                <w:sz w:val="22"/>
              </w:rPr>
              <w:t>rate_zero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600E" w:rsidRPr="005C6539" w:rsidRDefault="007B600E" w:rsidP="004F08A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7B600E" w:rsidRPr="005C6539" w:rsidTr="004F08A4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00E" w:rsidRPr="007B600E" w:rsidRDefault="007B600E" w:rsidP="007B60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7B600E">
              <w:rPr>
                <w:rFonts w:ascii="Arial" w:eastAsia="宋体" w:hAnsi="Arial" w:cs="Arial"/>
                <w:color w:val="000000"/>
                <w:kern w:val="0"/>
                <w:sz w:val="22"/>
              </w:rPr>
              <w:t>rate_low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B600E" w:rsidRPr="005C6539" w:rsidRDefault="007B600E" w:rsidP="004F08A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7B600E" w:rsidRPr="005C6539" w:rsidTr="004F08A4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00E" w:rsidRPr="007B600E" w:rsidRDefault="007B600E" w:rsidP="007B60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7B600E">
              <w:rPr>
                <w:rFonts w:ascii="Arial" w:eastAsia="宋体" w:hAnsi="Arial" w:cs="Arial"/>
                <w:color w:val="000000"/>
                <w:kern w:val="0"/>
                <w:sz w:val="22"/>
              </w:rPr>
              <w:t>rate_middle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B600E" w:rsidRPr="005C6539" w:rsidRDefault="007B600E" w:rsidP="007B60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 w:rsidR="009F59FF">
              <w:rPr>
                <w:rFonts w:ascii="Arial" w:eastAsia="宋体" w:hAnsi="Arial" w:cs="Arial"/>
                <w:color w:val="000000"/>
                <w:kern w:val="0"/>
                <w:sz w:val="22"/>
              </w:rPr>
              <w:t>2</w:t>
            </w:r>
          </w:p>
        </w:tc>
      </w:tr>
      <w:tr w:rsidR="007B600E" w:rsidRPr="005C6539" w:rsidTr="004F08A4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00E" w:rsidRPr="007B600E" w:rsidRDefault="007B600E" w:rsidP="007B60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7B600E">
              <w:rPr>
                <w:rFonts w:ascii="Arial" w:eastAsia="宋体" w:hAnsi="Arial" w:cs="Arial"/>
                <w:color w:val="000000"/>
                <w:kern w:val="0"/>
                <w:sz w:val="22"/>
              </w:rPr>
              <w:t>rate_high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B600E" w:rsidRPr="005C6539" w:rsidRDefault="007B600E" w:rsidP="007B600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 w:rsidR="009F59FF">
              <w:rPr>
                <w:rFonts w:ascii="Arial" w:eastAsia="宋体" w:hAnsi="Arial" w:cs="Arial"/>
                <w:color w:val="000000"/>
                <w:kern w:val="0"/>
                <w:sz w:val="22"/>
              </w:rPr>
              <w:t>3</w:t>
            </w:r>
          </w:p>
        </w:tc>
      </w:tr>
    </w:tbl>
    <w:p w:rsidR="005848FC" w:rsidRPr="00154DEF" w:rsidRDefault="005848FC" w:rsidP="00D27273">
      <w:pPr>
        <w:pStyle w:val="2"/>
        <w:numPr>
          <w:ilvl w:val="1"/>
          <w:numId w:val="9"/>
        </w:numPr>
      </w:pPr>
      <w:bookmarkStart w:id="10562" w:name="_Ref490663386"/>
      <w:bookmarkStart w:id="10563" w:name="_Ref490743501"/>
      <w:r>
        <w:rPr>
          <w:rFonts w:hint="eastAsia"/>
        </w:rPr>
        <w:t>Sensor</w:t>
      </w:r>
      <w:bookmarkEnd w:id="10562"/>
      <w:r w:rsidR="001A6A8C">
        <w:t xml:space="preserve"> Mask</w:t>
      </w:r>
      <w:bookmarkEnd w:id="10563"/>
    </w:p>
    <w:tbl>
      <w:tblPr>
        <w:tblW w:w="4669" w:type="dxa"/>
        <w:jc w:val="center"/>
        <w:tblLook w:val="04A0" w:firstRow="1" w:lastRow="0" w:firstColumn="1" w:lastColumn="0" w:noHBand="0" w:noVBand="1"/>
      </w:tblPr>
      <w:tblGrid>
        <w:gridCol w:w="1833"/>
        <w:gridCol w:w="1418"/>
        <w:gridCol w:w="1418"/>
      </w:tblGrid>
      <w:tr w:rsidR="00F82726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82726" w:rsidRDefault="00F82726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Sensor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F82726" w:rsidRDefault="00F82726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F82726" w:rsidRDefault="00F82726" w:rsidP="001755F4">
            <w:pPr>
              <w:widowControl/>
              <w:jc w:val="left"/>
              <w:rPr>
                <w:b/>
              </w:rPr>
            </w:pPr>
          </w:p>
        </w:tc>
      </w:tr>
      <w:tr w:rsidR="00F82726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压力传感器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 w:rsidRPr="00C84F5E">
              <w:rPr>
                <w:rFonts w:hint="eastAsia"/>
                <w:b/>
              </w:rPr>
              <w:t>C9</w:t>
            </w:r>
          </w:p>
        </w:tc>
      </w:tr>
      <w:tr w:rsidR="00F82726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尺寸传感器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 w:rsidRPr="00C84F5E">
              <w:rPr>
                <w:rFonts w:hint="eastAsia"/>
                <w:b/>
              </w:rPr>
              <w:t>C9</w:t>
            </w:r>
          </w:p>
        </w:tc>
      </w:tr>
      <w:tr w:rsidR="00F82726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F82726" w:rsidRDefault="009A5AD4" w:rsidP="00F8272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门</w:t>
            </w:r>
            <w:r w:rsidR="00F82726">
              <w:rPr>
                <w:rFonts w:hint="eastAsia"/>
                <w:b/>
              </w:rPr>
              <w:t>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F82726" w:rsidRDefault="00F82726" w:rsidP="00F82726">
            <w:pPr>
              <w:widowControl/>
              <w:jc w:val="left"/>
              <w:rPr>
                <w:b/>
              </w:rPr>
            </w:pPr>
            <w:r w:rsidRPr="00A21E72">
              <w:rPr>
                <w:rFonts w:hint="eastAsia"/>
                <w:b/>
              </w:rPr>
              <w:t>LVP</w:t>
            </w:r>
          </w:p>
        </w:tc>
      </w:tr>
      <w:tr w:rsidR="009A5AD4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滴速传感器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 w:rsidRPr="00A21E72">
              <w:rPr>
                <w:rFonts w:hint="eastAsia"/>
                <w:b/>
              </w:rPr>
              <w:t>LVP</w:t>
            </w:r>
          </w:p>
        </w:tc>
      </w:tr>
      <w:tr w:rsidR="009A5AD4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气泡传感器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0x10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 w:rsidRPr="0098556D">
              <w:rPr>
                <w:rFonts w:hint="eastAsia"/>
                <w:b/>
              </w:rPr>
              <w:t>LVP</w:t>
            </w:r>
          </w:p>
        </w:tc>
      </w:tr>
      <w:tr w:rsidR="009A5AD4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A5AD4" w:rsidRDefault="001900A9" w:rsidP="009A5AD4">
            <w:pPr>
              <w:widowControl/>
              <w:jc w:val="left"/>
              <w:rPr>
                <w:b/>
              </w:rPr>
            </w:pPr>
            <w:r w:rsidRPr="00461B88">
              <w:rPr>
                <w:rFonts w:hint="eastAsia"/>
                <w:b/>
              </w:rPr>
              <w:t>速度传感器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0x20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 w:rsidRPr="0098556D">
              <w:rPr>
                <w:rFonts w:hint="eastAsia"/>
                <w:b/>
              </w:rPr>
              <w:t>LVP</w:t>
            </w:r>
          </w:p>
        </w:tc>
      </w:tr>
      <w:tr w:rsidR="009A5AD4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A5AD4" w:rsidRDefault="001900A9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WIFI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0x40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9A5AD4" w:rsidRDefault="00DB5F13" w:rsidP="009A5AD4">
            <w:pPr>
              <w:widowControl/>
              <w:jc w:val="left"/>
              <w:rPr>
                <w:b/>
              </w:rPr>
            </w:pPr>
            <w:r w:rsidRPr="0098556D">
              <w:rPr>
                <w:rFonts w:hint="eastAsia"/>
                <w:b/>
              </w:rPr>
              <w:t>LVP</w:t>
            </w:r>
          </w:p>
        </w:tc>
      </w:tr>
      <w:tr w:rsidR="009A5AD4" w:rsidTr="00461B88">
        <w:trPr>
          <w:trHeight w:val="237"/>
          <w:jc w:val="center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</w:t>
            </w:r>
            <w:r>
              <w:rPr>
                <w:rFonts w:hint="eastAsia"/>
                <w:b/>
              </w:rPr>
              <w:t>8</w:t>
            </w:r>
            <w:r>
              <w:rPr>
                <w:b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9A5AD4" w:rsidRDefault="009A5AD4" w:rsidP="009A5AD4">
            <w:pPr>
              <w:widowControl/>
              <w:jc w:val="left"/>
              <w:rPr>
                <w:b/>
              </w:rPr>
            </w:pPr>
          </w:p>
        </w:tc>
      </w:tr>
    </w:tbl>
    <w:p w:rsidR="007B600E" w:rsidRDefault="007B600E" w:rsidP="008F6EB2">
      <w:pPr>
        <w:ind w:left="420"/>
      </w:pPr>
    </w:p>
    <w:p w:rsidR="00BA4707" w:rsidRDefault="00951536" w:rsidP="00D27273">
      <w:pPr>
        <w:pStyle w:val="2"/>
        <w:numPr>
          <w:ilvl w:val="1"/>
          <w:numId w:val="9"/>
        </w:numPr>
      </w:pPr>
      <w:bookmarkStart w:id="10564" w:name="_Ref490663870"/>
      <w:bookmarkStart w:id="10565" w:name="_Ref490748290"/>
      <w:r>
        <w:t>Switch</w:t>
      </w:r>
      <w:bookmarkEnd w:id="10564"/>
      <w:r w:rsidR="00C9619B">
        <w:rPr>
          <w:rFonts w:hint="eastAsia"/>
        </w:rPr>
        <w:t xml:space="preserve"> </w:t>
      </w:r>
      <w:r w:rsidR="00C9619B">
        <w:t>Mask</w:t>
      </w:r>
      <w:bookmarkEnd w:id="10565"/>
    </w:p>
    <w:tbl>
      <w:tblPr>
        <w:tblW w:w="5824" w:type="dxa"/>
        <w:jc w:val="center"/>
        <w:tblLook w:val="04A0" w:firstRow="1" w:lastRow="0" w:firstColumn="1" w:lastColumn="0" w:noHBand="0" w:noVBand="1"/>
      </w:tblPr>
      <w:tblGrid>
        <w:gridCol w:w="2988"/>
        <w:gridCol w:w="1418"/>
        <w:gridCol w:w="1418"/>
      </w:tblGrid>
      <w:tr w:rsidR="00A4182C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 w:rsidRPr="00951536">
              <w:rPr>
                <w:b/>
              </w:rPr>
              <w:t>Switch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</w:p>
        </w:tc>
      </w:tr>
      <w:tr w:rsidR="00A4182C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运行时编辑速率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A4182C" w:rsidRDefault="008A4BA9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C9</w:t>
            </w:r>
          </w:p>
        </w:tc>
      </w:tr>
      <w:tr w:rsidR="008A4BA9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Default="00BA2F6B" w:rsidP="008A4BA9">
            <w:pPr>
              <w:widowControl/>
              <w:jc w:val="left"/>
              <w:rPr>
                <w:b/>
              </w:rPr>
            </w:pPr>
            <w:ins w:id="10566" w:author="Zhang, Carol (MSHA)" w:date="2020-01-22T09:49:00Z">
              <w:r>
                <w:rPr>
                  <w:rFonts w:ascii="宋体" w:eastAsia="宋体" w:hAnsi="宋体" w:hint="eastAsia"/>
                  <w:b/>
                  <w:bCs/>
                  <w:color w:val="000000"/>
                  <w:szCs w:val="21"/>
                </w:rPr>
                <w:t>启动后锁定</w:t>
              </w:r>
              <w:r>
                <w:rPr>
                  <w:rFonts w:ascii="Calibri" w:hAnsi="Calibri"/>
                  <w:b/>
                  <w:bCs/>
                  <w:color w:val="000000"/>
                  <w:szCs w:val="21"/>
                </w:rPr>
                <w:t>/</w:t>
              </w:r>
              <w:r>
                <w:rPr>
                  <w:rFonts w:ascii="宋体" w:eastAsia="宋体" w:hAnsi="宋体" w:hint="eastAsia"/>
                  <w:b/>
                  <w:bCs/>
                  <w:color w:val="000000"/>
                  <w:szCs w:val="21"/>
                </w:rPr>
                <w:t>键盘锁</w:t>
              </w:r>
            </w:ins>
            <w:del w:id="10567" w:author="Zhang, Carol (MSHA)" w:date="2020-01-22T09:49:00Z">
              <w:r w:rsidR="008A4BA9" w:rsidDel="00BA2F6B">
                <w:rPr>
                  <w:rFonts w:hint="eastAsia"/>
                  <w:b/>
                </w:rPr>
                <w:delText>启动后锁定</w:delText>
              </w:r>
            </w:del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 w:rsidRPr="00E005F9">
              <w:rPr>
                <w:rFonts w:hint="eastAsia"/>
                <w:b/>
              </w:rPr>
              <w:t>C9</w:t>
            </w:r>
          </w:p>
        </w:tc>
      </w:tr>
      <w:tr w:rsidR="008A4BA9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保存最后输注程序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 w:rsidRPr="00E005F9">
              <w:rPr>
                <w:rFonts w:hint="eastAsia"/>
                <w:b/>
              </w:rPr>
              <w:t>C9</w:t>
            </w:r>
          </w:p>
        </w:tc>
      </w:tr>
      <w:tr w:rsidR="008A4BA9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夜间模式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 w:rsidRPr="00E005F9">
              <w:rPr>
                <w:rFonts w:hint="eastAsia"/>
                <w:b/>
              </w:rPr>
              <w:t>C9</w:t>
            </w:r>
          </w:p>
        </w:tc>
      </w:tr>
      <w:tr w:rsidR="008A4BA9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品牌自动识别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0x10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 w:rsidRPr="00E005F9">
              <w:rPr>
                <w:rFonts w:hint="eastAsia"/>
                <w:b/>
              </w:rPr>
              <w:t>C9</w:t>
            </w:r>
          </w:p>
        </w:tc>
      </w:tr>
      <w:tr w:rsidR="00A4182C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药库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0x20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A4182C" w:rsidRDefault="008A4BA9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C9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</w:rPr>
              <w:t>LVP</w:t>
            </w:r>
          </w:p>
        </w:tc>
      </w:tr>
      <w:tr w:rsidR="00A4182C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按键音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0x40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A4182C" w:rsidRDefault="008A4BA9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LVP</w:t>
            </w:r>
          </w:p>
        </w:tc>
      </w:tr>
      <w:tr w:rsidR="00A4182C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滴速传感器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</w:t>
            </w:r>
            <w:r>
              <w:rPr>
                <w:rFonts w:hint="eastAsia"/>
                <w:b/>
              </w:rPr>
              <w:t>8</w:t>
            </w:r>
            <w:r>
              <w:rPr>
                <w:b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A4182C" w:rsidRDefault="00A4182C" w:rsidP="001755F4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LVP</w:t>
            </w:r>
          </w:p>
        </w:tc>
      </w:tr>
      <w:tr w:rsidR="008A4BA9" w:rsidTr="00461B88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Pr="00EC746B" w:rsidRDefault="008A4BA9" w:rsidP="008A4BA9">
            <w:pPr>
              <w:widowControl/>
              <w:jc w:val="left"/>
              <w:rPr>
                <w:b/>
                <w:strike/>
                <w:rPrChange w:id="10568" w:author="Zhang, Carol (MSHA)" w:date="2019-11-02T13:56:00Z">
                  <w:rPr>
                    <w:b/>
                  </w:rPr>
                </w:rPrChange>
              </w:rPr>
            </w:pPr>
            <w:r w:rsidRPr="00EC746B">
              <w:rPr>
                <w:rFonts w:hint="eastAsia"/>
                <w:b/>
                <w:strike/>
                <w:rPrChange w:id="10569" w:author="Zhang, Carol (MSHA)" w:date="2019-11-02T13:56:00Z">
                  <w:rPr>
                    <w:rFonts w:hint="eastAsia"/>
                    <w:b/>
                  </w:rPr>
                </w:rPrChange>
              </w:rPr>
              <w:t>使用</w:t>
            </w:r>
            <w:r w:rsidRPr="00EC746B">
              <w:rPr>
                <w:b/>
                <w:strike/>
                <w:rPrChange w:id="10570" w:author="Zhang, Carol (MSHA)" w:date="2019-11-02T13:56:00Z">
                  <w:rPr>
                    <w:b/>
                  </w:rPr>
                </w:rPrChange>
              </w:rPr>
              <w:t>KVO</w:t>
            </w:r>
            <w:r w:rsidRPr="00EC746B">
              <w:rPr>
                <w:rFonts w:hint="eastAsia"/>
                <w:b/>
                <w:strike/>
                <w:rPrChange w:id="10571" w:author="Zhang, Carol (MSHA)" w:date="2019-11-02T13:56:00Z">
                  <w:rPr>
                    <w:rFonts w:hint="eastAsia"/>
                    <w:b/>
                  </w:rPr>
                </w:rPrChange>
              </w:rPr>
              <w:t>速率延时输注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Pr="00EC746B" w:rsidRDefault="008A4BA9" w:rsidP="008A4BA9">
            <w:pPr>
              <w:widowControl/>
              <w:jc w:val="left"/>
              <w:rPr>
                <w:b/>
                <w:strike/>
                <w:rPrChange w:id="10572" w:author="Zhang, Carol (MSHA)" w:date="2019-11-02T13:56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10573" w:author="Zhang, Carol (MSHA)" w:date="2019-11-02T13:56:00Z">
                  <w:rPr>
                    <w:b/>
                  </w:rPr>
                </w:rPrChange>
              </w:rPr>
              <w:t>0x100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Pr="00EC746B" w:rsidRDefault="008A4BA9" w:rsidP="008A4BA9">
            <w:pPr>
              <w:widowControl/>
              <w:jc w:val="left"/>
              <w:rPr>
                <w:b/>
                <w:strike/>
                <w:rPrChange w:id="10574" w:author="Zhang, Carol (MSHA)" w:date="2019-11-02T13:56:00Z">
                  <w:rPr>
                    <w:b/>
                  </w:rPr>
                </w:rPrChange>
              </w:rPr>
            </w:pPr>
            <w:r w:rsidRPr="00EC746B">
              <w:rPr>
                <w:b/>
                <w:strike/>
                <w:rPrChange w:id="10575" w:author="Zhang, Carol (MSHA)" w:date="2019-11-02T13:56:00Z">
                  <w:rPr>
                    <w:b/>
                  </w:rPr>
                </w:rPrChange>
              </w:rPr>
              <w:t>LVP</w:t>
            </w:r>
          </w:p>
        </w:tc>
      </w:tr>
      <w:tr w:rsidR="008A4BA9" w:rsidTr="008A4BA9">
        <w:trPr>
          <w:trHeight w:val="237"/>
          <w:jc w:val="center"/>
        </w:trPr>
        <w:tc>
          <w:tcPr>
            <w:tcW w:w="29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延时输注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</w:t>
            </w:r>
            <w:r>
              <w:rPr>
                <w:rFonts w:hint="eastAsia"/>
                <w:b/>
              </w:rPr>
              <w:t>20</w:t>
            </w:r>
            <w:r>
              <w:rPr>
                <w:b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8A4BA9" w:rsidRDefault="008A4BA9" w:rsidP="008A4BA9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LVP</w:t>
            </w:r>
          </w:p>
        </w:tc>
      </w:tr>
    </w:tbl>
    <w:p w:rsidR="00951536" w:rsidRPr="00951536" w:rsidRDefault="00951536" w:rsidP="00951536"/>
    <w:p w:rsidR="002B6D4B" w:rsidRDefault="002B6D4B" w:rsidP="00D27273">
      <w:pPr>
        <w:pStyle w:val="2"/>
        <w:numPr>
          <w:ilvl w:val="1"/>
          <w:numId w:val="9"/>
        </w:numPr>
      </w:pPr>
      <w:bookmarkStart w:id="10576" w:name="_Ref490664065"/>
      <w:r>
        <w:t>Switch</w:t>
      </w:r>
      <w:r>
        <w:rPr>
          <w:rFonts w:hint="eastAsia"/>
        </w:rPr>
        <w:t xml:space="preserve"> Status</w:t>
      </w:r>
      <w:bookmarkEnd w:id="10576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2B6D4B" w:rsidRPr="005C6539" w:rsidTr="001755F4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6D4B" w:rsidRPr="005C6539" w:rsidRDefault="002B6D4B" w:rsidP="001755F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O</w:t>
            </w:r>
            <w:r w:rsidR="008A4BA9">
              <w:rPr>
                <w:rFonts w:ascii="Arial" w:eastAsia="宋体" w:hAnsi="Arial" w:cs="Arial"/>
                <w:color w:val="000000"/>
                <w:kern w:val="0"/>
                <w:sz w:val="22"/>
              </w:rPr>
              <w:t>ff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6D4B" w:rsidRPr="005C6539" w:rsidRDefault="002B6D4B" w:rsidP="001755F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2B6D4B" w:rsidRPr="005C6539" w:rsidTr="001755F4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6D4B" w:rsidRPr="005C6539" w:rsidRDefault="002B6D4B" w:rsidP="001755F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O</w:t>
            </w:r>
            <w:r w:rsidR="008A4B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6D4B" w:rsidRPr="005C6539" w:rsidRDefault="002B6D4B" w:rsidP="001755F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6609C6" w:rsidRDefault="00DB77E6" w:rsidP="00D27273">
      <w:pPr>
        <w:pStyle w:val="2"/>
        <w:numPr>
          <w:ilvl w:val="1"/>
          <w:numId w:val="9"/>
        </w:numPr>
      </w:pPr>
      <w:bookmarkStart w:id="10577" w:name="_Ref490668904"/>
      <w:r>
        <w:rPr>
          <w:rFonts w:hint="eastAsia"/>
        </w:rPr>
        <w:t>A</w:t>
      </w:r>
      <w:r>
        <w:t>larm level</w:t>
      </w:r>
      <w:bookmarkEnd w:id="10577"/>
    </w:p>
    <w:tbl>
      <w:tblPr>
        <w:tblW w:w="3545" w:type="dxa"/>
        <w:jc w:val="center"/>
        <w:tblLook w:val="04A0" w:firstRow="1" w:lastRow="0" w:firstColumn="1" w:lastColumn="0" w:noHBand="0" w:noVBand="1"/>
      </w:tblPr>
      <w:tblGrid>
        <w:gridCol w:w="2783"/>
        <w:gridCol w:w="762"/>
      </w:tblGrid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B77E6" w:rsidRDefault="00DB77E6" w:rsidP="00944C77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Alarm level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:rsidR="00DB77E6" w:rsidRDefault="00DB77E6" w:rsidP="00944C77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LEVEL_NONE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944C77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0x00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 xml:space="preserve">LEVEL_ALERT 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0x01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 w:rsidRPr="00DB77E6">
              <w:rPr>
                <w:b/>
              </w:rPr>
              <w:t>LEVEL_LOWEST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0x02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 w:rsidRPr="00DB77E6">
              <w:rPr>
                <w:b/>
              </w:rPr>
              <w:t>LEVEL_LOW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0x03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 w:rsidRPr="00DB77E6">
              <w:rPr>
                <w:b/>
              </w:rPr>
              <w:t>LEVEL_HIGH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0x04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LEVEL_SYS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  <w:r>
              <w:rPr>
                <w:b/>
              </w:rPr>
              <w:t>0x05</w:t>
            </w: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</w:p>
        </w:tc>
      </w:tr>
      <w:tr w:rsidR="00DB77E6" w:rsidTr="00DB77E6">
        <w:trPr>
          <w:trHeight w:val="237"/>
          <w:jc w:val="center"/>
        </w:trPr>
        <w:tc>
          <w:tcPr>
            <w:tcW w:w="27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DB77E6" w:rsidRDefault="00DB77E6" w:rsidP="00DB77E6">
            <w:pPr>
              <w:widowControl/>
              <w:jc w:val="left"/>
              <w:rPr>
                <w:b/>
              </w:rPr>
            </w:pPr>
          </w:p>
        </w:tc>
      </w:tr>
    </w:tbl>
    <w:p w:rsidR="00DB77E6" w:rsidRPr="00DB77E6" w:rsidRDefault="00DB77E6" w:rsidP="00DB77E6"/>
    <w:p w:rsidR="001418B4" w:rsidRDefault="001418B4" w:rsidP="001418B4">
      <w:pPr>
        <w:pStyle w:val="2"/>
        <w:numPr>
          <w:ilvl w:val="1"/>
          <w:numId w:val="9"/>
        </w:numPr>
      </w:pPr>
      <w:bookmarkStart w:id="10578" w:name="_Ref493520179"/>
      <w:r>
        <w:t>Region</w:t>
      </w:r>
      <w:bookmarkEnd w:id="10578"/>
    </w:p>
    <w:tbl>
      <w:tblPr>
        <w:tblW w:w="2959" w:type="dxa"/>
        <w:jc w:val="center"/>
        <w:tblLook w:val="04A0" w:firstRow="1" w:lastRow="0" w:firstColumn="1" w:lastColumn="0" w:noHBand="0" w:noVBand="1"/>
      </w:tblPr>
      <w:tblGrid>
        <w:gridCol w:w="1959"/>
        <w:gridCol w:w="1000"/>
      </w:tblGrid>
      <w:tr w:rsidR="001418B4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18B4" w:rsidRPr="00A36C09" w:rsidRDefault="001A59F3" w:rsidP="001418B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1A59F3">
              <w:rPr>
                <w:b/>
              </w:rPr>
              <w:t>CHINA_MAINLAND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418B4" w:rsidRPr="00A36C09" w:rsidRDefault="001418B4" w:rsidP="001418B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1418B4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18B4" w:rsidRPr="00A2049A" w:rsidRDefault="001A59F3" w:rsidP="001418B4">
            <w:pPr>
              <w:widowControl/>
              <w:jc w:val="left"/>
              <w:rPr>
                <w:b/>
              </w:rPr>
            </w:pPr>
            <w:r w:rsidRPr="001A59F3">
              <w:rPr>
                <w:b/>
              </w:rPr>
              <w:t>SOUTH_EAST_ASIA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418B4" w:rsidRPr="00A36C09" w:rsidRDefault="001418B4" w:rsidP="001418B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1418B4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18B4" w:rsidRPr="0049033D" w:rsidRDefault="001A59F3" w:rsidP="001418B4">
            <w:pPr>
              <w:widowControl/>
              <w:jc w:val="left"/>
              <w:rPr>
                <w:b/>
              </w:rPr>
            </w:pPr>
            <w:r w:rsidRPr="001A59F3">
              <w:rPr>
                <w:b/>
              </w:rPr>
              <w:t>INDIA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418B4" w:rsidRPr="00A36C09" w:rsidRDefault="001418B4" w:rsidP="001418B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1A59F3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59F3" w:rsidRPr="0049033D" w:rsidRDefault="001A59F3" w:rsidP="008C1082">
            <w:pPr>
              <w:widowControl/>
              <w:jc w:val="left"/>
              <w:rPr>
                <w:b/>
              </w:rPr>
            </w:pPr>
            <w:r w:rsidRPr="001A59F3">
              <w:rPr>
                <w:b/>
              </w:rPr>
              <w:t>MIDDLE_EAST_ASIA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9F3" w:rsidRPr="00A36C09" w:rsidRDefault="001A59F3" w:rsidP="001A59F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0x03</w:t>
            </w:r>
          </w:p>
        </w:tc>
      </w:tr>
      <w:tr w:rsidR="000D53E4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3E4" w:rsidRPr="001A59F3" w:rsidRDefault="000D53E4" w:rsidP="008C1082">
            <w:pPr>
              <w:widowControl/>
              <w:jc w:val="left"/>
              <w:rPr>
                <w:b/>
              </w:rPr>
            </w:pPr>
            <w:r w:rsidRPr="000D53E4">
              <w:rPr>
                <w:b/>
              </w:rPr>
              <w:t>SOUTH_AMERICA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3E4" w:rsidRDefault="000D53E4" w:rsidP="000D53E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0x04</w:t>
            </w:r>
          </w:p>
        </w:tc>
      </w:tr>
      <w:tr w:rsidR="000D53E4" w:rsidRPr="00A36C09" w:rsidTr="00E84D2B">
        <w:trPr>
          <w:trHeight w:val="285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3E4" w:rsidRPr="001A59F3" w:rsidRDefault="000D53E4" w:rsidP="008C1082">
            <w:pPr>
              <w:widowControl/>
              <w:jc w:val="left"/>
              <w:rPr>
                <w:b/>
              </w:rPr>
            </w:pPr>
            <w:r w:rsidRPr="000D53E4">
              <w:rPr>
                <w:b/>
              </w:rPr>
              <w:t>BRAZIL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3E4" w:rsidRDefault="000D53E4" w:rsidP="000D53E4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0x05</w:t>
            </w:r>
          </w:p>
        </w:tc>
      </w:tr>
    </w:tbl>
    <w:p w:rsidR="00EE0D32" w:rsidRDefault="00E84D2B" w:rsidP="00EE0D32">
      <w:pPr>
        <w:ind w:left="420"/>
      </w:pPr>
      <w:ins w:id="10579" w:author="Zhang, Carol (MSHA)" w:date="2019-08-21T20:11:00Z">
        <w:r>
          <w:t>*</w:t>
        </w:r>
        <w:r w:rsidRPr="00E84D2B">
          <w:t xml:space="preserve"> </w:t>
        </w:r>
        <w:r>
          <w:t xml:space="preserve">The enumeration is not </w:t>
        </w:r>
        <w:r>
          <w:fldChar w:fldCharType="begin"/>
        </w:r>
        <w:r>
          <w:instrText xml:space="preserve"> HYPERLINK "http://www.baidu.com/link?url=wS_UPT3pJqD8dZ_t0ToSlrz2vYJVHRcQMkjS0K4EtdN9GFdJk7QD8rJ5bGgbYcHgi9qWLDXq7Pqto6zTemb9Jbt3RD01CZe0o7RablBRzycNnjip1L2o2XbQA8FyQktN" \t "_blank" </w:instrText>
        </w:r>
        <w:r>
          <w:fldChar w:fldCharType="separate"/>
        </w:r>
        <w:r w:rsidRPr="009465D2">
          <w:t>applicable</w:t>
        </w:r>
        <w:r>
          <w:fldChar w:fldCharType="end"/>
        </w:r>
        <w:r>
          <w:t xml:space="preserve"> for Graseby C9LVP, which will get the region and language index from the pump.</w:t>
        </w:r>
      </w:ins>
    </w:p>
    <w:p w:rsidR="003E3866" w:rsidRDefault="00E0692A" w:rsidP="00E0692A">
      <w:pPr>
        <w:pStyle w:val="2"/>
        <w:numPr>
          <w:ilvl w:val="1"/>
          <w:numId w:val="9"/>
        </w:numPr>
      </w:pPr>
      <w:bookmarkStart w:id="10580" w:name="_Ref497494590"/>
      <w:r>
        <w:t>Drug Item F</w:t>
      </w:r>
      <w:r>
        <w:rPr>
          <w:rFonts w:hint="eastAsia"/>
        </w:rPr>
        <w:t>lag</w:t>
      </w:r>
      <w:bookmarkEnd w:id="10580"/>
    </w:p>
    <w:p w:rsidR="00E0692A" w:rsidRDefault="00E0692A" w:rsidP="00E0692A"/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E0692A" w:rsidRPr="005C6539" w:rsidTr="007C5CEA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92A" w:rsidRPr="005C6539" w:rsidRDefault="00E0692A" w:rsidP="007C5CEA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Deselect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0692A" w:rsidRPr="005C6539" w:rsidRDefault="00E0692A" w:rsidP="007C5CEA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E0692A" w:rsidRPr="005C6539" w:rsidTr="007C5CEA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692A" w:rsidRPr="005C6539" w:rsidRDefault="00E0692A" w:rsidP="007C5CEA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Select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0692A" w:rsidRPr="005C6539" w:rsidRDefault="00E0692A" w:rsidP="007C5CEA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E0692A" w:rsidRDefault="007C0A9C" w:rsidP="007C0A9C">
      <w:pPr>
        <w:pStyle w:val="2"/>
        <w:numPr>
          <w:ilvl w:val="1"/>
          <w:numId w:val="9"/>
        </w:numPr>
      </w:pPr>
      <w:bookmarkStart w:id="10581" w:name="_Ref501376277"/>
      <w:r>
        <w:t>Import/Export File Type</w:t>
      </w:r>
      <w:bookmarkEnd w:id="10581"/>
    </w:p>
    <w:tbl>
      <w:tblPr>
        <w:tblW w:w="2737" w:type="dxa"/>
        <w:jc w:val="center"/>
        <w:tblLook w:val="04A0" w:firstRow="1" w:lastRow="0" w:firstColumn="1" w:lastColumn="0" w:noHBand="0" w:noVBand="1"/>
      </w:tblPr>
      <w:tblGrid>
        <w:gridCol w:w="1657"/>
        <w:gridCol w:w="1080"/>
      </w:tblGrid>
      <w:tr w:rsidR="007C0A9C" w:rsidRPr="005C6539" w:rsidTr="000F0080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0A9C" w:rsidRPr="005C6539" w:rsidRDefault="007C0A9C" w:rsidP="000F008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Main SPI 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C0A9C" w:rsidRPr="005C6539" w:rsidRDefault="007C0A9C" w:rsidP="000F008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7C0A9C" w:rsidRPr="005C6539" w:rsidTr="000F0080">
        <w:trPr>
          <w:trHeight w:val="285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C0A9C" w:rsidRPr="005C6539" w:rsidRDefault="007C0A9C" w:rsidP="000F008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UI SPI 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C0A9C" w:rsidRPr="005C6539" w:rsidRDefault="007C0A9C" w:rsidP="000F008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631B3B" w:rsidRDefault="00631B3B" w:rsidP="00631B3B">
      <w:pPr>
        <w:pStyle w:val="2"/>
        <w:numPr>
          <w:ilvl w:val="1"/>
          <w:numId w:val="9"/>
        </w:numPr>
      </w:pPr>
      <w:bookmarkStart w:id="10582" w:name="_Ref509837603"/>
      <w:r>
        <w:t>System Status</w:t>
      </w:r>
      <w:bookmarkEnd w:id="10582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1B3B" w:rsidRPr="005C6539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Wait Power Up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1B3B" w:rsidRPr="005C6539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1B3B" w:rsidRPr="005C6539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31B3B" w:rsidRPr="005C6539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Stop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31B3B" w:rsidRPr="005C6539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Pause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0x03</w:t>
            </w:r>
          </w:p>
        </w:tc>
      </w:tr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Run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0x04</w:t>
            </w:r>
          </w:p>
        </w:tc>
      </w:tr>
      <w:tr w:rsidR="00631B3B" w:rsidRPr="005C6539" w:rsidTr="00631B3B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Power Off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31B3B" w:rsidRDefault="00631B3B" w:rsidP="00AA24B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0x05</w:t>
            </w:r>
          </w:p>
        </w:tc>
      </w:tr>
    </w:tbl>
    <w:p w:rsidR="00BA698D" w:rsidRDefault="00BA698D" w:rsidP="00BA698D">
      <w:pPr>
        <w:pStyle w:val="2"/>
        <w:numPr>
          <w:ilvl w:val="1"/>
          <w:numId w:val="9"/>
        </w:numPr>
      </w:pPr>
      <w:bookmarkStart w:id="10583" w:name="_Ref512440242"/>
      <w:r>
        <w:t xml:space="preserve">Brand </w:t>
      </w:r>
      <w:r>
        <w:rPr>
          <w:rFonts w:hint="eastAsia"/>
        </w:rPr>
        <w:t>Level</w:t>
      </w:r>
      <w:bookmarkEnd w:id="10583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BA698D" w:rsidRPr="005C6539" w:rsidTr="00A961CC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698D" w:rsidRPr="005C6539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Preset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A698D" w:rsidRPr="005C6539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BA698D" w:rsidRPr="005C6539" w:rsidTr="00A961CC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A698D" w:rsidRPr="005C6539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Custom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A698D" w:rsidRPr="005C6539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BA698D" w:rsidRPr="005C6539" w:rsidTr="00A961CC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A698D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Error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A698D" w:rsidRPr="005C6539" w:rsidRDefault="00BA698D" w:rsidP="00A961C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0x02</w:t>
            </w:r>
          </w:p>
        </w:tc>
      </w:tr>
    </w:tbl>
    <w:p w:rsidR="008B3C34" w:rsidRDefault="008B3C34" w:rsidP="00E0692A"/>
    <w:p w:rsidR="00E96401" w:rsidRDefault="00E96401" w:rsidP="00E0692A"/>
    <w:p w:rsidR="00E96401" w:rsidRDefault="00E96401" w:rsidP="00461B88">
      <w:pPr>
        <w:pStyle w:val="2"/>
        <w:numPr>
          <w:ilvl w:val="1"/>
          <w:numId w:val="9"/>
        </w:numPr>
      </w:pPr>
      <w:bookmarkStart w:id="10584" w:name="_Ref1050824"/>
      <w:r>
        <w:rPr>
          <w:rFonts w:hint="eastAsia"/>
        </w:rPr>
        <w:t>Pressure Sensor Type</w:t>
      </w:r>
      <w:bookmarkEnd w:id="10584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E96401" w:rsidRPr="005C6539" w:rsidTr="00C24AF6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6401" w:rsidRPr="005C6539" w:rsidRDefault="00AD6359" w:rsidP="00C24AF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U</w:t>
            </w:r>
            <w:r w:rsidR="00E96401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SO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96401" w:rsidRPr="005C6539" w:rsidRDefault="00E96401" w:rsidP="00C24AF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E96401" w:rsidRPr="005C6539" w:rsidTr="00C24AF6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401" w:rsidRPr="005C6539" w:rsidRDefault="00AD6359" w:rsidP="00C24AF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D</w:t>
            </w:r>
            <w:r w:rsidR="00E96401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SO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401" w:rsidRPr="005C6539" w:rsidRDefault="00E96401" w:rsidP="00C24AF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5B3CD0" w:rsidRDefault="005B3CD0" w:rsidP="00E0692A"/>
    <w:p w:rsidR="00E96401" w:rsidRDefault="005B3CD0" w:rsidP="00461B88">
      <w:pPr>
        <w:pStyle w:val="2"/>
        <w:numPr>
          <w:ilvl w:val="1"/>
          <w:numId w:val="9"/>
        </w:numPr>
      </w:pPr>
      <w:bookmarkStart w:id="10585" w:name="_Ref4078304"/>
      <w:r>
        <w:t>Secondary</w:t>
      </w:r>
      <w:r>
        <w:rPr>
          <w:rFonts w:hint="eastAsia"/>
        </w:rPr>
        <w:t xml:space="preserve"> Infusion </w:t>
      </w:r>
      <w:r>
        <w:t>Complete Setting</w:t>
      </w:r>
      <w:bookmarkEnd w:id="10585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5B3CD0" w:rsidRPr="005C6539" w:rsidTr="00B42FD1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3CD0" w:rsidRPr="005C6539" w:rsidRDefault="0006667F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A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larm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B3CD0" w:rsidRPr="005C6539" w:rsidRDefault="005B3CD0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5B3CD0" w:rsidRPr="005C6539" w:rsidTr="00B42FD1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3CD0" w:rsidRPr="005C6539" w:rsidRDefault="0006667F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A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lert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B3CD0" w:rsidRPr="005C6539" w:rsidRDefault="005B3CD0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5B3CD0" w:rsidRPr="005C6539" w:rsidTr="00B42FD1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3CD0" w:rsidRDefault="0006667F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N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one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B3CD0" w:rsidRPr="005C6539" w:rsidRDefault="008933BF" w:rsidP="00B42FD1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</w:tr>
    </w:tbl>
    <w:p w:rsidR="005B3CD0" w:rsidRPr="005B3CD0" w:rsidRDefault="005B3CD0"/>
    <w:p w:rsidR="005B3CD0" w:rsidRDefault="002733A7" w:rsidP="00461B88">
      <w:pPr>
        <w:pStyle w:val="2"/>
        <w:numPr>
          <w:ilvl w:val="1"/>
          <w:numId w:val="9"/>
        </w:numPr>
      </w:pPr>
      <w:bookmarkStart w:id="10586" w:name="_Ref12366344"/>
      <w:r>
        <w:t>Infusion</w:t>
      </w:r>
      <w:r>
        <w:rPr>
          <w:rFonts w:hint="eastAsia"/>
        </w:rPr>
        <w:t xml:space="preserve"> </w:t>
      </w:r>
      <w:r>
        <w:t>Near</w:t>
      </w:r>
      <w:r>
        <w:rPr>
          <w:rFonts w:hint="eastAsia"/>
        </w:rPr>
        <w:t xml:space="preserve"> </w:t>
      </w:r>
      <w:r>
        <w:t>Complete</w:t>
      </w:r>
      <w:r>
        <w:rPr>
          <w:rFonts w:hint="eastAsia"/>
        </w:rPr>
        <w:t xml:space="preserve"> </w:t>
      </w:r>
      <w:r>
        <w:t>Criteria</w:t>
      </w:r>
      <w:bookmarkEnd w:id="10586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2733A7" w:rsidRPr="005C6539" w:rsidTr="00EC1887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33A7" w:rsidRPr="005C6539" w:rsidRDefault="0006667F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y Time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33A7" w:rsidRPr="005C6539" w:rsidRDefault="002733A7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2733A7" w:rsidRPr="005C6539" w:rsidTr="00EC1887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33A7" w:rsidRPr="005C6539" w:rsidRDefault="0006667F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y Volume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733A7" w:rsidRPr="005C6539" w:rsidRDefault="002733A7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2733A7" w:rsidRPr="005C6539" w:rsidTr="00EC1887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33A7" w:rsidRDefault="0006667F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O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ff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733A7" w:rsidRPr="005C6539" w:rsidRDefault="002733A7" w:rsidP="00EC1887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</w:tr>
    </w:tbl>
    <w:p w:rsidR="002733A7" w:rsidRDefault="00680B10" w:rsidP="00461B88">
      <w:pPr>
        <w:pStyle w:val="2"/>
        <w:numPr>
          <w:ilvl w:val="1"/>
          <w:numId w:val="9"/>
        </w:numPr>
      </w:pPr>
      <w:bookmarkStart w:id="10587" w:name="_Ref12369216"/>
      <w:r>
        <w:t>Air Detection Option</w:t>
      </w:r>
      <w:bookmarkEnd w:id="10587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0B10" w:rsidRPr="005C6539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oth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0B10" w:rsidRPr="005C6539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Single bubble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0B10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Multiple bubble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</w:tr>
    </w:tbl>
    <w:p w:rsidR="00680B10" w:rsidRDefault="00680B10" w:rsidP="00461B88">
      <w:pPr>
        <w:pStyle w:val="2"/>
        <w:numPr>
          <w:ilvl w:val="1"/>
          <w:numId w:val="9"/>
        </w:numPr>
      </w:pPr>
      <w:bookmarkStart w:id="10588" w:name="_Ref12369404"/>
      <w:r>
        <w:t>Bubble Sensitivity</w:t>
      </w:r>
      <w:bookmarkEnd w:id="10588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L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ow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0B10" w:rsidRPr="005C6539" w:rsidRDefault="00680B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M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edium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  <w:tr w:rsidR="00680B10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0B10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H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igh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B10" w:rsidRPr="005C6539" w:rsidRDefault="00680B10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</w:t>
            </w:r>
          </w:p>
        </w:tc>
      </w:tr>
    </w:tbl>
    <w:p w:rsidR="00680B10" w:rsidRDefault="0006667F" w:rsidP="00461B88">
      <w:pPr>
        <w:pStyle w:val="2"/>
        <w:numPr>
          <w:ilvl w:val="1"/>
          <w:numId w:val="9"/>
        </w:numPr>
      </w:pPr>
      <w:bookmarkStart w:id="10589" w:name="_Ref12370523"/>
      <w:r>
        <w:rPr>
          <w:rFonts w:hint="eastAsia"/>
        </w:rPr>
        <w:t>Screen</w:t>
      </w:r>
      <w:r>
        <w:t xml:space="preserve"> </w:t>
      </w:r>
      <w:r>
        <w:rPr>
          <w:rFonts w:hint="eastAsia"/>
        </w:rPr>
        <w:t>Type</w:t>
      </w:r>
      <w:bookmarkEnd w:id="10589"/>
    </w:p>
    <w:tbl>
      <w:tblPr>
        <w:tblW w:w="2967" w:type="dxa"/>
        <w:jc w:val="center"/>
        <w:tblLook w:val="04A0" w:firstRow="1" w:lastRow="0" w:firstColumn="1" w:lastColumn="0" w:noHBand="0" w:noVBand="1"/>
      </w:tblPr>
      <w:tblGrid>
        <w:gridCol w:w="2117"/>
        <w:gridCol w:w="850"/>
      </w:tblGrid>
      <w:tr w:rsidR="0006667F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667F" w:rsidRPr="005C6539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Safety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6667F" w:rsidRPr="005C6539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06667F" w:rsidRPr="005C6539" w:rsidTr="00A22913">
        <w:trPr>
          <w:trHeight w:val="285"/>
          <w:jc w:val="center"/>
        </w:trPr>
        <w:tc>
          <w:tcPr>
            <w:tcW w:w="21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667F" w:rsidRPr="005C6539" w:rsidRDefault="0006667F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M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aintenance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667F" w:rsidRPr="005C6539" w:rsidRDefault="0006667F" w:rsidP="00A22913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5C6539">
              <w:rPr>
                <w:rFonts w:ascii="Arial" w:eastAsia="宋体" w:hAnsi="Arial" w:cs="Arial"/>
                <w:color w:val="000000"/>
                <w:kern w:val="0"/>
                <w:sz w:val="22"/>
              </w:rPr>
              <w:t>0x0</w:t>
            </w: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</w:p>
        </w:tc>
      </w:tr>
    </w:tbl>
    <w:p w:rsidR="0006667F" w:rsidRDefault="0006667F" w:rsidP="00E0692A"/>
    <w:p w:rsidR="0006667F" w:rsidRDefault="00920300" w:rsidP="00461B88">
      <w:pPr>
        <w:pStyle w:val="2"/>
        <w:numPr>
          <w:ilvl w:val="1"/>
          <w:numId w:val="9"/>
        </w:numPr>
      </w:pPr>
      <w:bookmarkStart w:id="10590" w:name="_Ref16250204"/>
      <w:r>
        <w:t>Rate Unit</w:t>
      </w:r>
      <w:bookmarkEnd w:id="10590"/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920300" w:rsidRPr="00A36C09" w:rsidTr="00920300">
        <w:trPr>
          <w:trHeight w:val="285"/>
          <w:jc w:val="center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0x00</w:t>
            </w:r>
          </w:p>
        </w:tc>
      </w:tr>
      <w:tr w:rsidR="00920300" w:rsidRPr="00A36C09" w:rsidTr="00920300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</w:rPr>
              <w:t>drops/min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A36C09">
              <w:rPr>
                <w:rFonts w:ascii="Arial" w:eastAsia="宋体" w:hAnsi="Arial" w:cs="Arial"/>
                <w:color w:val="000000"/>
                <w:kern w:val="0"/>
                <w:sz w:val="22"/>
              </w:rPr>
              <w:t>0x01</w:t>
            </w:r>
          </w:p>
        </w:tc>
      </w:tr>
      <w:tr w:rsidR="00920300" w:rsidRPr="00A36C09" w:rsidTr="00461B88">
        <w:trPr>
          <w:trHeight w:val="285"/>
          <w:jc w:val="center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20300" w:rsidRPr="00A36C09" w:rsidRDefault="00920300" w:rsidP="0092030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</w:tbl>
    <w:p w:rsidR="00920300" w:rsidRDefault="00920300" w:rsidP="00E0692A"/>
    <w:p w:rsidR="00920300" w:rsidRDefault="005F18E2">
      <w:pPr>
        <w:pStyle w:val="2"/>
        <w:numPr>
          <w:ilvl w:val="1"/>
          <w:numId w:val="9"/>
        </w:numPr>
        <w:rPr>
          <w:ins w:id="10591" w:author="Zhang, Carol (MSHA)" w:date="2019-08-29T18:11:00Z"/>
        </w:rPr>
        <w:pPrChange w:id="10592" w:author="Zhang, Carol (MSHA)" w:date="2019-08-29T18:11:00Z">
          <w:pPr/>
        </w:pPrChange>
      </w:pPr>
      <w:bookmarkStart w:id="10593" w:name="_Ref17994799"/>
      <w:ins w:id="10594" w:author="Zhang, Carol (MSHA)" w:date="2019-08-29T18:11:00Z">
        <w:r>
          <w:t>Weight Unit</w:t>
        </w:r>
        <w:bookmarkEnd w:id="10593"/>
      </w:ins>
    </w:p>
    <w:tbl>
      <w:tblPr>
        <w:tblW w:w="2861" w:type="dxa"/>
        <w:jc w:val="center"/>
        <w:tblLook w:val="04A0" w:firstRow="1" w:lastRow="0" w:firstColumn="1" w:lastColumn="0" w:noHBand="0" w:noVBand="1"/>
      </w:tblPr>
      <w:tblGrid>
        <w:gridCol w:w="1861"/>
        <w:gridCol w:w="1000"/>
      </w:tblGrid>
      <w:tr w:rsidR="005F18E2" w:rsidRPr="00A36C09" w:rsidTr="009B7484">
        <w:trPr>
          <w:trHeight w:val="285"/>
          <w:jc w:val="center"/>
          <w:ins w:id="10595" w:author="Zhang, Carol (MSHA)" w:date="2019-08-29T18:11:00Z"/>
        </w:trPr>
        <w:tc>
          <w:tcPr>
            <w:tcW w:w="1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18E2" w:rsidRPr="00A36C09" w:rsidRDefault="005F18E2" w:rsidP="009B7484">
            <w:pPr>
              <w:widowControl/>
              <w:jc w:val="left"/>
              <w:rPr>
                <w:ins w:id="10596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  <w:ins w:id="10597" w:author="Zhang, Carol (MSHA)" w:date="2019-08-29T18:11:00Z">
              <w:r>
                <w:rPr>
                  <w:rFonts w:ascii="Arial" w:eastAsia="宋体" w:hAnsi="Arial" w:cs="Arial"/>
                  <w:color w:val="000000"/>
                  <w:kern w:val="0"/>
                  <w:sz w:val="22"/>
                </w:rPr>
                <w:t>kg</w:t>
              </w:r>
            </w:ins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18E2" w:rsidRPr="00A36C09" w:rsidRDefault="005F18E2" w:rsidP="009B7484">
            <w:pPr>
              <w:widowControl/>
              <w:jc w:val="left"/>
              <w:rPr>
                <w:ins w:id="10598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  <w:ins w:id="10599" w:author="Zhang, Carol (MSHA)" w:date="2019-08-29T18:11:00Z">
              <w:r w:rsidRPr="00A36C09">
                <w:rPr>
                  <w:rFonts w:ascii="Arial" w:eastAsia="宋体" w:hAnsi="Arial" w:cs="Arial"/>
                  <w:color w:val="000000"/>
                  <w:kern w:val="0"/>
                  <w:sz w:val="22"/>
                </w:rPr>
                <w:t>0x00</w:t>
              </w:r>
            </w:ins>
          </w:p>
        </w:tc>
      </w:tr>
      <w:tr w:rsidR="005F18E2" w:rsidRPr="00A36C09" w:rsidTr="009B7484">
        <w:trPr>
          <w:trHeight w:val="285"/>
          <w:jc w:val="center"/>
          <w:ins w:id="10600" w:author="Zhang, Carol (MSHA)" w:date="2019-08-29T18:11:00Z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18E2" w:rsidRPr="00A36C09" w:rsidRDefault="005F18E2" w:rsidP="009B7484">
            <w:pPr>
              <w:widowControl/>
              <w:jc w:val="left"/>
              <w:rPr>
                <w:ins w:id="10601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  <w:ins w:id="10602" w:author="Zhang, Carol (MSHA)" w:date="2019-08-29T18:11:00Z">
              <w:r>
                <w:rPr>
                  <w:rFonts w:ascii="Arial" w:eastAsia="宋体" w:hAnsi="Arial" w:cs="Arial"/>
                  <w:color w:val="000000"/>
                  <w:kern w:val="0"/>
                  <w:sz w:val="22"/>
                </w:rPr>
                <w:t>lb</w:t>
              </w:r>
            </w:ins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18E2" w:rsidRPr="00A36C09" w:rsidRDefault="005F18E2" w:rsidP="009B7484">
            <w:pPr>
              <w:widowControl/>
              <w:jc w:val="left"/>
              <w:rPr>
                <w:ins w:id="10603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  <w:ins w:id="10604" w:author="Zhang, Carol (MSHA)" w:date="2019-08-29T18:11:00Z">
              <w:r w:rsidRPr="00A36C09">
                <w:rPr>
                  <w:rFonts w:ascii="Arial" w:eastAsia="宋体" w:hAnsi="Arial" w:cs="Arial"/>
                  <w:color w:val="000000"/>
                  <w:kern w:val="0"/>
                  <w:sz w:val="22"/>
                </w:rPr>
                <w:t>0x01</w:t>
              </w:r>
            </w:ins>
          </w:p>
        </w:tc>
      </w:tr>
      <w:tr w:rsidR="005F18E2" w:rsidRPr="00A36C09" w:rsidTr="009B7484">
        <w:trPr>
          <w:trHeight w:val="285"/>
          <w:jc w:val="center"/>
          <w:ins w:id="10605" w:author="Zhang, Carol (MSHA)" w:date="2019-08-29T18:11:00Z"/>
        </w:trPr>
        <w:tc>
          <w:tcPr>
            <w:tcW w:w="18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18E2" w:rsidRPr="00A36C09" w:rsidRDefault="005F18E2" w:rsidP="009B7484">
            <w:pPr>
              <w:widowControl/>
              <w:jc w:val="left"/>
              <w:rPr>
                <w:ins w:id="10606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F18E2" w:rsidRPr="00A36C09" w:rsidRDefault="005F18E2" w:rsidP="009B7484">
            <w:pPr>
              <w:widowControl/>
              <w:jc w:val="left"/>
              <w:rPr>
                <w:ins w:id="10607" w:author="Zhang, Carol (MSHA)" w:date="2019-08-29T18:11:00Z"/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</w:tbl>
    <w:p w:rsidR="005F18E2" w:rsidRPr="00E0692A" w:rsidRDefault="005F18E2" w:rsidP="00E0692A"/>
    <w:sectPr w:rsidR="005F18E2" w:rsidRPr="00E0692A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0A1" w:rsidRDefault="00CE20A1" w:rsidP="001D6635">
      <w:r>
        <w:separator/>
      </w:r>
    </w:p>
  </w:endnote>
  <w:endnote w:type="continuationSeparator" w:id="0">
    <w:p w:rsidR="00CE20A1" w:rsidRDefault="00CE20A1" w:rsidP="001D6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DD0" w:rsidRDefault="00915DD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align>bottom</wp:align>
              </wp:positionV>
              <wp:extent cx="2540000" cy="317500"/>
              <wp:effectExtent l="0" t="0" r="0" b="0"/>
              <wp:wrapNone/>
              <wp:docPr id="10" name="ClassificationPri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0000" cy="317500"/>
                      </a:xfrm>
                      <a:prstGeom prst="rect">
                        <a:avLst/>
                      </a:prstGeom>
                      <a:solidFill>
                        <a:scrgbClr r="0" g="0" b="0">
                          <a:alpha val="0"/>
                        </a:scrgbClr>
                      </a:solidFill>
                      <a:ln w="6350" cap="flat" cmpd="sng" algn="ctr">
                        <a:solidFill>
                          <a:prstClr val="black">
                            <a:alpha val="0"/>
                          </a:prstClr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15DD0" w:rsidRDefault="00915DD0" w:rsidP="001D6635">
                          <w:pPr>
                            <w:jc w:val="center"/>
                          </w:pPr>
                          <w:r>
                            <w:t>- INTERNAL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lassificationPri1" o:spid="_x0000_s1026" type="#_x0000_t202" style="position:absolute;margin-left:0;margin-top:0;width:200pt;height:25pt;z-index:251659264;visibility:visible;mso-wrap-style:square;mso-wrap-distance-left:9pt;mso-wrap-distance-top:0;mso-wrap-distance-right:9pt;mso-wrap-distance-bottom:0;mso-position-horizontal:center;mso-position-horizontal-relative:text;mso-position-vertical:bottom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" fillcolor="black" strokeweight=".5pt">
              <v:fill opacity="0"/>
              <v:stroke opacity="0" joinstyle="round"/>
              <v:textbox>
                <w:txbxContent>
                  <w:p w:rsidR="00915DD0" w:rsidRDefault="00915DD0" w:rsidP="001D6635">
                    <w:pPr>
                      <w:jc w:val="center"/>
                    </w:pPr>
                    <w:r>
                      <w:t>- INTERNAL -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0A1" w:rsidRDefault="00CE20A1" w:rsidP="001D6635">
      <w:r>
        <w:separator/>
      </w:r>
    </w:p>
  </w:footnote>
  <w:footnote w:type="continuationSeparator" w:id="0">
    <w:p w:rsidR="00CE20A1" w:rsidRDefault="00CE20A1" w:rsidP="001D66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94ABC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46706F6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4FD7B42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5B9418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AA05DFB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0BC11372"/>
    <w:multiLevelType w:val="hybridMultilevel"/>
    <w:tmpl w:val="1798A70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0C6D6992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0EB57A9D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FE56E70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10646E04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10C46039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16962668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185078C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1B2D5254"/>
    <w:multiLevelType w:val="hybridMultilevel"/>
    <w:tmpl w:val="5E1831A2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1C116935"/>
    <w:multiLevelType w:val="hybridMultilevel"/>
    <w:tmpl w:val="5B1246BA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1CF057D7"/>
    <w:multiLevelType w:val="hybridMultilevel"/>
    <w:tmpl w:val="F2B0F9E4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1CFB043B"/>
    <w:multiLevelType w:val="hybridMultilevel"/>
    <w:tmpl w:val="4AD2A99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1D40461A"/>
    <w:multiLevelType w:val="hybridMultilevel"/>
    <w:tmpl w:val="A4AE392E"/>
    <w:lvl w:ilvl="0" w:tplc="029A138E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1ED80D1B"/>
    <w:multiLevelType w:val="hybridMultilevel"/>
    <w:tmpl w:val="55CAA07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9" w15:restartNumberingAfterBreak="0">
    <w:nsid w:val="1F500260"/>
    <w:multiLevelType w:val="hybridMultilevel"/>
    <w:tmpl w:val="996E8276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1FF075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21B43DE9"/>
    <w:multiLevelType w:val="hybridMultilevel"/>
    <w:tmpl w:val="D2661B76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27384D1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29C473B0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2A40013F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2AA47E34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2D956A67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306003C4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8" w15:restartNumberingAfterBreak="0">
    <w:nsid w:val="310371BE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316F352A"/>
    <w:multiLevelType w:val="hybridMultilevel"/>
    <w:tmpl w:val="79B0E98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329669CE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3491608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35677938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3" w15:restartNumberingAfterBreak="0">
    <w:nsid w:val="394436E4"/>
    <w:multiLevelType w:val="hybridMultilevel"/>
    <w:tmpl w:val="2A789F72"/>
    <w:lvl w:ilvl="0" w:tplc="77B6112E">
      <w:start w:val="1"/>
      <w:numFmt w:val="decimal"/>
      <w:lvlText w:val="%1)"/>
      <w:lvlJc w:val="left"/>
      <w:pPr>
        <w:ind w:left="126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3A371AFA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42BC6081"/>
    <w:multiLevelType w:val="hybridMultilevel"/>
    <w:tmpl w:val="AE04711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6" w15:restartNumberingAfterBreak="0">
    <w:nsid w:val="42E87CAD"/>
    <w:multiLevelType w:val="hybridMultilevel"/>
    <w:tmpl w:val="1798A70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7" w15:restartNumberingAfterBreak="0">
    <w:nsid w:val="47C1789D"/>
    <w:multiLevelType w:val="hybridMultilevel"/>
    <w:tmpl w:val="01E4CCA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8" w15:restartNumberingAfterBreak="0">
    <w:nsid w:val="4887151F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9" w15:restartNumberingAfterBreak="0">
    <w:nsid w:val="4B6D69A2"/>
    <w:multiLevelType w:val="hybridMultilevel"/>
    <w:tmpl w:val="D2104F8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0" w15:restartNumberingAfterBreak="0">
    <w:nsid w:val="4B8E3F68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1" w15:restartNumberingAfterBreak="0">
    <w:nsid w:val="4BC03AAD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2" w15:restartNumberingAfterBreak="0">
    <w:nsid w:val="4E3C215F"/>
    <w:multiLevelType w:val="multilevel"/>
    <w:tmpl w:val="394EDB3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3" w15:restartNumberingAfterBreak="0">
    <w:nsid w:val="50ED5CFA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4" w15:restartNumberingAfterBreak="0">
    <w:nsid w:val="52705E66"/>
    <w:multiLevelType w:val="hybridMultilevel"/>
    <w:tmpl w:val="996E8276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5" w15:restartNumberingAfterBreak="0">
    <w:nsid w:val="541F78D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6" w15:restartNumberingAfterBreak="0">
    <w:nsid w:val="55601C8E"/>
    <w:multiLevelType w:val="hybridMultilevel"/>
    <w:tmpl w:val="6CE0539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55C22978"/>
    <w:multiLevelType w:val="multilevel"/>
    <w:tmpl w:val="D804CFA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2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8" w15:restartNumberingAfterBreak="0">
    <w:nsid w:val="5A0A01F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9" w15:restartNumberingAfterBreak="0">
    <w:nsid w:val="5A151132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0" w15:restartNumberingAfterBreak="0">
    <w:nsid w:val="5B2D0CEB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1" w15:restartNumberingAfterBreak="0">
    <w:nsid w:val="5B6B63A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2" w15:restartNumberingAfterBreak="0">
    <w:nsid w:val="5CBB4BEB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3" w15:restartNumberingAfterBreak="0">
    <w:nsid w:val="5E4120CF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4" w15:restartNumberingAfterBreak="0">
    <w:nsid w:val="5F620B8D"/>
    <w:multiLevelType w:val="hybridMultilevel"/>
    <w:tmpl w:val="D2104F88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5" w15:restartNumberingAfterBreak="0">
    <w:nsid w:val="640F4CB4"/>
    <w:multiLevelType w:val="hybridMultilevel"/>
    <w:tmpl w:val="2A789F72"/>
    <w:lvl w:ilvl="0" w:tplc="77B6112E">
      <w:start w:val="1"/>
      <w:numFmt w:val="decimal"/>
      <w:lvlText w:val="%1)"/>
      <w:lvlJc w:val="left"/>
      <w:pPr>
        <w:ind w:left="126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6" w15:restartNumberingAfterBreak="0">
    <w:nsid w:val="64F378B3"/>
    <w:multiLevelType w:val="hybridMultilevel"/>
    <w:tmpl w:val="996E8276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7" w15:restartNumberingAfterBreak="0">
    <w:nsid w:val="656E73D1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8" w15:restartNumberingAfterBreak="0">
    <w:nsid w:val="69E849B9"/>
    <w:multiLevelType w:val="hybridMultilevel"/>
    <w:tmpl w:val="8BD86B9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9" w15:restartNumberingAfterBreak="0">
    <w:nsid w:val="6A493936"/>
    <w:multiLevelType w:val="multilevel"/>
    <w:tmpl w:val="E9726C2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0" w15:restartNumberingAfterBreak="0">
    <w:nsid w:val="6A593748"/>
    <w:multiLevelType w:val="hybridMultilevel"/>
    <w:tmpl w:val="DCCC0AD4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1" w15:restartNumberingAfterBreak="0">
    <w:nsid w:val="715813A9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2" w15:restartNumberingAfterBreak="0">
    <w:nsid w:val="73DA3FC7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3" w15:restartNumberingAfterBreak="0">
    <w:nsid w:val="763D5D79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4" w15:restartNumberingAfterBreak="0">
    <w:nsid w:val="76F67C72"/>
    <w:multiLevelType w:val="hybridMultilevel"/>
    <w:tmpl w:val="D2AA5F8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5" w15:restartNumberingAfterBreak="0">
    <w:nsid w:val="771D5637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6" w15:restartNumberingAfterBreak="0">
    <w:nsid w:val="77362242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7" w15:restartNumberingAfterBreak="0">
    <w:nsid w:val="784664B0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8" w15:restartNumberingAfterBreak="0">
    <w:nsid w:val="7A0C6795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9" w15:restartNumberingAfterBreak="0">
    <w:nsid w:val="7A1418C4"/>
    <w:multiLevelType w:val="hybridMultilevel"/>
    <w:tmpl w:val="DCB0DD66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0" w15:restartNumberingAfterBreak="0">
    <w:nsid w:val="7A927F8E"/>
    <w:multiLevelType w:val="hybridMultilevel"/>
    <w:tmpl w:val="E634D540"/>
    <w:lvl w:ilvl="0" w:tplc="9F9CB504">
      <w:start w:val="1"/>
      <w:numFmt w:val="decimal"/>
      <w:lvlText w:val="%1)"/>
      <w:lvlJc w:val="left"/>
      <w:pPr>
        <w:ind w:left="12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37"/>
  </w:num>
  <w:num w:numId="2">
    <w:abstractNumId w:val="20"/>
  </w:num>
  <w:num w:numId="3">
    <w:abstractNumId w:val="12"/>
  </w:num>
  <w:num w:numId="4">
    <w:abstractNumId w:val="47"/>
  </w:num>
  <w:num w:numId="5">
    <w:abstractNumId w:val="59"/>
  </w:num>
  <w:num w:numId="6">
    <w:abstractNumId w:val="33"/>
  </w:num>
  <w:num w:numId="7">
    <w:abstractNumId w:val="46"/>
  </w:num>
  <w:num w:numId="8">
    <w:abstractNumId w:val="64"/>
  </w:num>
  <w:num w:numId="9">
    <w:abstractNumId w:val="42"/>
  </w:num>
  <w:num w:numId="10">
    <w:abstractNumId w:val="52"/>
  </w:num>
  <w:num w:numId="11">
    <w:abstractNumId w:val="43"/>
  </w:num>
  <w:num w:numId="12">
    <w:abstractNumId w:val="2"/>
  </w:num>
  <w:num w:numId="13">
    <w:abstractNumId w:val="27"/>
  </w:num>
  <w:num w:numId="14">
    <w:abstractNumId w:val="50"/>
  </w:num>
  <w:num w:numId="15">
    <w:abstractNumId w:val="38"/>
  </w:num>
  <w:num w:numId="16">
    <w:abstractNumId w:val="4"/>
  </w:num>
  <w:num w:numId="17">
    <w:abstractNumId w:val="30"/>
  </w:num>
  <w:num w:numId="18">
    <w:abstractNumId w:val="31"/>
  </w:num>
  <w:num w:numId="19">
    <w:abstractNumId w:val="24"/>
  </w:num>
  <w:num w:numId="20">
    <w:abstractNumId w:val="7"/>
  </w:num>
  <w:num w:numId="21">
    <w:abstractNumId w:val="22"/>
  </w:num>
  <w:num w:numId="22">
    <w:abstractNumId w:val="57"/>
  </w:num>
  <w:num w:numId="23">
    <w:abstractNumId w:val="37"/>
  </w:num>
  <w:num w:numId="24">
    <w:abstractNumId w:val="67"/>
  </w:num>
  <w:num w:numId="25">
    <w:abstractNumId w:val="9"/>
  </w:num>
  <w:num w:numId="26">
    <w:abstractNumId w:val="34"/>
  </w:num>
  <w:num w:numId="27">
    <w:abstractNumId w:val="32"/>
  </w:num>
  <w:num w:numId="28">
    <w:abstractNumId w:val="62"/>
  </w:num>
  <w:num w:numId="29">
    <w:abstractNumId w:val="45"/>
  </w:num>
  <w:num w:numId="30">
    <w:abstractNumId w:val="61"/>
  </w:num>
  <w:num w:numId="31">
    <w:abstractNumId w:val="41"/>
  </w:num>
  <w:num w:numId="32">
    <w:abstractNumId w:val="65"/>
  </w:num>
  <w:num w:numId="33">
    <w:abstractNumId w:val="51"/>
  </w:num>
  <w:num w:numId="34">
    <w:abstractNumId w:val="0"/>
  </w:num>
  <w:num w:numId="35">
    <w:abstractNumId w:val="25"/>
  </w:num>
  <w:num w:numId="36">
    <w:abstractNumId w:val="53"/>
  </w:num>
  <w:num w:numId="37">
    <w:abstractNumId w:val="10"/>
  </w:num>
  <w:num w:numId="38">
    <w:abstractNumId w:val="40"/>
  </w:num>
  <w:num w:numId="39">
    <w:abstractNumId w:val="28"/>
  </w:num>
  <w:num w:numId="40">
    <w:abstractNumId w:val="70"/>
  </w:num>
  <w:num w:numId="41">
    <w:abstractNumId w:val="26"/>
  </w:num>
  <w:num w:numId="42">
    <w:abstractNumId w:val="8"/>
  </w:num>
  <w:num w:numId="43">
    <w:abstractNumId w:val="11"/>
  </w:num>
  <w:num w:numId="44">
    <w:abstractNumId w:val="1"/>
  </w:num>
  <w:num w:numId="45">
    <w:abstractNumId w:val="54"/>
  </w:num>
  <w:num w:numId="46">
    <w:abstractNumId w:val="39"/>
  </w:num>
  <w:num w:numId="47">
    <w:abstractNumId w:val="66"/>
  </w:num>
  <w:num w:numId="48">
    <w:abstractNumId w:val="48"/>
  </w:num>
  <w:num w:numId="49">
    <w:abstractNumId w:val="23"/>
  </w:num>
  <w:num w:numId="50">
    <w:abstractNumId w:val="49"/>
  </w:num>
  <w:num w:numId="51">
    <w:abstractNumId w:val="21"/>
  </w:num>
  <w:num w:numId="52">
    <w:abstractNumId w:val="55"/>
  </w:num>
  <w:num w:numId="53">
    <w:abstractNumId w:val="36"/>
  </w:num>
  <w:num w:numId="54">
    <w:abstractNumId w:val="68"/>
  </w:num>
  <w:num w:numId="55">
    <w:abstractNumId w:val="3"/>
  </w:num>
  <w:num w:numId="56">
    <w:abstractNumId w:val="63"/>
  </w:num>
  <w:num w:numId="57">
    <w:abstractNumId w:val="6"/>
  </w:num>
  <w:num w:numId="58">
    <w:abstractNumId w:val="35"/>
  </w:num>
  <w:num w:numId="59">
    <w:abstractNumId w:val="69"/>
  </w:num>
  <w:num w:numId="60">
    <w:abstractNumId w:val="44"/>
  </w:num>
  <w:num w:numId="61">
    <w:abstractNumId w:val="29"/>
  </w:num>
  <w:num w:numId="62">
    <w:abstractNumId w:val="18"/>
  </w:num>
  <w:num w:numId="63">
    <w:abstractNumId w:val="17"/>
  </w:num>
  <w:num w:numId="64">
    <w:abstractNumId w:val="19"/>
  </w:num>
  <w:num w:numId="65">
    <w:abstractNumId w:val="56"/>
  </w:num>
  <w:num w:numId="66">
    <w:abstractNumId w:val="58"/>
  </w:num>
  <w:num w:numId="67">
    <w:abstractNumId w:val="15"/>
  </w:num>
  <w:num w:numId="68">
    <w:abstractNumId w:val="16"/>
  </w:num>
  <w:num w:numId="69">
    <w:abstractNumId w:val="60"/>
  </w:num>
  <w:num w:numId="70">
    <w:abstractNumId w:val="5"/>
  </w:num>
  <w:num w:numId="71">
    <w:abstractNumId w:val="13"/>
  </w:num>
  <w:num w:numId="72">
    <w:abstractNumId w:val="14"/>
  </w:num>
  <w:numIdMacAtCleanup w:val="6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hang, Carol (MSHA)">
    <w15:presenceInfo w15:providerId="AD" w15:userId="S-1-5-21-1381337633-1520850443-549442657-2190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635"/>
    <w:rsid w:val="00000562"/>
    <w:rsid w:val="000006E9"/>
    <w:rsid w:val="00000B61"/>
    <w:rsid w:val="00000B75"/>
    <w:rsid w:val="00000F11"/>
    <w:rsid w:val="000016A4"/>
    <w:rsid w:val="00003296"/>
    <w:rsid w:val="00003971"/>
    <w:rsid w:val="00005E16"/>
    <w:rsid w:val="000062D8"/>
    <w:rsid w:val="00006F1C"/>
    <w:rsid w:val="00007042"/>
    <w:rsid w:val="00007334"/>
    <w:rsid w:val="000075CA"/>
    <w:rsid w:val="000115F0"/>
    <w:rsid w:val="000124F5"/>
    <w:rsid w:val="00013162"/>
    <w:rsid w:val="0001357E"/>
    <w:rsid w:val="00013D64"/>
    <w:rsid w:val="00013F02"/>
    <w:rsid w:val="0001551D"/>
    <w:rsid w:val="00015A4B"/>
    <w:rsid w:val="000163DA"/>
    <w:rsid w:val="00016629"/>
    <w:rsid w:val="000166B3"/>
    <w:rsid w:val="0002013B"/>
    <w:rsid w:val="00020B09"/>
    <w:rsid w:val="00020C06"/>
    <w:rsid w:val="0002127D"/>
    <w:rsid w:val="000228B6"/>
    <w:rsid w:val="000234DF"/>
    <w:rsid w:val="000239F3"/>
    <w:rsid w:val="00023D4F"/>
    <w:rsid w:val="00023E1A"/>
    <w:rsid w:val="000244BF"/>
    <w:rsid w:val="00025080"/>
    <w:rsid w:val="00026251"/>
    <w:rsid w:val="00026EF7"/>
    <w:rsid w:val="000276B5"/>
    <w:rsid w:val="00027C5F"/>
    <w:rsid w:val="000304D7"/>
    <w:rsid w:val="00030623"/>
    <w:rsid w:val="000308B6"/>
    <w:rsid w:val="00030A5D"/>
    <w:rsid w:val="00031123"/>
    <w:rsid w:val="00031527"/>
    <w:rsid w:val="0003154E"/>
    <w:rsid w:val="00031661"/>
    <w:rsid w:val="000328D0"/>
    <w:rsid w:val="00032B14"/>
    <w:rsid w:val="0003478C"/>
    <w:rsid w:val="0003523B"/>
    <w:rsid w:val="000365B2"/>
    <w:rsid w:val="000369F0"/>
    <w:rsid w:val="00037119"/>
    <w:rsid w:val="0003792C"/>
    <w:rsid w:val="00037D62"/>
    <w:rsid w:val="00040CB5"/>
    <w:rsid w:val="00040FFC"/>
    <w:rsid w:val="000411FE"/>
    <w:rsid w:val="00041592"/>
    <w:rsid w:val="000418B5"/>
    <w:rsid w:val="00041925"/>
    <w:rsid w:val="0004206A"/>
    <w:rsid w:val="00042AB7"/>
    <w:rsid w:val="0004442B"/>
    <w:rsid w:val="0004480A"/>
    <w:rsid w:val="00044B09"/>
    <w:rsid w:val="00044EB4"/>
    <w:rsid w:val="00045D41"/>
    <w:rsid w:val="0004659F"/>
    <w:rsid w:val="000468A5"/>
    <w:rsid w:val="0004696B"/>
    <w:rsid w:val="00046A05"/>
    <w:rsid w:val="00046B84"/>
    <w:rsid w:val="000470B1"/>
    <w:rsid w:val="0004740E"/>
    <w:rsid w:val="00047FC5"/>
    <w:rsid w:val="000517C8"/>
    <w:rsid w:val="00051DC1"/>
    <w:rsid w:val="00051F29"/>
    <w:rsid w:val="00052AFF"/>
    <w:rsid w:val="00052C97"/>
    <w:rsid w:val="000541F2"/>
    <w:rsid w:val="00054A01"/>
    <w:rsid w:val="00054E00"/>
    <w:rsid w:val="00055328"/>
    <w:rsid w:val="000560BE"/>
    <w:rsid w:val="00060445"/>
    <w:rsid w:val="000605C8"/>
    <w:rsid w:val="0006163A"/>
    <w:rsid w:val="00061C6F"/>
    <w:rsid w:val="00062267"/>
    <w:rsid w:val="000624F9"/>
    <w:rsid w:val="00062B64"/>
    <w:rsid w:val="00064269"/>
    <w:rsid w:val="00064416"/>
    <w:rsid w:val="0006490F"/>
    <w:rsid w:val="00065046"/>
    <w:rsid w:val="0006667F"/>
    <w:rsid w:val="000667D0"/>
    <w:rsid w:val="00066D51"/>
    <w:rsid w:val="00067D98"/>
    <w:rsid w:val="00070612"/>
    <w:rsid w:val="0007073D"/>
    <w:rsid w:val="00070AF4"/>
    <w:rsid w:val="00070B6F"/>
    <w:rsid w:val="000722C3"/>
    <w:rsid w:val="00072384"/>
    <w:rsid w:val="0007271B"/>
    <w:rsid w:val="000735C3"/>
    <w:rsid w:val="00073908"/>
    <w:rsid w:val="0007402A"/>
    <w:rsid w:val="00074307"/>
    <w:rsid w:val="000743AE"/>
    <w:rsid w:val="000765AF"/>
    <w:rsid w:val="000775AE"/>
    <w:rsid w:val="00080104"/>
    <w:rsid w:val="000810D4"/>
    <w:rsid w:val="0008163D"/>
    <w:rsid w:val="000818E3"/>
    <w:rsid w:val="00082009"/>
    <w:rsid w:val="00082410"/>
    <w:rsid w:val="00083CC6"/>
    <w:rsid w:val="0008411B"/>
    <w:rsid w:val="000845C4"/>
    <w:rsid w:val="000852AE"/>
    <w:rsid w:val="00085942"/>
    <w:rsid w:val="00086563"/>
    <w:rsid w:val="00087717"/>
    <w:rsid w:val="00090058"/>
    <w:rsid w:val="0009017D"/>
    <w:rsid w:val="0009129D"/>
    <w:rsid w:val="00092509"/>
    <w:rsid w:val="0009289E"/>
    <w:rsid w:val="000943B7"/>
    <w:rsid w:val="00094CEE"/>
    <w:rsid w:val="00095544"/>
    <w:rsid w:val="00095DDD"/>
    <w:rsid w:val="00096590"/>
    <w:rsid w:val="0009669E"/>
    <w:rsid w:val="000973DE"/>
    <w:rsid w:val="000A08C0"/>
    <w:rsid w:val="000A0C1C"/>
    <w:rsid w:val="000A0E7F"/>
    <w:rsid w:val="000A1C4C"/>
    <w:rsid w:val="000A1FF8"/>
    <w:rsid w:val="000A2103"/>
    <w:rsid w:val="000A2B91"/>
    <w:rsid w:val="000A42DF"/>
    <w:rsid w:val="000A46B5"/>
    <w:rsid w:val="000A4EBD"/>
    <w:rsid w:val="000A67AF"/>
    <w:rsid w:val="000A6AC2"/>
    <w:rsid w:val="000A76F9"/>
    <w:rsid w:val="000A7858"/>
    <w:rsid w:val="000B0017"/>
    <w:rsid w:val="000B0630"/>
    <w:rsid w:val="000B0D0F"/>
    <w:rsid w:val="000B199D"/>
    <w:rsid w:val="000B2293"/>
    <w:rsid w:val="000B3CFE"/>
    <w:rsid w:val="000B475F"/>
    <w:rsid w:val="000B5306"/>
    <w:rsid w:val="000B5C0E"/>
    <w:rsid w:val="000B6CC4"/>
    <w:rsid w:val="000C02DB"/>
    <w:rsid w:val="000C05EE"/>
    <w:rsid w:val="000C0A34"/>
    <w:rsid w:val="000C0D81"/>
    <w:rsid w:val="000C11D2"/>
    <w:rsid w:val="000C2DDB"/>
    <w:rsid w:val="000C3420"/>
    <w:rsid w:val="000C3FAF"/>
    <w:rsid w:val="000C4CA4"/>
    <w:rsid w:val="000C5505"/>
    <w:rsid w:val="000C6D2C"/>
    <w:rsid w:val="000C6EE4"/>
    <w:rsid w:val="000C73A7"/>
    <w:rsid w:val="000D1159"/>
    <w:rsid w:val="000D15BA"/>
    <w:rsid w:val="000D1709"/>
    <w:rsid w:val="000D1E41"/>
    <w:rsid w:val="000D28E3"/>
    <w:rsid w:val="000D357F"/>
    <w:rsid w:val="000D4A25"/>
    <w:rsid w:val="000D4C30"/>
    <w:rsid w:val="000D53E4"/>
    <w:rsid w:val="000D5CB6"/>
    <w:rsid w:val="000D65CE"/>
    <w:rsid w:val="000D6919"/>
    <w:rsid w:val="000D6E64"/>
    <w:rsid w:val="000D6ECB"/>
    <w:rsid w:val="000D6EE2"/>
    <w:rsid w:val="000D71A2"/>
    <w:rsid w:val="000D7776"/>
    <w:rsid w:val="000D7834"/>
    <w:rsid w:val="000D7F76"/>
    <w:rsid w:val="000E0AE7"/>
    <w:rsid w:val="000E11CA"/>
    <w:rsid w:val="000E1441"/>
    <w:rsid w:val="000E1822"/>
    <w:rsid w:val="000E19E2"/>
    <w:rsid w:val="000E1D0E"/>
    <w:rsid w:val="000E231B"/>
    <w:rsid w:val="000E2E04"/>
    <w:rsid w:val="000E315F"/>
    <w:rsid w:val="000E33D3"/>
    <w:rsid w:val="000E3CCB"/>
    <w:rsid w:val="000E3DE7"/>
    <w:rsid w:val="000E4693"/>
    <w:rsid w:val="000E5004"/>
    <w:rsid w:val="000E5B9F"/>
    <w:rsid w:val="000E5E2E"/>
    <w:rsid w:val="000E5FAE"/>
    <w:rsid w:val="000E7A06"/>
    <w:rsid w:val="000E7E6C"/>
    <w:rsid w:val="000E7F05"/>
    <w:rsid w:val="000F0080"/>
    <w:rsid w:val="000F0336"/>
    <w:rsid w:val="000F066E"/>
    <w:rsid w:val="000F170D"/>
    <w:rsid w:val="000F234B"/>
    <w:rsid w:val="000F25E2"/>
    <w:rsid w:val="000F3395"/>
    <w:rsid w:val="000F358E"/>
    <w:rsid w:val="000F3C47"/>
    <w:rsid w:val="000F4C5C"/>
    <w:rsid w:val="000F51BF"/>
    <w:rsid w:val="000F54EE"/>
    <w:rsid w:val="000F59C4"/>
    <w:rsid w:val="000F5D12"/>
    <w:rsid w:val="000F6BF8"/>
    <w:rsid w:val="000F714E"/>
    <w:rsid w:val="000F779B"/>
    <w:rsid w:val="001004B4"/>
    <w:rsid w:val="001008BA"/>
    <w:rsid w:val="00100AE1"/>
    <w:rsid w:val="00100BC3"/>
    <w:rsid w:val="00100FAA"/>
    <w:rsid w:val="001021B3"/>
    <w:rsid w:val="00102CB8"/>
    <w:rsid w:val="00103270"/>
    <w:rsid w:val="001037C6"/>
    <w:rsid w:val="00103AEC"/>
    <w:rsid w:val="00103B4A"/>
    <w:rsid w:val="00103DDE"/>
    <w:rsid w:val="00104341"/>
    <w:rsid w:val="00104D37"/>
    <w:rsid w:val="00105374"/>
    <w:rsid w:val="00105587"/>
    <w:rsid w:val="00105AD6"/>
    <w:rsid w:val="00105D6D"/>
    <w:rsid w:val="00107E55"/>
    <w:rsid w:val="00110B27"/>
    <w:rsid w:val="001123D0"/>
    <w:rsid w:val="0011362E"/>
    <w:rsid w:val="00113DAE"/>
    <w:rsid w:val="00113E93"/>
    <w:rsid w:val="00114547"/>
    <w:rsid w:val="001147BD"/>
    <w:rsid w:val="001163C3"/>
    <w:rsid w:val="001172F6"/>
    <w:rsid w:val="001175BB"/>
    <w:rsid w:val="00117DC3"/>
    <w:rsid w:val="00120560"/>
    <w:rsid w:val="00120D56"/>
    <w:rsid w:val="00121D2E"/>
    <w:rsid w:val="00121DD3"/>
    <w:rsid w:val="00122AFF"/>
    <w:rsid w:val="00123611"/>
    <w:rsid w:val="00124241"/>
    <w:rsid w:val="00124B3F"/>
    <w:rsid w:val="00124E8D"/>
    <w:rsid w:val="00125225"/>
    <w:rsid w:val="0012530F"/>
    <w:rsid w:val="00125838"/>
    <w:rsid w:val="001262A5"/>
    <w:rsid w:val="00126385"/>
    <w:rsid w:val="0012709A"/>
    <w:rsid w:val="00127444"/>
    <w:rsid w:val="001278A0"/>
    <w:rsid w:val="001278C7"/>
    <w:rsid w:val="00127DE1"/>
    <w:rsid w:val="001316A5"/>
    <w:rsid w:val="00131936"/>
    <w:rsid w:val="00131F17"/>
    <w:rsid w:val="00131F5C"/>
    <w:rsid w:val="0013235F"/>
    <w:rsid w:val="00132625"/>
    <w:rsid w:val="00133458"/>
    <w:rsid w:val="001338D3"/>
    <w:rsid w:val="00133938"/>
    <w:rsid w:val="00133D1D"/>
    <w:rsid w:val="001356AC"/>
    <w:rsid w:val="00135EB0"/>
    <w:rsid w:val="00135EBD"/>
    <w:rsid w:val="00140145"/>
    <w:rsid w:val="00141084"/>
    <w:rsid w:val="001418B4"/>
    <w:rsid w:val="00141C4B"/>
    <w:rsid w:val="00142745"/>
    <w:rsid w:val="001434A7"/>
    <w:rsid w:val="00143701"/>
    <w:rsid w:val="0014517C"/>
    <w:rsid w:val="00145C98"/>
    <w:rsid w:val="00145D1B"/>
    <w:rsid w:val="00145DEF"/>
    <w:rsid w:val="00146792"/>
    <w:rsid w:val="00146C21"/>
    <w:rsid w:val="00146C59"/>
    <w:rsid w:val="001479AB"/>
    <w:rsid w:val="00147C51"/>
    <w:rsid w:val="0015030C"/>
    <w:rsid w:val="001503B1"/>
    <w:rsid w:val="0015223E"/>
    <w:rsid w:val="00152A4E"/>
    <w:rsid w:val="00152C46"/>
    <w:rsid w:val="00153B83"/>
    <w:rsid w:val="00153E2C"/>
    <w:rsid w:val="0015406D"/>
    <w:rsid w:val="00154B5D"/>
    <w:rsid w:val="0015536A"/>
    <w:rsid w:val="00155F2D"/>
    <w:rsid w:val="00156B17"/>
    <w:rsid w:val="001570E0"/>
    <w:rsid w:val="00157E16"/>
    <w:rsid w:val="001604C4"/>
    <w:rsid w:val="00160E79"/>
    <w:rsid w:val="0016122A"/>
    <w:rsid w:val="001615E4"/>
    <w:rsid w:val="00161CD7"/>
    <w:rsid w:val="00161ED2"/>
    <w:rsid w:val="00162723"/>
    <w:rsid w:val="001630DE"/>
    <w:rsid w:val="00163773"/>
    <w:rsid w:val="00163978"/>
    <w:rsid w:val="00163EAC"/>
    <w:rsid w:val="00163F51"/>
    <w:rsid w:val="001664F9"/>
    <w:rsid w:val="00166D59"/>
    <w:rsid w:val="00166F00"/>
    <w:rsid w:val="001704A8"/>
    <w:rsid w:val="00171D53"/>
    <w:rsid w:val="0017227D"/>
    <w:rsid w:val="001722AF"/>
    <w:rsid w:val="0017295A"/>
    <w:rsid w:val="00172E54"/>
    <w:rsid w:val="00173F8E"/>
    <w:rsid w:val="001746E2"/>
    <w:rsid w:val="00174915"/>
    <w:rsid w:val="00174945"/>
    <w:rsid w:val="001749BE"/>
    <w:rsid w:val="001755F4"/>
    <w:rsid w:val="00175C02"/>
    <w:rsid w:val="0017609E"/>
    <w:rsid w:val="001763CB"/>
    <w:rsid w:val="00176595"/>
    <w:rsid w:val="00176A60"/>
    <w:rsid w:val="0017709C"/>
    <w:rsid w:val="001807B9"/>
    <w:rsid w:val="00180ADB"/>
    <w:rsid w:val="00181424"/>
    <w:rsid w:val="00181DBA"/>
    <w:rsid w:val="0018297D"/>
    <w:rsid w:val="0018301A"/>
    <w:rsid w:val="0018312A"/>
    <w:rsid w:val="001832B4"/>
    <w:rsid w:val="0018455C"/>
    <w:rsid w:val="00184A8C"/>
    <w:rsid w:val="00184E75"/>
    <w:rsid w:val="00184FB4"/>
    <w:rsid w:val="00185418"/>
    <w:rsid w:val="00185FBC"/>
    <w:rsid w:val="00186911"/>
    <w:rsid w:val="00187646"/>
    <w:rsid w:val="00187772"/>
    <w:rsid w:val="00187B50"/>
    <w:rsid w:val="001900A9"/>
    <w:rsid w:val="00190A91"/>
    <w:rsid w:val="00191260"/>
    <w:rsid w:val="0019154A"/>
    <w:rsid w:val="00193338"/>
    <w:rsid w:val="001938E4"/>
    <w:rsid w:val="00194EAB"/>
    <w:rsid w:val="00195202"/>
    <w:rsid w:val="00195274"/>
    <w:rsid w:val="00196253"/>
    <w:rsid w:val="0019638C"/>
    <w:rsid w:val="00196873"/>
    <w:rsid w:val="0019765D"/>
    <w:rsid w:val="001A07F7"/>
    <w:rsid w:val="001A1F6F"/>
    <w:rsid w:val="001A2B21"/>
    <w:rsid w:val="001A3D2B"/>
    <w:rsid w:val="001A4790"/>
    <w:rsid w:val="001A4B28"/>
    <w:rsid w:val="001A509C"/>
    <w:rsid w:val="001A58C5"/>
    <w:rsid w:val="001A59F3"/>
    <w:rsid w:val="001A5B39"/>
    <w:rsid w:val="001A5CE6"/>
    <w:rsid w:val="001A63B7"/>
    <w:rsid w:val="001A65ED"/>
    <w:rsid w:val="001A6A8C"/>
    <w:rsid w:val="001A7B41"/>
    <w:rsid w:val="001A7F1B"/>
    <w:rsid w:val="001B03B0"/>
    <w:rsid w:val="001B05E5"/>
    <w:rsid w:val="001B3CC4"/>
    <w:rsid w:val="001B3E51"/>
    <w:rsid w:val="001B4B9C"/>
    <w:rsid w:val="001B53F1"/>
    <w:rsid w:val="001B5848"/>
    <w:rsid w:val="001B6F31"/>
    <w:rsid w:val="001C0330"/>
    <w:rsid w:val="001C3640"/>
    <w:rsid w:val="001C4BED"/>
    <w:rsid w:val="001C4C84"/>
    <w:rsid w:val="001C4D8B"/>
    <w:rsid w:val="001C751D"/>
    <w:rsid w:val="001C7716"/>
    <w:rsid w:val="001D0AD2"/>
    <w:rsid w:val="001D0D95"/>
    <w:rsid w:val="001D0E13"/>
    <w:rsid w:val="001D1383"/>
    <w:rsid w:val="001D1C05"/>
    <w:rsid w:val="001D26E6"/>
    <w:rsid w:val="001D386A"/>
    <w:rsid w:val="001D408F"/>
    <w:rsid w:val="001D437A"/>
    <w:rsid w:val="001D4A67"/>
    <w:rsid w:val="001D4C0C"/>
    <w:rsid w:val="001D51CC"/>
    <w:rsid w:val="001D602D"/>
    <w:rsid w:val="001D6635"/>
    <w:rsid w:val="001D6BF1"/>
    <w:rsid w:val="001D6F13"/>
    <w:rsid w:val="001D74D5"/>
    <w:rsid w:val="001E0847"/>
    <w:rsid w:val="001E0CCC"/>
    <w:rsid w:val="001E159D"/>
    <w:rsid w:val="001E16CC"/>
    <w:rsid w:val="001E1CF0"/>
    <w:rsid w:val="001E2640"/>
    <w:rsid w:val="001E27F4"/>
    <w:rsid w:val="001E2E25"/>
    <w:rsid w:val="001E32CE"/>
    <w:rsid w:val="001E3999"/>
    <w:rsid w:val="001E5208"/>
    <w:rsid w:val="001E5799"/>
    <w:rsid w:val="001E5910"/>
    <w:rsid w:val="001E5E43"/>
    <w:rsid w:val="001E65FC"/>
    <w:rsid w:val="001E7056"/>
    <w:rsid w:val="001E727B"/>
    <w:rsid w:val="001E73D0"/>
    <w:rsid w:val="001E7408"/>
    <w:rsid w:val="001E780C"/>
    <w:rsid w:val="001F1127"/>
    <w:rsid w:val="001F1591"/>
    <w:rsid w:val="001F1773"/>
    <w:rsid w:val="001F1D10"/>
    <w:rsid w:val="001F2AF4"/>
    <w:rsid w:val="001F2D8A"/>
    <w:rsid w:val="001F2DEC"/>
    <w:rsid w:val="001F3119"/>
    <w:rsid w:val="001F325F"/>
    <w:rsid w:val="001F4028"/>
    <w:rsid w:val="001F5093"/>
    <w:rsid w:val="001F50B2"/>
    <w:rsid w:val="001F611A"/>
    <w:rsid w:val="001F6ACC"/>
    <w:rsid w:val="001F72ED"/>
    <w:rsid w:val="00200BA1"/>
    <w:rsid w:val="00200EB4"/>
    <w:rsid w:val="00201004"/>
    <w:rsid w:val="002027D1"/>
    <w:rsid w:val="00204549"/>
    <w:rsid w:val="002054BF"/>
    <w:rsid w:val="00205F96"/>
    <w:rsid w:val="002064A1"/>
    <w:rsid w:val="00206910"/>
    <w:rsid w:val="00207194"/>
    <w:rsid w:val="00207316"/>
    <w:rsid w:val="00207DB9"/>
    <w:rsid w:val="00207F0A"/>
    <w:rsid w:val="002105B9"/>
    <w:rsid w:val="00212056"/>
    <w:rsid w:val="0021248F"/>
    <w:rsid w:val="00212786"/>
    <w:rsid w:val="00212DDB"/>
    <w:rsid w:val="00213BD9"/>
    <w:rsid w:val="00213E6F"/>
    <w:rsid w:val="0021449F"/>
    <w:rsid w:val="002162A2"/>
    <w:rsid w:val="00216430"/>
    <w:rsid w:val="002166A4"/>
    <w:rsid w:val="00217260"/>
    <w:rsid w:val="00217919"/>
    <w:rsid w:val="0022037B"/>
    <w:rsid w:val="00221046"/>
    <w:rsid w:val="00221132"/>
    <w:rsid w:val="002211B6"/>
    <w:rsid w:val="002214D9"/>
    <w:rsid w:val="002225BD"/>
    <w:rsid w:val="002238E7"/>
    <w:rsid w:val="00224385"/>
    <w:rsid w:val="00224C37"/>
    <w:rsid w:val="00225EC6"/>
    <w:rsid w:val="0022673B"/>
    <w:rsid w:val="00227101"/>
    <w:rsid w:val="00227A93"/>
    <w:rsid w:val="00227E66"/>
    <w:rsid w:val="00230551"/>
    <w:rsid w:val="00230700"/>
    <w:rsid w:val="00233385"/>
    <w:rsid w:val="002333B5"/>
    <w:rsid w:val="00234281"/>
    <w:rsid w:val="002344F3"/>
    <w:rsid w:val="002356C9"/>
    <w:rsid w:val="002366D4"/>
    <w:rsid w:val="00236AE7"/>
    <w:rsid w:val="00236EE2"/>
    <w:rsid w:val="0023719A"/>
    <w:rsid w:val="002375BC"/>
    <w:rsid w:val="00240925"/>
    <w:rsid w:val="00240D9D"/>
    <w:rsid w:val="00241455"/>
    <w:rsid w:val="00241DD2"/>
    <w:rsid w:val="00242445"/>
    <w:rsid w:val="002425DA"/>
    <w:rsid w:val="00242D6F"/>
    <w:rsid w:val="00243128"/>
    <w:rsid w:val="002443F8"/>
    <w:rsid w:val="00244942"/>
    <w:rsid w:val="002449EA"/>
    <w:rsid w:val="002454E2"/>
    <w:rsid w:val="002456CE"/>
    <w:rsid w:val="0024604A"/>
    <w:rsid w:val="00246328"/>
    <w:rsid w:val="00246641"/>
    <w:rsid w:val="00246947"/>
    <w:rsid w:val="002470DF"/>
    <w:rsid w:val="00251D6B"/>
    <w:rsid w:val="0025242C"/>
    <w:rsid w:val="002529AC"/>
    <w:rsid w:val="00252AB7"/>
    <w:rsid w:val="00252CA5"/>
    <w:rsid w:val="00252DD4"/>
    <w:rsid w:val="00252EC7"/>
    <w:rsid w:val="00252F05"/>
    <w:rsid w:val="0025315F"/>
    <w:rsid w:val="00254D83"/>
    <w:rsid w:val="00256079"/>
    <w:rsid w:val="0025618C"/>
    <w:rsid w:val="002567F5"/>
    <w:rsid w:val="00257728"/>
    <w:rsid w:val="002577F5"/>
    <w:rsid w:val="0025787F"/>
    <w:rsid w:val="00257993"/>
    <w:rsid w:val="00257FC2"/>
    <w:rsid w:val="00261C9B"/>
    <w:rsid w:val="002627AE"/>
    <w:rsid w:val="00263004"/>
    <w:rsid w:val="00265591"/>
    <w:rsid w:val="002657EB"/>
    <w:rsid w:val="00266167"/>
    <w:rsid w:val="0026619D"/>
    <w:rsid w:val="00267439"/>
    <w:rsid w:val="00267A50"/>
    <w:rsid w:val="00270FFF"/>
    <w:rsid w:val="00271524"/>
    <w:rsid w:val="00272C70"/>
    <w:rsid w:val="0027321A"/>
    <w:rsid w:val="002733A7"/>
    <w:rsid w:val="00273D32"/>
    <w:rsid w:val="00273F89"/>
    <w:rsid w:val="002746F8"/>
    <w:rsid w:val="00275168"/>
    <w:rsid w:val="00275796"/>
    <w:rsid w:val="00275A9D"/>
    <w:rsid w:val="002762E0"/>
    <w:rsid w:val="002768C8"/>
    <w:rsid w:val="00276AAF"/>
    <w:rsid w:val="00276E72"/>
    <w:rsid w:val="00277D4F"/>
    <w:rsid w:val="002807D0"/>
    <w:rsid w:val="002816BD"/>
    <w:rsid w:val="0028215F"/>
    <w:rsid w:val="00282172"/>
    <w:rsid w:val="002824EE"/>
    <w:rsid w:val="0028250F"/>
    <w:rsid w:val="002835A4"/>
    <w:rsid w:val="0028438D"/>
    <w:rsid w:val="00284774"/>
    <w:rsid w:val="002854DB"/>
    <w:rsid w:val="00285D49"/>
    <w:rsid w:val="00285FCA"/>
    <w:rsid w:val="00286369"/>
    <w:rsid w:val="002876A9"/>
    <w:rsid w:val="00290103"/>
    <w:rsid w:val="002904FC"/>
    <w:rsid w:val="0029099D"/>
    <w:rsid w:val="00290DF0"/>
    <w:rsid w:val="00292871"/>
    <w:rsid w:val="00292B48"/>
    <w:rsid w:val="00292C2D"/>
    <w:rsid w:val="00292F06"/>
    <w:rsid w:val="002930FD"/>
    <w:rsid w:val="002933A8"/>
    <w:rsid w:val="002949FD"/>
    <w:rsid w:val="0029547B"/>
    <w:rsid w:val="0029794B"/>
    <w:rsid w:val="00297E68"/>
    <w:rsid w:val="002A01A0"/>
    <w:rsid w:val="002A0E6E"/>
    <w:rsid w:val="002A14B4"/>
    <w:rsid w:val="002A1A37"/>
    <w:rsid w:val="002A2241"/>
    <w:rsid w:val="002A23FA"/>
    <w:rsid w:val="002A243E"/>
    <w:rsid w:val="002A267C"/>
    <w:rsid w:val="002A363F"/>
    <w:rsid w:val="002A5195"/>
    <w:rsid w:val="002A5341"/>
    <w:rsid w:val="002A5E02"/>
    <w:rsid w:val="002A668A"/>
    <w:rsid w:val="002A66E9"/>
    <w:rsid w:val="002A6826"/>
    <w:rsid w:val="002A7239"/>
    <w:rsid w:val="002A756C"/>
    <w:rsid w:val="002B073E"/>
    <w:rsid w:val="002B0D29"/>
    <w:rsid w:val="002B1509"/>
    <w:rsid w:val="002B22C8"/>
    <w:rsid w:val="002B2776"/>
    <w:rsid w:val="002B2BDB"/>
    <w:rsid w:val="002B3045"/>
    <w:rsid w:val="002B4471"/>
    <w:rsid w:val="002B4836"/>
    <w:rsid w:val="002B49C0"/>
    <w:rsid w:val="002B5BAA"/>
    <w:rsid w:val="002B5C64"/>
    <w:rsid w:val="002B5D14"/>
    <w:rsid w:val="002B6685"/>
    <w:rsid w:val="002B6746"/>
    <w:rsid w:val="002B6D4B"/>
    <w:rsid w:val="002C00D0"/>
    <w:rsid w:val="002C014E"/>
    <w:rsid w:val="002C05DF"/>
    <w:rsid w:val="002C0B40"/>
    <w:rsid w:val="002C1EE4"/>
    <w:rsid w:val="002C3FC1"/>
    <w:rsid w:val="002C574F"/>
    <w:rsid w:val="002C67B7"/>
    <w:rsid w:val="002C735F"/>
    <w:rsid w:val="002C752B"/>
    <w:rsid w:val="002C7558"/>
    <w:rsid w:val="002C7796"/>
    <w:rsid w:val="002D0B43"/>
    <w:rsid w:val="002D0C88"/>
    <w:rsid w:val="002D0D92"/>
    <w:rsid w:val="002D16B1"/>
    <w:rsid w:val="002D1B2F"/>
    <w:rsid w:val="002D2589"/>
    <w:rsid w:val="002D2D19"/>
    <w:rsid w:val="002D3C1D"/>
    <w:rsid w:val="002D5026"/>
    <w:rsid w:val="002D519A"/>
    <w:rsid w:val="002D56AA"/>
    <w:rsid w:val="002D7C57"/>
    <w:rsid w:val="002E06A1"/>
    <w:rsid w:val="002E195E"/>
    <w:rsid w:val="002E1E7A"/>
    <w:rsid w:val="002E24A9"/>
    <w:rsid w:val="002E3070"/>
    <w:rsid w:val="002E3435"/>
    <w:rsid w:val="002E3F65"/>
    <w:rsid w:val="002E3FAF"/>
    <w:rsid w:val="002E4373"/>
    <w:rsid w:val="002E43F4"/>
    <w:rsid w:val="002E482C"/>
    <w:rsid w:val="002E4981"/>
    <w:rsid w:val="002E588F"/>
    <w:rsid w:val="002E6762"/>
    <w:rsid w:val="002E6D74"/>
    <w:rsid w:val="002E70F2"/>
    <w:rsid w:val="002E7220"/>
    <w:rsid w:val="002E7ACC"/>
    <w:rsid w:val="002F048C"/>
    <w:rsid w:val="002F0885"/>
    <w:rsid w:val="002F1634"/>
    <w:rsid w:val="002F18B0"/>
    <w:rsid w:val="002F2094"/>
    <w:rsid w:val="002F2469"/>
    <w:rsid w:val="002F2750"/>
    <w:rsid w:val="002F3471"/>
    <w:rsid w:val="002F4152"/>
    <w:rsid w:val="002F4C77"/>
    <w:rsid w:val="002F4E5E"/>
    <w:rsid w:val="002F5348"/>
    <w:rsid w:val="002F5455"/>
    <w:rsid w:val="002F5FE7"/>
    <w:rsid w:val="002F614E"/>
    <w:rsid w:val="002F6C54"/>
    <w:rsid w:val="002F72CD"/>
    <w:rsid w:val="002F7A70"/>
    <w:rsid w:val="003001BD"/>
    <w:rsid w:val="00301BD7"/>
    <w:rsid w:val="00301D30"/>
    <w:rsid w:val="00301DD1"/>
    <w:rsid w:val="00301DF9"/>
    <w:rsid w:val="00301EE5"/>
    <w:rsid w:val="0030243A"/>
    <w:rsid w:val="00302CB1"/>
    <w:rsid w:val="0030372B"/>
    <w:rsid w:val="00304165"/>
    <w:rsid w:val="0030442B"/>
    <w:rsid w:val="00305CEC"/>
    <w:rsid w:val="00305D86"/>
    <w:rsid w:val="00305F5F"/>
    <w:rsid w:val="00306172"/>
    <w:rsid w:val="00306761"/>
    <w:rsid w:val="003067DC"/>
    <w:rsid w:val="00306B6E"/>
    <w:rsid w:val="00307137"/>
    <w:rsid w:val="0030729F"/>
    <w:rsid w:val="003109AC"/>
    <w:rsid w:val="003109B2"/>
    <w:rsid w:val="00311663"/>
    <w:rsid w:val="003116DF"/>
    <w:rsid w:val="00312A6A"/>
    <w:rsid w:val="00312C93"/>
    <w:rsid w:val="00313304"/>
    <w:rsid w:val="00313335"/>
    <w:rsid w:val="00316B77"/>
    <w:rsid w:val="00317C3C"/>
    <w:rsid w:val="003204F8"/>
    <w:rsid w:val="00321519"/>
    <w:rsid w:val="00321620"/>
    <w:rsid w:val="00321A0F"/>
    <w:rsid w:val="00321EB7"/>
    <w:rsid w:val="0032221B"/>
    <w:rsid w:val="00322779"/>
    <w:rsid w:val="00323B5F"/>
    <w:rsid w:val="00323EE6"/>
    <w:rsid w:val="003256DC"/>
    <w:rsid w:val="00326954"/>
    <w:rsid w:val="003274F2"/>
    <w:rsid w:val="00327D5B"/>
    <w:rsid w:val="00330454"/>
    <w:rsid w:val="003304C6"/>
    <w:rsid w:val="00331BFF"/>
    <w:rsid w:val="00332439"/>
    <w:rsid w:val="00332A09"/>
    <w:rsid w:val="003331E0"/>
    <w:rsid w:val="003336CD"/>
    <w:rsid w:val="00334F10"/>
    <w:rsid w:val="00337310"/>
    <w:rsid w:val="00337B16"/>
    <w:rsid w:val="00337FFD"/>
    <w:rsid w:val="00340606"/>
    <w:rsid w:val="00340C01"/>
    <w:rsid w:val="00341B58"/>
    <w:rsid w:val="00341ED2"/>
    <w:rsid w:val="00342154"/>
    <w:rsid w:val="0034260B"/>
    <w:rsid w:val="0034278D"/>
    <w:rsid w:val="00343026"/>
    <w:rsid w:val="003433FF"/>
    <w:rsid w:val="00344026"/>
    <w:rsid w:val="00344C4E"/>
    <w:rsid w:val="00344ECA"/>
    <w:rsid w:val="003455A1"/>
    <w:rsid w:val="003458A7"/>
    <w:rsid w:val="00346526"/>
    <w:rsid w:val="00347A5A"/>
    <w:rsid w:val="00350C6F"/>
    <w:rsid w:val="00351A6F"/>
    <w:rsid w:val="00351A74"/>
    <w:rsid w:val="0035373D"/>
    <w:rsid w:val="0035388E"/>
    <w:rsid w:val="003549C5"/>
    <w:rsid w:val="0035526B"/>
    <w:rsid w:val="003555BC"/>
    <w:rsid w:val="00355C3B"/>
    <w:rsid w:val="00356A9C"/>
    <w:rsid w:val="00356AD3"/>
    <w:rsid w:val="00356B41"/>
    <w:rsid w:val="00357527"/>
    <w:rsid w:val="003576C4"/>
    <w:rsid w:val="00357BAD"/>
    <w:rsid w:val="00360A77"/>
    <w:rsid w:val="00360EDE"/>
    <w:rsid w:val="00362B31"/>
    <w:rsid w:val="00362BD7"/>
    <w:rsid w:val="00363491"/>
    <w:rsid w:val="003634C9"/>
    <w:rsid w:val="00363F91"/>
    <w:rsid w:val="00364044"/>
    <w:rsid w:val="00364866"/>
    <w:rsid w:val="003648B4"/>
    <w:rsid w:val="00365BD0"/>
    <w:rsid w:val="0036614A"/>
    <w:rsid w:val="00366794"/>
    <w:rsid w:val="00367303"/>
    <w:rsid w:val="003675AF"/>
    <w:rsid w:val="00367AE3"/>
    <w:rsid w:val="00367E15"/>
    <w:rsid w:val="00367EED"/>
    <w:rsid w:val="003700D1"/>
    <w:rsid w:val="0037022A"/>
    <w:rsid w:val="00370E92"/>
    <w:rsid w:val="003712F7"/>
    <w:rsid w:val="00371D62"/>
    <w:rsid w:val="00372773"/>
    <w:rsid w:val="00372D86"/>
    <w:rsid w:val="00374F4D"/>
    <w:rsid w:val="00376127"/>
    <w:rsid w:val="003762EB"/>
    <w:rsid w:val="0037656B"/>
    <w:rsid w:val="00376DDB"/>
    <w:rsid w:val="00377920"/>
    <w:rsid w:val="00380013"/>
    <w:rsid w:val="00380E95"/>
    <w:rsid w:val="00381C72"/>
    <w:rsid w:val="00383570"/>
    <w:rsid w:val="00383B1C"/>
    <w:rsid w:val="00384F67"/>
    <w:rsid w:val="00386868"/>
    <w:rsid w:val="0039067F"/>
    <w:rsid w:val="00392353"/>
    <w:rsid w:val="00392646"/>
    <w:rsid w:val="003929F9"/>
    <w:rsid w:val="00392B68"/>
    <w:rsid w:val="00392B6D"/>
    <w:rsid w:val="00392C0C"/>
    <w:rsid w:val="0039348F"/>
    <w:rsid w:val="00393988"/>
    <w:rsid w:val="00393F3B"/>
    <w:rsid w:val="00394502"/>
    <w:rsid w:val="00394ACC"/>
    <w:rsid w:val="0039533F"/>
    <w:rsid w:val="00395742"/>
    <w:rsid w:val="0039614A"/>
    <w:rsid w:val="00396419"/>
    <w:rsid w:val="0039744D"/>
    <w:rsid w:val="0039768F"/>
    <w:rsid w:val="003A0235"/>
    <w:rsid w:val="003A1110"/>
    <w:rsid w:val="003A1B28"/>
    <w:rsid w:val="003A1DA3"/>
    <w:rsid w:val="003A290B"/>
    <w:rsid w:val="003A2C81"/>
    <w:rsid w:val="003A3020"/>
    <w:rsid w:val="003A36C5"/>
    <w:rsid w:val="003A415C"/>
    <w:rsid w:val="003A6966"/>
    <w:rsid w:val="003A7BDF"/>
    <w:rsid w:val="003B0BEB"/>
    <w:rsid w:val="003B2AA3"/>
    <w:rsid w:val="003B38B4"/>
    <w:rsid w:val="003B3A85"/>
    <w:rsid w:val="003B3AF5"/>
    <w:rsid w:val="003B3B2B"/>
    <w:rsid w:val="003B3DF2"/>
    <w:rsid w:val="003B3EFD"/>
    <w:rsid w:val="003B47F7"/>
    <w:rsid w:val="003B4F04"/>
    <w:rsid w:val="003B5275"/>
    <w:rsid w:val="003B5F98"/>
    <w:rsid w:val="003B6C95"/>
    <w:rsid w:val="003B7628"/>
    <w:rsid w:val="003C00FD"/>
    <w:rsid w:val="003C0495"/>
    <w:rsid w:val="003C08E0"/>
    <w:rsid w:val="003C1803"/>
    <w:rsid w:val="003C19EE"/>
    <w:rsid w:val="003C1D95"/>
    <w:rsid w:val="003C2727"/>
    <w:rsid w:val="003C27D7"/>
    <w:rsid w:val="003C3747"/>
    <w:rsid w:val="003C3E01"/>
    <w:rsid w:val="003C4D00"/>
    <w:rsid w:val="003C52E6"/>
    <w:rsid w:val="003C5337"/>
    <w:rsid w:val="003C5CD9"/>
    <w:rsid w:val="003C6253"/>
    <w:rsid w:val="003C65C6"/>
    <w:rsid w:val="003C6F52"/>
    <w:rsid w:val="003C7049"/>
    <w:rsid w:val="003C724A"/>
    <w:rsid w:val="003D0CD8"/>
    <w:rsid w:val="003D10D0"/>
    <w:rsid w:val="003D1D39"/>
    <w:rsid w:val="003D1E4C"/>
    <w:rsid w:val="003D23B2"/>
    <w:rsid w:val="003D2D2D"/>
    <w:rsid w:val="003D408E"/>
    <w:rsid w:val="003D4600"/>
    <w:rsid w:val="003D5719"/>
    <w:rsid w:val="003D5853"/>
    <w:rsid w:val="003D58A8"/>
    <w:rsid w:val="003D615F"/>
    <w:rsid w:val="003D6430"/>
    <w:rsid w:val="003D6B6D"/>
    <w:rsid w:val="003E0BD2"/>
    <w:rsid w:val="003E1078"/>
    <w:rsid w:val="003E10F5"/>
    <w:rsid w:val="003E17D7"/>
    <w:rsid w:val="003E1EA9"/>
    <w:rsid w:val="003E1FEF"/>
    <w:rsid w:val="003E2FDC"/>
    <w:rsid w:val="003E34D2"/>
    <w:rsid w:val="003E3866"/>
    <w:rsid w:val="003E40D7"/>
    <w:rsid w:val="003E422D"/>
    <w:rsid w:val="003E43BE"/>
    <w:rsid w:val="003E45A8"/>
    <w:rsid w:val="003E49D5"/>
    <w:rsid w:val="003E4A08"/>
    <w:rsid w:val="003E4A72"/>
    <w:rsid w:val="003E4C50"/>
    <w:rsid w:val="003E4DDD"/>
    <w:rsid w:val="003E5B1A"/>
    <w:rsid w:val="003E5BF0"/>
    <w:rsid w:val="003E6B8C"/>
    <w:rsid w:val="003E7989"/>
    <w:rsid w:val="003F0386"/>
    <w:rsid w:val="003F0B4C"/>
    <w:rsid w:val="003F1A29"/>
    <w:rsid w:val="003F23B7"/>
    <w:rsid w:val="003F291F"/>
    <w:rsid w:val="003F2CC3"/>
    <w:rsid w:val="003F3BCB"/>
    <w:rsid w:val="003F407D"/>
    <w:rsid w:val="003F4AEE"/>
    <w:rsid w:val="003F4CFE"/>
    <w:rsid w:val="003F592B"/>
    <w:rsid w:val="003F5DA0"/>
    <w:rsid w:val="003F62D3"/>
    <w:rsid w:val="003F68C5"/>
    <w:rsid w:val="003F6C59"/>
    <w:rsid w:val="003F6E24"/>
    <w:rsid w:val="003F7408"/>
    <w:rsid w:val="003F7A8B"/>
    <w:rsid w:val="004002D8"/>
    <w:rsid w:val="00400CF1"/>
    <w:rsid w:val="00401545"/>
    <w:rsid w:val="00401B56"/>
    <w:rsid w:val="004022D5"/>
    <w:rsid w:val="00402DF2"/>
    <w:rsid w:val="0040345A"/>
    <w:rsid w:val="004038A3"/>
    <w:rsid w:val="00403921"/>
    <w:rsid w:val="00403938"/>
    <w:rsid w:val="00403C13"/>
    <w:rsid w:val="0040424C"/>
    <w:rsid w:val="00404F64"/>
    <w:rsid w:val="00405966"/>
    <w:rsid w:val="004064A2"/>
    <w:rsid w:val="00406DC9"/>
    <w:rsid w:val="00407872"/>
    <w:rsid w:val="00410062"/>
    <w:rsid w:val="0041057B"/>
    <w:rsid w:val="0041109D"/>
    <w:rsid w:val="00411451"/>
    <w:rsid w:val="00411502"/>
    <w:rsid w:val="00412AB9"/>
    <w:rsid w:val="004130D9"/>
    <w:rsid w:val="00413721"/>
    <w:rsid w:val="0041423D"/>
    <w:rsid w:val="00414B8E"/>
    <w:rsid w:val="0041518D"/>
    <w:rsid w:val="0041561D"/>
    <w:rsid w:val="00415CD3"/>
    <w:rsid w:val="00416EF7"/>
    <w:rsid w:val="004170C7"/>
    <w:rsid w:val="004171E5"/>
    <w:rsid w:val="004175FE"/>
    <w:rsid w:val="00417B76"/>
    <w:rsid w:val="00417C54"/>
    <w:rsid w:val="00417FFE"/>
    <w:rsid w:val="00420559"/>
    <w:rsid w:val="0042078A"/>
    <w:rsid w:val="00420874"/>
    <w:rsid w:val="004218FA"/>
    <w:rsid w:val="004222E1"/>
    <w:rsid w:val="0042313D"/>
    <w:rsid w:val="004232B3"/>
    <w:rsid w:val="0042367A"/>
    <w:rsid w:val="004236F5"/>
    <w:rsid w:val="00424A68"/>
    <w:rsid w:val="004255A0"/>
    <w:rsid w:val="0042606A"/>
    <w:rsid w:val="0042607C"/>
    <w:rsid w:val="00426A12"/>
    <w:rsid w:val="00427315"/>
    <w:rsid w:val="0042739D"/>
    <w:rsid w:val="00427722"/>
    <w:rsid w:val="00430512"/>
    <w:rsid w:val="004306D7"/>
    <w:rsid w:val="00430955"/>
    <w:rsid w:val="00432E5A"/>
    <w:rsid w:val="00432F0D"/>
    <w:rsid w:val="004332E1"/>
    <w:rsid w:val="00434459"/>
    <w:rsid w:val="0043533A"/>
    <w:rsid w:val="0043553D"/>
    <w:rsid w:val="00436C59"/>
    <w:rsid w:val="004372AB"/>
    <w:rsid w:val="00437336"/>
    <w:rsid w:val="004376F9"/>
    <w:rsid w:val="00437D57"/>
    <w:rsid w:val="00437E75"/>
    <w:rsid w:val="00440316"/>
    <w:rsid w:val="0044152B"/>
    <w:rsid w:val="00444669"/>
    <w:rsid w:val="004447C2"/>
    <w:rsid w:val="00444BE5"/>
    <w:rsid w:val="00444DEF"/>
    <w:rsid w:val="00445071"/>
    <w:rsid w:val="00445340"/>
    <w:rsid w:val="00445523"/>
    <w:rsid w:val="0044595F"/>
    <w:rsid w:val="00445EFC"/>
    <w:rsid w:val="00446762"/>
    <w:rsid w:val="004468BB"/>
    <w:rsid w:val="00446A16"/>
    <w:rsid w:val="00447891"/>
    <w:rsid w:val="00450849"/>
    <w:rsid w:val="00451335"/>
    <w:rsid w:val="0045180B"/>
    <w:rsid w:val="00451DF1"/>
    <w:rsid w:val="00451E7D"/>
    <w:rsid w:val="00452858"/>
    <w:rsid w:val="00452CB6"/>
    <w:rsid w:val="00452F97"/>
    <w:rsid w:val="004532C4"/>
    <w:rsid w:val="00453A2F"/>
    <w:rsid w:val="00453B62"/>
    <w:rsid w:val="00453D16"/>
    <w:rsid w:val="00454983"/>
    <w:rsid w:val="0045537E"/>
    <w:rsid w:val="00457498"/>
    <w:rsid w:val="00457DA0"/>
    <w:rsid w:val="004617D7"/>
    <w:rsid w:val="00461980"/>
    <w:rsid w:val="00461B88"/>
    <w:rsid w:val="004622AA"/>
    <w:rsid w:val="0046286F"/>
    <w:rsid w:val="00462BA1"/>
    <w:rsid w:val="00463362"/>
    <w:rsid w:val="00465244"/>
    <w:rsid w:val="00465375"/>
    <w:rsid w:val="004657FD"/>
    <w:rsid w:val="004664E7"/>
    <w:rsid w:val="00467018"/>
    <w:rsid w:val="00467264"/>
    <w:rsid w:val="00467B90"/>
    <w:rsid w:val="00470699"/>
    <w:rsid w:val="00471351"/>
    <w:rsid w:val="00471467"/>
    <w:rsid w:val="0047350F"/>
    <w:rsid w:val="00474581"/>
    <w:rsid w:val="004747F5"/>
    <w:rsid w:val="0047499C"/>
    <w:rsid w:val="00474D7A"/>
    <w:rsid w:val="004758D3"/>
    <w:rsid w:val="004762B6"/>
    <w:rsid w:val="00476339"/>
    <w:rsid w:val="00477F69"/>
    <w:rsid w:val="00482592"/>
    <w:rsid w:val="00482D80"/>
    <w:rsid w:val="004832D6"/>
    <w:rsid w:val="00483C4F"/>
    <w:rsid w:val="004853FD"/>
    <w:rsid w:val="00487169"/>
    <w:rsid w:val="004875A3"/>
    <w:rsid w:val="004877AF"/>
    <w:rsid w:val="00487DBF"/>
    <w:rsid w:val="00487EFE"/>
    <w:rsid w:val="0049030D"/>
    <w:rsid w:val="0049033D"/>
    <w:rsid w:val="00490416"/>
    <w:rsid w:val="004908F2"/>
    <w:rsid w:val="004917CE"/>
    <w:rsid w:val="0049188C"/>
    <w:rsid w:val="00491C1D"/>
    <w:rsid w:val="00491DDA"/>
    <w:rsid w:val="00491FC5"/>
    <w:rsid w:val="00493448"/>
    <w:rsid w:val="00493510"/>
    <w:rsid w:val="00493DE7"/>
    <w:rsid w:val="00494884"/>
    <w:rsid w:val="004949BB"/>
    <w:rsid w:val="00494A3E"/>
    <w:rsid w:val="004A0DAD"/>
    <w:rsid w:val="004A0F04"/>
    <w:rsid w:val="004A14AD"/>
    <w:rsid w:val="004A3955"/>
    <w:rsid w:val="004A4474"/>
    <w:rsid w:val="004A4570"/>
    <w:rsid w:val="004A4B60"/>
    <w:rsid w:val="004A4C29"/>
    <w:rsid w:val="004A5744"/>
    <w:rsid w:val="004A5B67"/>
    <w:rsid w:val="004A63C4"/>
    <w:rsid w:val="004A6A84"/>
    <w:rsid w:val="004A6E85"/>
    <w:rsid w:val="004A7AF4"/>
    <w:rsid w:val="004A7D84"/>
    <w:rsid w:val="004B0EB4"/>
    <w:rsid w:val="004B1703"/>
    <w:rsid w:val="004B2E01"/>
    <w:rsid w:val="004B303E"/>
    <w:rsid w:val="004B31B0"/>
    <w:rsid w:val="004B39EF"/>
    <w:rsid w:val="004B41AF"/>
    <w:rsid w:val="004B45D3"/>
    <w:rsid w:val="004B4944"/>
    <w:rsid w:val="004B4D23"/>
    <w:rsid w:val="004B5377"/>
    <w:rsid w:val="004B56EE"/>
    <w:rsid w:val="004B723C"/>
    <w:rsid w:val="004C0B7E"/>
    <w:rsid w:val="004C18FB"/>
    <w:rsid w:val="004C1C33"/>
    <w:rsid w:val="004C2227"/>
    <w:rsid w:val="004C2294"/>
    <w:rsid w:val="004C32CD"/>
    <w:rsid w:val="004C377F"/>
    <w:rsid w:val="004C619C"/>
    <w:rsid w:val="004C6919"/>
    <w:rsid w:val="004C6DA1"/>
    <w:rsid w:val="004C6E5F"/>
    <w:rsid w:val="004C6FD4"/>
    <w:rsid w:val="004C74A5"/>
    <w:rsid w:val="004D06AF"/>
    <w:rsid w:val="004D108D"/>
    <w:rsid w:val="004D1852"/>
    <w:rsid w:val="004D1D02"/>
    <w:rsid w:val="004D2A30"/>
    <w:rsid w:val="004D34D2"/>
    <w:rsid w:val="004D3B0C"/>
    <w:rsid w:val="004D412E"/>
    <w:rsid w:val="004D52BB"/>
    <w:rsid w:val="004D591E"/>
    <w:rsid w:val="004D5ACC"/>
    <w:rsid w:val="004D5B8B"/>
    <w:rsid w:val="004D60BE"/>
    <w:rsid w:val="004D6837"/>
    <w:rsid w:val="004D7420"/>
    <w:rsid w:val="004D7A30"/>
    <w:rsid w:val="004E005A"/>
    <w:rsid w:val="004E15F8"/>
    <w:rsid w:val="004E16F9"/>
    <w:rsid w:val="004E317C"/>
    <w:rsid w:val="004E32DF"/>
    <w:rsid w:val="004E3586"/>
    <w:rsid w:val="004E378D"/>
    <w:rsid w:val="004E391D"/>
    <w:rsid w:val="004E59BA"/>
    <w:rsid w:val="004E76B9"/>
    <w:rsid w:val="004F0732"/>
    <w:rsid w:val="004F08A4"/>
    <w:rsid w:val="004F09B4"/>
    <w:rsid w:val="004F1D79"/>
    <w:rsid w:val="004F2503"/>
    <w:rsid w:val="004F2866"/>
    <w:rsid w:val="004F2E67"/>
    <w:rsid w:val="004F3882"/>
    <w:rsid w:val="004F3A7B"/>
    <w:rsid w:val="004F44B8"/>
    <w:rsid w:val="004F4A60"/>
    <w:rsid w:val="004F6364"/>
    <w:rsid w:val="004F7148"/>
    <w:rsid w:val="004F7839"/>
    <w:rsid w:val="004F7955"/>
    <w:rsid w:val="005010C5"/>
    <w:rsid w:val="0050112B"/>
    <w:rsid w:val="005021AE"/>
    <w:rsid w:val="00502B42"/>
    <w:rsid w:val="00502CBD"/>
    <w:rsid w:val="00502E7F"/>
    <w:rsid w:val="00503506"/>
    <w:rsid w:val="00504273"/>
    <w:rsid w:val="00505614"/>
    <w:rsid w:val="00506423"/>
    <w:rsid w:val="005065F1"/>
    <w:rsid w:val="005069F6"/>
    <w:rsid w:val="00507891"/>
    <w:rsid w:val="00507F86"/>
    <w:rsid w:val="00510398"/>
    <w:rsid w:val="005105BE"/>
    <w:rsid w:val="005115DE"/>
    <w:rsid w:val="00511A93"/>
    <w:rsid w:val="00511F86"/>
    <w:rsid w:val="0051278F"/>
    <w:rsid w:val="00513A48"/>
    <w:rsid w:val="005141F3"/>
    <w:rsid w:val="005165E5"/>
    <w:rsid w:val="00517A73"/>
    <w:rsid w:val="005207E3"/>
    <w:rsid w:val="00521707"/>
    <w:rsid w:val="00523160"/>
    <w:rsid w:val="005232DF"/>
    <w:rsid w:val="00523D49"/>
    <w:rsid w:val="005244DA"/>
    <w:rsid w:val="005252CC"/>
    <w:rsid w:val="005253AE"/>
    <w:rsid w:val="00525EFC"/>
    <w:rsid w:val="00526D81"/>
    <w:rsid w:val="00527127"/>
    <w:rsid w:val="00527142"/>
    <w:rsid w:val="0052774F"/>
    <w:rsid w:val="00527C8A"/>
    <w:rsid w:val="00530197"/>
    <w:rsid w:val="005302B2"/>
    <w:rsid w:val="005310F9"/>
    <w:rsid w:val="00531615"/>
    <w:rsid w:val="0053201B"/>
    <w:rsid w:val="0053322B"/>
    <w:rsid w:val="005339E6"/>
    <w:rsid w:val="00533CC0"/>
    <w:rsid w:val="00534561"/>
    <w:rsid w:val="00534F04"/>
    <w:rsid w:val="00535CB6"/>
    <w:rsid w:val="00535D7E"/>
    <w:rsid w:val="00536164"/>
    <w:rsid w:val="005368DE"/>
    <w:rsid w:val="00537BC9"/>
    <w:rsid w:val="0054038B"/>
    <w:rsid w:val="00540667"/>
    <w:rsid w:val="005406F9"/>
    <w:rsid w:val="00541839"/>
    <w:rsid w:val="00542004"/>
    <w:rsid w:val="00542E5A"/>
    <w:rsid w:val="005431D1"/>
    <w:rsid w:val="005438E7"/>
    <w:rsid w:val="005442D1"/>
    <w:rsid w:val="00545E8F"/>
    <w:rsid w:val="005462BF"/>
    <w:rsid w:val="0054647F"/>
    <w:rsid w:val="00546E9E"/>
    <w:rsid w:val="00547CCB"/>
    <w:rsid w:val="00552405"/>
    <w:rsid w:val="0055352C"/>
    <w:rsid w:val="00553969"/>
    <w:rsid w:val="005540F8"/>
    <w:rsid w:val="0055449A"/>
    <w:rsid w:val="0055463B"/>
    <w:rsid w:val="005549D0"/>
    <w:rsid w:val="00555075"/>
    <w:rsid w:val="00555DD6"/>
    <w:rsid w:val="005562BB"/>
    <w:rsid w:val="0055688F"/>
    <w:rsid w:val="00557947"/>
    <w:rsid w:val="005600AA"/>
    <w:rsid w:val="0056038A"/>
    <w:rsid w:val="00560DB5"/>
    <w:rsid w:val="00561A5D"/>
    <w:rsid w:val="00561B04"/>
    <w:rsid w:val="005623C1"/>
    <w:rsid w:val="0056326B"/>
    <w:rsid w:val="00563B13"/>
    <w:rsid w:val="00564AE9"/>
    <w:rsid w:val="00565DC7"/>
    <w:rsid w:val="005660AA"/>
    <w:rsid w:val="00567EBD"/>
    <w:rsid w:val="005712A5"/>
    <w:rsid w:val="0057284E"/>
    <w:rsid w:val="0057324B"/>
    <w:rsid w:val="00573B9C"/>
    <w:rsid w:val="005744AE"/>
    <w:rsid w:val="00574635"/>
    <w:rsid w:val="00574CD0"/>
    <w:rsid w:val="00574F62"/>
    <w:rsid w:val="00575911"/>
    <w:rsid w:val="00575C18"/>
    <w:rsid w:val="00575D9D"/>
    <w:rsid w:val="00576367"/>
    <w:rsid w:val="00576CCB"/>
    <w:rsid w:val="00577051"/>
    <w:rsid w:val="0057725A"/>
    <w:rsid w:val="00580FFA"/>
    <w:rsid w:val="005818C4"/>
    <w:rsid w:val="00581D06"/>
    <w:rsid w:val="00583490"/>
    <w:rsid w:val="00583AF8"/>
    <w:rsid w:val="005845BE"/>
    <w:rsid w:val="005848FC"/>
    <w:rsid w:val="005851DA"/>
    <w:rsid w:val="005852E3"/>
    <w:rsid w:val="00585612"/>
    <w:rsid w:val="00585B53"/>
    <w:rsid w:val="005867B9"/>
    <w:rsid w:val="00586F6B"/>
    <w:rsid w:val="00590693"/>
    <w:rsid w:val="005908F2"/>
    <w:rsid w:val="00590A9C"/>
    <w:rsid w:val="00590B95"/>
    <w:rsid w:val="005911D6"/>
    <w:rsid w:val="005917E2"/>
    <w:rsid w:val="0059245D"/>
    <w:rsid w:val="0059340C"/>
    <w:rsid w:val="00593CD4"/>
    <w:rsid w:val="005948E1"/>
    <w:rsid w:val="00595D8D"/>
    <w:rsid w:val="00597B7E"/>
    <w:rsid w:val="00597F5C"/>
    <w:rsid w:val="005A0447"/>
    <w:rsid w:val="005A09F9"/>
    <w:rsid w:val="005A0DD8"/>
    <w:rsid w:val="005A101F"/>
    <w:rsid w:val="005A25FF"/>
    <w:rsid w:val="005A2BE6"/>
    <w:rsid w:val="005A3C26"/>
    <w:rsid w:val="005A41E7"/>
    <w:rsid w:val="005A4922"/>
    <w:rsid w:val="005A6449"/>
    <w:rsid w:val="005A7588"/>
    <w:rsid w:val="005B0A9B"/>
    <w:rsid w:val="005B1553"/>
    <w:rsid w:val="005B1A37"/>
    <w:rsid w:val="005B1FCA"/>
    <w:rsid w:val="005B2596"/>
    <w:rsid w:val="005B332A"/>
    <w:rsid w:val="005B3CD0"/>
    <w:rsid w:val="005B4CCC"/>
    <w:rsid w:val="005B5006"/>
    <w:rsid w:val="005B50EC"/>
    <w:rsid w:val="005B5550"/>
    <w:rsid w:val="005B57D4"/>
    <w:rsid w:val="005B5918"/>
    <w:rsid w:val="005B6245"/>
    <w:rsid w:val="005B66EC"/>
    <w:rsid w:val="005B6F89"/>
    <w:rsid w:val="005B7190"/>
    <w:rsid w:val="005B7BF1"/>
    <w:rsid w:val="005B7E76"/>
    <w:rsid w:val="005B7F89"/>
    <w:rsid w:val="005C0DA1"/>
    <w:rsid w:val="005C1688"/>
    <w:rsid w:val="005C17DF"/>
    <w:rsid w:val="005C1C00"/>
    <w:rsid w:val="005C2647"/>
    <w:rsid w:val="005C31FB"/>
    <w:rsid w:val="005C4128"/>
    <w:rsid w:val="005C4435"/>
    <w:rsid w:val="005C48EB"/>
    <w:rsid w:val="005C5DE7"/>
    <w:rsid w:val="005C6539"/>
    <w:rsid w:val="005C7FD4"/>
    <w:rsid w:val="005D0A2C"/>
    <w:rsid w:val="005D0A6F"/>
    <w:rsid w:val="005D2A9C"/>
    <w:rsid w:val="005D3330"/>
    <w:rsid w:val="005D4462"/>
    <w:rsid w:val="005D49A0"/>
    <w:rsid w:val="005D4DC6"/>
    <w:rsid w:val="005D55C7"/>
    <w:rsid w:val="005D60A3"/>
    <w:rsid w:val="005D6516"/>
    <w:rsid w:val="005D7557"/>
    <w:rsid w:val="005E07CC"/>
    <w:rsid w:val="005E0F99"/>
    <w:rsid w:val="005E1A0A"/>
    <w:rsid w:val="005E1D30"/>
    <w:rsid w:val="005E1E02"/>
    <w:rsid w:val="005E2771"/>
    <w:rsid w:val="005E2F83"/>
    <w:rsid w:val="005E302C"/>
    <w:rsid w:val="005E33FE"/>
    <w:rsid w:val="005E36BA"/>
    <w:rsid w:val="005E492C"/>
    <w:rsid w:val="005E5A40"/>
    <w:rsid w:val="005E5B24"/>
    <w:rsid w:val="005E6130"/>
    <w:rsid w:val="005E63AE"/>
    <w:rsid w:val="005E7824"/>
    <w:rsid w:val="005E7DB3"/>
    <w:rsid w:val="005F0951"/>
    <w:rsid w:val="005F0E0C"/>
    <w:rsid w:val="005F1278"/>
    <w:rsid w:val="005F1487"/>
    <w:rsid w:val="005F18E2"/>
    <w:rsid w:val="005F1C88"/>
    <w:rsid w:val="005F3171"/>
    <w:rsid w:val="005F341C"/>
    <w:rsid w:val="005F6752"/>
    <w:rsid w:val="005F702E"/>
    <w:rsid w:val="005F75E5"/>
    <w:rsid w:val="005F7ADD"/>
    <w:rsid w:val="005F7B1C"/>
    <w:rsid w:val="00600100"/>
    <w:rsid w:val="00600B7C"/>
    <w:rsid w:val="006010AA"/>
    <w:rsid w:val="00601B11"/>
    <w:rsid w:val="0060217B"/>
    <w:rsid w:val="006023DE"/>
    <w:rsid w:val="0060277E"/>
    <w:rsid w:val="00602806"/>
    <w:rsid w:val="006031F3"/>
    <w:rsid w:val="006034D9"/>
    <w:rsid w:val="00604D58"/>
    <w:rsid w:val="006053C1"/>
    <w:rsid w:val="00605586"/>
    <w:rsid w:val="00605721"/>
    <w:rsid w:val="00605BA5"/>
    <w:rsid w:val="00607639"/>
    <w:rsid w:val="00610253"/>
    <w:rsid w:val="00610354"/>
    <w:rsid w:val="00610370"/>
    <w:rsid w:val="00612325"/>
    <w:rsid w:val="00613AE9"/>
    <w:rsid w:val="006143B1"/>
    <w:rsid w:val="0061536C"/>
    <w:rsid w:val="0061669D"/>
    <w:rsid w:val="0061684D"/>
    <w:rsid w:val="00616A9E"/>
    <w:rsid w:val="0061712E"/>
    <w:rsid w:val="00617427"/>
    <w:rsid w:val="00617961"/>
    <w:rsid w:val="0062116E"/>
    <w:rsid w:val="006216A8"/>
    <w:rsid w:val="0062250D"/>
    <w:rsid w:val="006248E9"/>
    <w:rsid w:val="006269CD"/>
    <w:rsid w:val="00626B13"/>
    <w:rsid w:val="0063074A"/>
    <w:rsid w:val="00630F08"/>
    <w:rsid w:val="00630FA8"/>
    <w:rsid w:val="0063133E"/>
    <w:rsid w:val="00631B3B"/>
    <w:rsid w:val="00632675"/>
    <w:rsid w:val="00632960"/>
    <w:rsid w:val="00632A01"/>
    <w:rsid w:val="006331EE"/>
    <w:rsid w:val="00634391"/>
    <w:rsid w:val="00634730"/>
    <w:rsid w:val="006368E2"/>
    <w:rsid w:val="00636C35"/>
    <w:rsid w:val="00640128"/>
    <w:rsid w:val="00642866"/>
    <w:rsid w:val="00642A93"/>
    <w:rsid w:val="00642E9D"/>
    <w:rsid w:val="00642F6C"/>
    <w:rsid w:val="0064311F"/>
    <w:rsid w:val="00643686"/>
    <w:rsid w:val="00644218"/>
    <w:rsid w:val="00646461"/>
    <w:rsid w:val="00646852"/>
    <w:rsid w:val="006511B0"/>
    <w:rsid w:val="00651479"/>
    <w:rsid w:val="00651C34"/>
    <w:rsid w:val="00652A72"/>
    <w:rsid w:val="00652F33"/>
    <w:rsid w:val="00653157"/>
    <w:rsid w:val="00653CE9"/>
    <w:rsid w:val="00654610"/>
    <w:rsid w:val="00654792"/>
    <w:rsid w:val="00655BF5"/>
    <w:rsid w:val="006565C2"/>
    <w:rsid w:val="006566D3"/>
    <w:rsid w:val="006568BA"/>
    <w:rsid w:val="00656C7D"/>
    <w:rsid w:val="00656E5A"/>
    <w:rsid w:val="00657BFF"/>
    <w:rsid w:val="0066000C"/>
    <w:rsid w:val="00660452"/>
    <w:rsid w:val="006609C6"/>
    <w:rsid w:val="00660AC4"/>
    <w:rsid w:val="00660F97"/>
    <w:rsid w:val="00660FC1"/>
    <w:rsid w:val="00660FF6"/>
    <w:rsid w:val="00661301"/>
    <w:rsid w:val="00661E55"/>
    <w:rsid w:val="00662BFD"/>
    <w:rsid w:val="00662E89"/>
    <w:rsid w:val="0066307C"/>
    <w:rsid w:val="00663D32"/>
    <w:rsid w:val="006663B3"/>
    <w:rsid w:val="006669CD"/>
    <w:rsid w:val="00666AC7"/>
    <w:rsid w:val="0066789A"/>
    <w:rsid w:val="00667A2E"/>
    <w:rsid w:val="00667B98"/>
    <w:rsid w:val="006702E4"/>
    <w:rsid w:val="006707B9"/>
    <w:rsid w:val="00670BB0"/>
    <w:rsid w:val="006715BD"/>
    <w:rsid w:val="00671605"/>
    <w:rsid w:val="006720CF"/>
    <w:rsid w:val="006722EE"/>
    <w:rsid w:val="006731C4"/>
    <w:rsid w:val="006735D2"/>
    <w:rsid w:val="006748FE"/>
    <w:rsid w:val="00674A47"/>
    <w:rsid w:val="0067560C"/>
    <w:rsid w:val="00675826"/>
    <w:rsid w:val="00675C52"/>
    <w:rsid w:val="006760D5"/>
    <w:rsid w:val="00676497"/>
    <w:rsid w:val="00676BA4"/>
    <w:rsid w:val="006779D1"/>
    <w:rsid w:val="00677DF6"/>
    <w:rsid w:val="0068080C"/>
    <w:rsid w:val="00680B10"/>
    <w:rsid w:val="006810DA"/>
    <w:rsid w:val="00682F37"/>
    <w:rsid w:val="00683493"/>
    <w:rsid w:val="006836E1"/>
    <w:rsid w:val="00683A72"/>
    <w:rsid w:val="00683B87"/>
    <w:rsid w:val="006847FC"/>
    <w:rsid w:val="006854AE"/>
    <w:rsid w:val="006854F0"/>
    <w:rsid w:val="006856F7"/>
    <w:rsid w:val="00685C28"/>
    <w:rsid w:val="0068601D"/>
    <w:rsid w:val="006860A3"/>
    <w:rsid w:val="00690A96"/>
    <w:rsid w:val="006914AC"/>
    <w:rsid w:val="00691E3C"/>
    <w:rsid w:val="00692039"/>
    <w:rsid w:val="00692124"/>
    <w:rsid w:val="006924CC"/>
    <w:rsid w:val="0069289A"/>
    <w:rsid w:val="00693600"/>
    <w:rsid w:val="00693E35"/>
    <w:rsid w:val="00693F43"/>
    <w:rsid w:val="00694E06"/>
    <w:rsid w:val="0069564B"/>
    <w:rsid w:val="00695670"/>
    <w:rsid w:val="006972AD"/>
    <w:rsid w:val="006A022C"/>
    <w:rsid w:val="006A1906"/>
    <w:rsid w:val="006A364E"/>
    <w:rsid w:val="006A4A68"/>
    <w:rsid w:val="006A589C"/>
    <w:rsid w:val="006A5F02"/>
    <w:rsid w:val="006A6795"/>
    <w:rsid w:val="006A6C10"/>
    <w:rsid w:val="006A70E1"/>
    <w:rsid w:val="006A73FA"/>
    <w:rsid w:val="006A7E67"/>
    <w:rsid w:val="006B1E2B"/>
    <w:rsid w:val="006B25C6"/>
    <w:rsid w:val="006B2641"/>
    <w:rsid w:val="006B2737"/>
    <w:rsid w:val="006B2921"/>
    <w:rsid w:val="006B2957"/>
    <w:rsid w:val="006B2DF3"/>
    <w:rsid w:val="006B41C3"/>
    <w:rsid w:val="006B4657"/>
    <w:rsid w:val="006B4C91"/>
    <w:rsid w:val="006B4D29"/>
    <w:rsid w:val="006B64FB"/>
    <w:rsid w:val="006B7359"/>
    <w:rsid w:val="006B7782"/>
    <w:rsid w:val="006B7C61"/>
    <w:rsid w:val="006B7FBA"/>
    <w:rsid w:val="006C0A05"/>
    <w:rsid w:val="006C1F21"/>
    <w:rsid w:val="006C2927"/>
    <w:rsid w:val="006C30D4"/>
    <w:rsid w:val="006C3664"/>
    <w:rsid w:val="006C3F43"/>
    <w:rsid w:val="006C4415"/>
    <w:rsid w:val="006C644C"/>
    <w:rsid w:val="006C64EC"/>
    <w:rsid w:val="006C6792"/>
    <w:rsid w:val="006C6ECA"/>
    <w:rsid w:val="006D04D8"/>
    <w:rsid w:val="006D1C97"/>
    <w:rsid w:val="006D2C6C"/>
    <w:rsid w:val="006D3C33"/>
    <w:rsid w:val="006D3DBD"/>
    <w:rsid w:val="006D52F3"/>
    <w:rsid w:val="006D6FE9"/>
    <w:rsid w:val="006E0808"/>
    <w:rsid w:val="006E0912"/>
    <w:rsid w:val="006E2747"/>
    <w:rsid w:val="006E3CDE"/>
    <w:rsid w:val="006E5E94"/>
    <w:rsid w:val="006E61F0"/>
    <w:rsid w:val="006E6CD9"/>
    <w:rsid w:val="006E6D8A"/>
    <w:rsid w:val="006E74F3"/>
    <w:rsid w:val="006E756B"/>
    <w:rsid w:val="006F0150"/>
    <w:rsid w:val="006F0C64"/>
    <w:rsid w:val="006F139E"/>
    <w:rsid w:val="006F2F56"/>
    <w:rsid w:val="006F31AA"/>
    <w:rsid w:val="006F47F9"/>
    <w:rsid w:val="006F582C"/>
    <w:rsid w:val="006F5D2D"/>
    <w:rsid w:val="006F5D60"/>
    <w:rsid w:val="006F6052"/>
    <w:rsid w:val="006F66D0"/>
    <w:rsid w:val="007004BC"/>
    <w:rsid w:val="00700CB3"/>
    <w:rsid w:val="00702FC6"/>
    <w:rsid w:val="00703934"/>
    <w:rsid w:val="00703F72"/>
    <w:rsid w:val="00704503"/>
    <w:rsid w:val="007045B1"/>
    <w:rsid w:val="00704CCA"/>
    <w:rsid w:val="007051E4"/>
    <w:rsid w:val="0070531D"/>
    <w:rsid w:val="0070547F"/>
    <w:rsid w:val="007054DD"/>
    <w:rsid w:val="007059C1"/>
    <w:rsid w:val="00705C65"/>
    <w:rsid w:val="00707648"/>
    <w:rsid w:val="00707841"/>
    <w:rsid w:val="007109F0"/>
    <w:rsid w:val="00711108"/>
    <w:rsid w:val="007126F4"/>
    <w:rsid w:val="00712BB0"/>
    <w:rsid w:val="0071314D"/>
    <w:rsid w:val="00713B39"/>
    <w:rsid w:val="007146CD"/>
    <w:rsid w:val="0071502B"/>
    <w:rsid w:val="00716DFB"/>
    <w:rsid w:val="0071706A"/>
    <w:rsid w:val="00717617"/>
    <w:rsid w:val="007178C8"/>
    <w:rsid w:val="00717C28"/>
    <w:rsid w:val="00720245"/>
    <w:rsid w:val="0072037E"/>
    <w:rsid w:val="007207A3"/>
    <w:rsid w:val="00720C75"/>
    <w:rsid w:val="007217B4"/>
    <w:rsid w:val="0072279C"/>
    <w:rsid w:val="0072307E"/>
    <w:rsid w:val="00723322"/>
    <w:rsid w:val="00730A6A"/>
    <w:rsid w:val="00730BD9"/>
    <w:rsid w:val="0073149F"/>
    <w:rsid w:val="00731A09"/>
    <w:rsid w:val="00731B29"/>
    <w:rsid w:val="00732D26"/>
    <w:rsid w:val="00733A86"/>
    <w:rsid w:val="007343E2"/>
    <w:rsid w:val="00735791"/>
    <w:rsid w:val="00736F4D"/>
    <w:rsid w:val="0073725A"/>
    <w:rsid w:val="0073728F"/>
    <w:rsid w:val="0073729C"/>
    <w:rsid w:val="00737493"/>
    <w:rsid w:val="00737AB2"/>
    <w:rsid w:val="00740017"/>
    <w:rsid w:val="0074116F"/>
    <w:rsid w:val="00741445"/>
    <w:rsid w:val="00742153"/>
    <w:rsid w:val="00743671"/>
    <w:rsid w:val="00743C80"/>
    <w:rsid w:val="00743D9D"/>
    <w:rsid w:val="00745BC9"/>
    <w:rsid w:val="00746F13"/>
    <w:rsid w:val="0074779D"/>
    <w:rsid w:val="007502FA"/>
    <w:rsid w:val="00750DDC"/>
    <w:rsid w:val="0075218C"/>
    <w:rsid w:val="007522F1"/>
    <w:rsid w:val="00752338"/>
    <w:rsid w:val="00752885"/>
    <w:rsid w:val="00752BD5"/>
    <w:rsid w:val="0075458F"/>
    <w:rsid w:val="00754E3B"/>
    <w:rsid w:val="00754EC1"/>
    <w:rsid w:val="007564EC"/>
    <w:rsid w:val="00756609"/>
    <w:rsid w:val="00757112"/>
    <w:rsid w:val="00760DD0"/>
    <w:rsid w:val="007621EB"/>
    <w:rsid w:val="00763690"/>
    <w:rsid w:val="00764D73"/>
    <w:rsid w:val="00765C04"/>
    <w:rsid w:val="00765D7A"/>
    <w:rsid w:val="00766080"/>
    <w:rsid w:val="007673FA"/>
    <w:rsid w:val="00770361"/>
    <w:rsid w:val="007713A1"/>
    <w:rsid w:val="007715FB"/>
    <w:rsid w:val="007723BA"/>
    <w:rsid w:val="00772E45"/>
    <w:rsid w:val="00773590"/>
    <w:rsid w:val="0077462B"/>
    <w:rsid w:val="007747F7"/>
    <w:rsid w:val="0077481A"/>
    <w:rsid w:val="0077498D"/>
    <w:rsid w:val="00774F4B"/>
    <w:rsid w:val="00775F65"/>
    <w:rsid w:val="00776917"/>
    <w:rsid w:val="00776ACF"/>
    <w:rsid w:val="00776F58"/>
    <w:rsid w:val="007776C4"/>
    <w:rsid w:val="00777819"/>
    <w:rsid w:val="00777DE8"/>
    <w:rsid w:val="0078091E"/>
    <w:rsid w:val="00780D34"/>
    <w:rsid w:val="00781291"/>
    <w:rsid w:val="0078217E"/>
    <w:rsid w:val="00782B70"/>
    <w:rsid w:val="007831E2"/>
    <w:rsid w:val="00783F96"/>
    <w:rsid w:val="0078415A"/>
    <w:rsid w:val="00784EBC"/>
    <w:rsid w:val="00784FA4"/>
    <w:rsid w:val="0078634F"/>
    <w:rsid w:val="00787ADA"/>
    <w:rsid w:val="007910EC"/>
    <w:rsid w:val="0079166C"/>
    <w:rsid w:val="007916CE"/>
    <w:rsid w:val="00792164"/>
    <w:rsid w:val="007923B8"/>
    <w:rsid w:val="00792CAC"/>
    <w:rsid w:val="0079344D"/>
    <w:rsid w:val="007948D9"/>
    <w:rsid w:val="007959D3"/>
    <w:rsid w:val="00796E1A"/>
    <w:rsid w:val="007971A9"/>
    <w:rsid w:val="00797E43"/>
    <w:rsid w:val="00797FF5"/>
    <w:rsid w:val="007A0102"/>
    <w:rsid w:val="007A099C"/>
    <w:rsid w:val="007A13B3"/>
    <w:rsid w:val="007A1B52"/>
    <w:rsid w:val="007A2BDD"/>
    <w:rsid w:val="007A2CCF"/>
    <w:rsid w:val="007A2E3B"/>
    <w:rsid w:val="007A3C89"/>
    <w:rsid w:val="007A41FF"/>
    <w:rsid w:val="007A43E6"/>
    <w:rsid w:val="007A5AF4"/>
    <w:rsid w:val="007A61DF"/>
    <w:rsid w:val="007A63CE"/>
    <w:rsid w:val="007A6902"/>
    <w:rsid w:val="007A792D"/>
    <w:rsid w:val="007B0A26"/>
    <w:rsid w:val="007B1DF9"/>
    <w:rsid w:val="007B20B1"/>
    <w:rsid w:val="007B283D"/>
    <w:rsid w:val="007B3252"/>
    <w:rsid w:val="007B38EE"/>
    <w:rsid w:val="007B42A8"/>
    <w:rsid w:val="007B47FA"/>
    <w:rsid w:val="007B4D18"/>
    <w:rsid w:val="007B57C0"/>
    <w:rsid w:val="007B600E"/>
    <w:rsid w:val="007B6342"/>
    <w:rsid w:val="007B64FE"/>
    <w:rsid w:val="007B68B5"/>
    <w:rsid w:val="007B7318"/>
    <w:rsid w:val="007B7AB5"/>
    <w:rsid w:val="007B7AEE"/>
    <w:rsid w:val="007C0328"/>
    <w:rsid w:val="007C0758"/>
    <w:rsid w:val="007C0A9C"/>
    <w:rsid w:val="007C27C2"/>
    <w:rsid w:val="007C4BC0"/>
    <w:rsid w:val="007C4E18"/>
    <w:rsid w:val="007C52D6"/>
    <w:rsid w:val="007C5446"/>
    <w:rsid w:val="007C54C0"/>
    <w:rsid w:val="007C5C83"/>
    <w:rsid w:val="007C5CEA"/>
    <w:rsid w:val="007C7BFD"/>
    <w:rsid w:val="007C7D9C"/>
    <w:rsid w:val="007D00AE"/>
    <w:rsid w:val="007D1E8B"/>
    <w:rsid w:val="007D21CF"/>
    <w:rsid w:val="007D2A68"/>
    <w:rsid w:val="007D3516"/>
    <w:rsid w:val="007D3608"/>
    <w:rsid w:val="007D4506"/>
    <w:rsid w:val="007D5323"/>
    <w:rsid w:val="007D56F1"/>
    <w:rsid w:val="007D7602"/>
    <w:rsid w:val="007E050D"/>
    <w:rsid w:val="007E0F6A"/>
    <w:rsid w:val="007E1636"/>
    <w:rsid w:val="007E1941"/>
    <w:rsid w:val="007E2572"/>
    <w:rsid w:val="007E2E51"/>
    <w:rsid w:val="007E3C9C"/>
    <w:rsid w:val="007E4547"/>
    <w:rsid w:val="007E5010"/>
    <w:rsid w:val="007E5A5C"/>
    <w:rsid w:val="007E6209"/>
    <w:rsid w:val="007E620E"/>
    <w:rsid w:val="007E6384"/>
    <w:rsid w:val="007E7112"/>
    <w:rsid w:val="007F0384"/>
    <w:rsid w:val="007F05B9"/>
    <w:rsid w:val="007F089A"/>
    <w:rsid w:val="007F13B3"/>
    <w:rsid w:val="007F19A3"/>
    <w:rsid w:val="007F21AA"/>
    <w:rsid w:val="007F22B6"/>
    <w:rsid w:val="007F25A6"/>
    <w:rsid w:val="007F2D6A"/>
    <w:rsid w:val="007F3DD1"/>
    <w:rsid w:val="007F42F9"/>
    <w:rsid w:val="007F4743"/>
    <w:rsid w:val="007F5B86"/>
    <w:rsid w:val="007F5E2A"/>
    <w:rsid w:val="007F5F47"/>
    <w:rsid w:val="00801098"/>
    <w:rsid w:val="008013BD"/>
    <w:rsid w:val="00801FB7"/>
    <w:rsid w:val="0080254E"/>
    <w:rsid w:val="008029AC"/>
    <w:rsid w:val="00803505"/>
    <w:rsid w:val="00804705"/>
    <w:rsid w:val="008050BE"/>
    <w:rsid w:val="0080592B"/>
    <w:rsid w:val="00805945"/>
    <w:rsid w:val="00806E57"/>
    <w:rsid w:val="00807001"/>
    <w:rsid w:val="00810536"/>
    <w:rsid w:val="00810E3C"/>
    <w:rsid w:val="008120D3"/>
    <w:rsid w:val="00813555"/>
    <w:rsid w:val="00813DA9"/>
    <w:rsid w:val="00814217"/>
    <w:rsid w:val="008144E8"/>
    <w:rsid w:val="008155C5"/>
    <w:rsid w:val="0081679C"/>
    <w:rsid w:val="00816F60"/>
    <w:rsid w:val="008170FE"/>
    <w:rsid w:val="00817CB8"/>
    <w:rsid w:val="008204A3"/>
    <w:rsid w:val="0082072B"/>
    <w:rsid w:val="00820786"/>
    <w:rsid w:val="00822EFB"/>
    <w:rsid w:val="00823FEE"/>
    <w:rsid w:val="008252C3"/>
    <w:rsid w:val="00826FD3"/>
    <w:rsid w:val="008278A2"/>
    <w:rsid w:val="008278EA"/>
    <w:rsid w:val="00827C4C"/>
    <w:rsid w:val="00830C02"/>
    <w:rsid w:val="00831776"/>
    <w:rsid w:val="00831F65"/>
    <w:rsid w:val="008323E2"/>
    <w:rsid w:val="008326BD"/>
    <w:rsid w:val="00832B65"/>
    <w:rsid w:val="00832EEA"/>
    <w:rsid w:val="0083304A"/>
    <w:rsid w:val="00833B0E"/>
    <w:rsid w:val="00833B65"/>
    <w:rsid w:val="00833C1A"/>
    <w:rsid w:val="00833EA1"/>
    <w:rsid w:val="008349BB"/>
    <w:rsid w:val="00834D25"/>
    <w:rsid w:val="00835350"/>
    <w:rsid w:val="00836C6B"/>
    <w:rsid w:val="0083720F"/>
    <w:rsid w:val="0083758C"/>
    <w:rsid w:val="00837B25"/>
    <w:rsid w:val="00840879"/>
    <w:rsid w:val="00840B90"/>
    <w:rsid w:val="0084102A"/>
    <w:rsid w:val="0084143A"/>
    <w:rsid w:val="00842840"/>
    <w:rsid w:val="008429B0"/>
    <w:rsid w:val="008431D2"/>
    <w:rsid w:val="008438C0"/>
    <w:rsid w:val="008440B2"/>
    <w:rsid w:val="00844A99"/>
    <w:rsid w:val="00844CAF"/>
    <w:rsid w:val="00845983"/>
    <w:rsid w:val="008459BF"/>
    <w:rsid w:val="00845A71"/>
    <w:rsid w:val="00845BB7"/>
    <w:rsid w:val="00846771"/>
    <w:rsid w:val="00847EDE"/>
    <w:rsid w:val="008505C3"/>
    <w:rsid w:val="00851EDA"/>
    <w:rsid w:val="0085279F"/>
    <w:rsid w:val="00852890"/>
    <w:rsid w:val="00852B7B"/>
    <w:rsid w:val="00853E63"/>
    <w:rsid w:val="0085534C"/>
    <w:rsid w:val="008554A3"/>
    <w:rsid w:val="00855800"/>
    <w:rsid w:val="00856923"/>
    <w:rsid w:val="008569F4"/>
    <w:rsid w:val="00856D79"/>
    <w:rsid w:val="00857E61"/>
    <w:rsid w:val="008608DD"/>
    <w:rsid w:val="0086123B"/>
    <w:rsid w:val="00861668"/>
    <w:rsid w:val="00861FCC"/>
    <w:rsid w:val="008628D4"/>
    <w:rsid w:val="00863261"/>
    <w:rsid w:val="0086414F"/>
    <w:rsid w:val="00864470"/>
    <w:rsid w:val="00865C00"/>
    <w:rsid w:val="00866C90"/>
    <w:rsid w:val="00867CB1"/>
    <w:rsid w:val="00867D0E"/>
    <w:rsid w:val="00871DC4"/>
    <w:rsid w:val="00871F40"/>
    <w:rsid w:val="00872238"/>
    <w:rsid w:val="00874A8B"/>
    <w:rsid w:val="008753F7"/>
    <w:rsid w:val="00875F82"/>
    <w:rsid w:val="008760F3"/>
    <w:rsid w:val="00876501"/>
    <w:rsid w:val="008766F3"/>
    <w:rsid w:val="00877D8D"/>
    <w:rsid w:val="00877F80"/>
    <w:rsid w:val="008801FD"/>
    <w:rsid w:val="0088056B"/>
    <w:rsid w:val="008805DF"/>
    <w:rsid w:val="00880CE4"/>
    <w:rsid w:val="00880D1F"/>
    <w:rsid w:val="00881939"/>
    <w:rsid w:val="0088298A"/>
    <w:rsid w:val="00883659"/>
    <w:rsid w:val="00883DB1"/>
    <w:rsid w:val="00884918"/>
    <w:rsid w:val="00885069"/>
    <w:rsid w:val="0088540F"/>
    <w:rsid w:val="008859C0"/>
    <w:rsid w:val="008869C3"/>
    <w:rsid w:val="00886AAC"/>
    <w:rsid w:val="008873DA"/>
    <w:rsid w:val="008875E8"/>
    <w:rsid w:val="00887DD2"/>
    <w:rsid w:val="008933BF"/>
    <w:rsid w:val="00893AE4"/>
    <w:rsid w:val="00893C10"/>
    <w:rsid w:val="00894947"/>
    <w:rsid w:val="00894A9D"/>
    <w:rsid w:val="00895879"/>
    <w:rsid w:val="008A0527"/>
    <w:rsid w:val="008A06EB"/>
    <w:rsid w:val="008A1023"/>
    <w:rsid w:val="008A252E"/>
    <w:rsid w:val="008A27D1"/>
    <w:rsid w:val="008A31D9"/>
    <w:rsid w:val="008A358B"/>
    <w:rsid w:val="008A42C7"/>
    <w:rsid w:val="008A459C"/>
    <w:rsid w:val="008A4B9C"/>
    <w:rsid w:val="008A4BA9"/>
    <w:rsid w:val="008A5F69"/>
    <w:rsid w:val="008A7471"/>
    <w:rsid w:val="008B005E"/>
    <w:rsid w:val="008B0258"/>
    <w:rsid w:val="008B1129"/>
    <w:rsid w:val="008B14BD"/>
    <w:rsid w:val="008B2175"/>
    <w:rsid w:val="008B3C34"/>
    <w:rsid w:val="008B3D43"/>
    <w:rsid w:val="008B49CA"/>
    <w:rsid w:val="008B50D4"/>
    <w:rsid w:val="008B5DF5"/>
    <w:rsid w:val="008B738E"/>
    <w:rsid w:val="008C0501"/>
    <w:rsid w:val="008C1082"/>
    <w:rsid w:val="008C22B0"/>
    <w:rsid w:val="008C2B03"/>
    <w:rsid w:val="008C3202"/>
    <w:rsid w:val="008C4067"/>
    <w:rsid w:val="008C4527"/>
    <w:rsid w:val="008C4658"/>
    <w:rsid w:val="008C593E"/>
    <w:rsid w:val="008C5E61"/>
    <w:rsid w:val="008C715B"/>
    <w:rsid w:val="008C799F"/>
    <w:rsid w:val="008C7A4C"/>
    <w:rsid w:val="008C7A9E"/>
    <w:rsid w:val="008D0B66"/>
    <w:rsid w:val="008D1CCC"/>
    <w:rsid w:val="008D1E3E"/>
    <w:rsid w:val="008D207D"/>
    <w:rsid w:val="008D2180"/>
    <w:rsid w:val="008D242A"/>
    <w:rsid w:val="008D2723"/>
    <w:rsid w:val="008D2773"/>
    <w:rsid w:val="008D35DD"/>
    <w:rsid w:val="008D379A"/>
    <w:rsid w:val="008D48D2"/>
    <w:rsid w:val="008D5620"/>
    <w:rsid w:val="008D5A9D"/>
    <w:rsid w:val="008D5E8A"/>
    <w:rsid w:val="008D6CBD"/>
    <w:rsid w:val="008D782B"/>
    <w:rsid w:val="008E0617"/>
    <w:rsid w:val="008E2A22"/>
    <w:rsid w:val="008E2D87"/>
    <w:rsid w:val="008E4299"/>
    <w:rsid w:val="008E42E6"/>
    <w:rsid w:val="008E4774"/>
    <w:rsid w:val="008E4FA8"/>
    <w:rsid w:val="008E54A5"/>
    <w:rsid w:val="008E5FCD"/>
    <w:rsid w:val="008E6B80"/>
    <w:rsid w:val="008F069D"/>
    <w:rsid w:val="008F161B"/>
    <w:rsid w:val="008F193A"/>
    <w:rsid w:val="008F2941"/>
    <w:rsid w:val="008F4739"/>
    <w:rsid w:val="008F5510"/>
    <w:rsid w:val="008F56B9"/>
    <w:rsid w:val="008F6EB2"/>
    <w:rsid w:val="008F71CC"/>
    <w:rsid w:val="008F7327"/>
    <w:rsid w:val="008F74A2"/>
    <w:rsid w:val="008F79B2"/>
    <w:rsid w:val="008F7A4F"/>
    <w:rsid w:val="008F7FD0"/>
    <w:rsid w:val="009000B0"/>
    <w:rsid w:val="00901755"/>
    <w:rsid w:val="00901DB1"/>
    <w:rsid w:val="00903304"/>
    <w:rsid w:val="00904248"/>
    <w:rsid w:val="0090424A"/>
    <w:rsid w:val="009050C7"/>
    <w:rsid w:val="00906354"/>
    <w:rsid w:val="0090663E"/>
    <w:rsid w:val="00906BA1"/>
    <w:rsid w:val="00906FD7"/>
    <w:rsid w:val="009072F7"/>
    <w:rsid w:val="009109AD"/>
    <w:rsid w:val="009114D6"/>
    <w:rsid w:val="00911931"/>
    <w:rsid w:val="00912BF4"/>
    <w:rsid w:val="00914400"/>
    <w:rsid w:val="0091554D"/>
    <w:rsid w:val="00915CC7"/>
    <w:rsid w:val="00915DD0"/>
    <w:rsid w:val="009163C7"/>
    <w:rsid w:val="009164FF"/>
    <w:rsid w:val="00916847"/>
    <w:rsid w:val="00920300"/>
    <w:rsid w:val="00920384"/>
    <w:rsid w:val="009216AB"/>
    <w:rsid w:val="00921C7F"/>
    <w:rsid w:val="00922181"/>
    <w:rsid w:val="00922CC3"/>
    <w:rsid w:val="009234C4"/>
    <w:rsid w:val="00924C2D"/>
    <w:rsid w:val="00925E01"/>
    <w:rsid w:val="009266FC"/>
    <w:rsid w:val="00926915"/>
    <w:rsid w:val="00927997"/>
    <w:rsid w:val="009305F6"/>
    <w:rsid w:val="0093187B"/>
    <w:rsid w:val="00931992"/>
    <w:rsid w:val="00932730"/>
    <w:rsid w:val="00932F18"/>
    <w:rsid w:val="0093403F"/>
    <w:rsid w:val="00934845"/>
    <w:rsid w:val="00934948"/>
    <w:rsid w:val="00936813"/>
    <w:rsid w:val="00936DE5"/>
    <w:rsid w:val="00940652"/>
    <w:rsid w:val="0094119D"/>
    <w:rsid w:val="00941AA5"/>
    <w:rsid w:val="0094265B"/>
    <w:rsid w:val="0094274C"/>
    <w:rsid w:val="00942B25"/>
    <w:rsid w:val="00944816"/>
    <w:rsid w:val="00944C77"/>
    <w:rsid w:val="00944F15"/>
    <w:rsid w:val="00945DE6"/>
    <w:rsid w:val="009461BD"/>
    <w:rsid w:val="00946A5E"/>
    <w:rsid w:val="00950037"/>
    <w:rsid w:val="00950040"/>
    <w:rsid w:val="00951536"/>
    <w:rsid w:val="0095368E"/>
    <w:rsid w:val="00953D14"/>
    <w:rsid w:val="00953F0A"/>
    <w:rsid w:val="00956B3F"/>
    <w:rsid w:val="00956DD0"/>
    <w:rsid w:val="0095708C"/>
    <w:rsid w:val="0095750E"/>
    <w:rsid w:val="009577D6"/>
    <w:rsid w:val="00957D81"/>
    <w:rsid w:val="00957E87"/>
    <w:rsid w:val="00960D37"/>
    <w:rsid w:val="00962DE0"/>
    <w:rsid w:val="0096309C"/>
    <w:rsid w:val="00963322"/>
    <w:rsid w:val="00964711"/>
    <w:rsid w:val="009652B6"/>
    <w:rsid w:val="009657B4"/>
    <w:rsid w:val="00965B6E"/>
    <w:rsid w:val="00966820"/>
    <w:rsid w:val="009676C8"/>
    <w:rsid w:val="00970895"/>
    <w:rsid w:val="0097191B"/>
    <w:rsid w:val="00972CE8"/>
    <w:rsid w:val="0097365A"/>
    <w:rsid w:val="009736A5"/>
    <w:rsid w:val="00973BA2"/>
    <w:rsid w:val="009741EA"/>
    <w:rsid w:val="00974558"/>
    <w:rsid w:val="009746A1"/>
    <w:rsid w:val="00975867"/>
    <w:rsid w:val="00975A24"/>
    <w:rsid w:val="00976182"/>
    <w:rsid w:val="009763DB"/>
    <w:rsid w:val="00976781"/>
    <w:rsid w:val="00977336"/>
    <w:rsid w:val="00980746"/>
    <w:rsid w:val="009809DC"/>
    <w:rsid w:val="00982475"/>
    <w:rsid w:val="009836CC"/>
    <w:rsid w:val="00984423"/>
    <w:rsid w:val="00984D3E"/>
    <w:rsid w:val="00985923"/>
    <w:rsid w:val="00986114"/>
    <w:rsid w:val="00986A3F"/>
    <w:rsid w:val="00987988"/>
    <w:rsid w:val="00987A5A"/>
    <w:rsid w:val="0099157D"/>
    <w:rsid w:val="00992786"/>
    <w:rsid w:val="00992D4A"/>
    <w:rsid w:val="00994D2E"/>
    <w:rsid w:val="009A06B3"/>
    <w:rsid w:val="009A0914"/>
    <w:rsid w:val="009A0E77"/>
    <w:rsid w:val="009A383D"/>
    <w:rsid w:val="009A3D35"/>
    <w:rsid w:val="009A40D3"/>
    <w:rsid w:val="009A4AF7"/>
    <w:rsid w:val="009A56AE"/>
    <w:rsid w:val="009A5AD4"/>
    <w:rsid w:val="009A5FDC"/>
    <w:rsid w:val="009A6681"/>
    <w:rsid w:val="009A6CA0"/>
    <w:rsid w:val="009A79D1"/>
    <w:rsid w:val="009A7AE5"/>
    <w:rsid w:val="009A7CAC"/>
    <w:rsid w:val="009A7E04"/>
    <w:rsid w:val="009A7FFD"/>
    <w:rsid w:val="009B0D7B"/>
    <w:rsid w:val="009B16A0"/>
    <w:rsid w:val="009B198A"/>
    <w:rsid w:val="009B21B1"/>
    <w:rsid w:val="009B27C8"/>
    <w:rsid w:val="009B3128"/>
    <w:rsid w:val="009B32B0"/>
    <w:rsid w:val="009B32E9"/>
    <w:rsid w:val="009B3788"/>
    <w:rsid w:val="009B38E2"/>
    <w:rsid w:val="009B40C8"/>
    <w:rsid w:val="009B4C1C"/>
    <w:rsid w:val="009B4E65"/>
    <w:rsid w:val="009B50DE"/>
    <w:rsid w:val="009B5297"/>
    <w:rsid w:val="009B576B"/>
    <w:rsid w:val="009B57DE"/>
    <w:rsid w:val="009B5916"/>
    <w:rsid w:val="009B6533"/>
    <w:rsid w:val="009B746B"/>
    <w:rsid w:val="009B7484"/>
    <w:rsid w:val="009B7BA2"/>
    <w:rsid w:val="009B7D31"/>
    <w:rsid w:val="009B7F89"/>
    <w:rsid w:val="009C08BB"/>
    <w:rsid w:val="009C1956"/>
    <w:rsid w:val="009C1D94"/>
    <w:rsid w:val="009C1EC3"/>
    <w:rsid w:val="009C37A1"/>
    <w:rsid w:val="009D0153"/>
    <w:rsid w:val="009D0243"/>
    <w:rsid w:val="009D0C66"/>
    <w:rsid w:val="009D0EB5"/>
    <w:rsid w:val="009D0EC3"/>
    <w:rsid w:val="009D14BB"/>
    <w:rsid w:val="009D1A0D"/>
    <w:rsid w:val="009D23A3"/>
    <w:rsid w:val="009D2DBF"/>
    <w:rsid w:val="009D3625"/>
    <w:rsid w:val="009D6317"/>
    <w:rsid w:val="009D652D"/>
    <w:rsid w:val="009D780E"/>
    <w:rsid w:val="009E03AE"/>
    <w:rsid w:val="009E0E4C"/>
    <w:rsid w:val="009E1362"/>
    <w:rsid w:val="009E15B0"/>
    <w:rsid w:val="009E16A1"/>
    <w:rsid w:val="009E1E21"/>
    <w:rsid w:val="009E2319"/>
    <w:rsid w:val="009E2652"/>
    <w:rsid w:val="009E2D79"/>
    <w:rsid w:val="009E31C7"/>
    <w:rsid w:val="009E340B"/>
    <w:rsid w:val="009E3F1D"/>
    <w:rsid w:val="009E4603"/>
    <w:rsid w:val="009E4D7D"/>
    <w:rsid w:val="009E5A56"/>
    <w:rsid w:val="009E5E83"/>
    <w:rsid w:val="009E61BC"/>
    <w:rsid w:val="009E654A"/>
    <w:rsid w:val="009E6B0D"/>
    <w:rsid w:val="009E6CDE"/>
    <w:rsid w:val="009E70ED"/>
    <w:rsid w:val="009E713A"/>
    <w:rsid w:val="009F09A7"/>
    <w:rsid w:val="009F1113"/>
    <w:rsid w:val="009F1568"/>
    <w:rsid w:val="009F1983"/>
    <w:rsid w:val="009F1CD9"/>
    <w:rsid w:val="009F2F2F"/>
    <w:rsid w:val="009F30BA"/>
    <w:rsid w:val="009F310B"/>
    <w:rsid w:val="009F3430"/>
    <w:rsid w:val="009F4209"/>
    <w:rsid w:val="009F4417"/>
    <w:rsid w:val="009F4CA7"/>
    <w:rsid w:val="009F531D"/>
    <w:rsid w:val="009F59FF"/>
    <w:rsid w:val="009F6964"/>
    <w:rsid w:val="009F6FBA"/>
    <w:rsid w:val="00A00134"/>
    <w:rsid w:val="00A00904"/>
    <w:rsid w:val="00A00ABC"/>
    <w:rsid w:val="00A00F34"/>
    <w:rsid w:val="00A028D2"/>
    <w:rsid w:val="00A039C1"/>
    <w:rsid w:val="00A04B97"/>
    <w:rsid w:val="00A0525B"/>
    <w:rsid w:val="00A05AA3"/>
    <w:rsid w:val="00A05C21"/>
    <w:rsid w:val="00A06520"/>
    <w:rsid w:val="00A06553"/>
    <w:rsid w:val="00A07264"/>
    <w:rsid w:val="00A103DD"/>
    <w:rsid w:val="00A10910"/>
    <w:rsid w:val="00A1096F"/>
    <w:rsid w:val="00A10AE6"/>
    <w:rsid w:val="00A10D4F"/>
    <w:rsid w:val="00A10FFB"/>
    <w:rsid w:val="00A11E49"/>
    <w:rsid w:val="00A1224A"/>
    <w:rsid w:val="00A138C7"/>
    <w:rsid w:val="00A13968"/>
    <w:rsid w:val="00A13CF4"/>
    <w:rsid w:val="00A142F1"/>
    <w:rsid w:val="00A147B9"/>
    <w:rsid w:val="00A14D20"/>
    <w:rsid w:val="00A14F1B"/>
    <w:rsid w:val="00A15B2F"/>
    <w:rsid w:val="00A1699E"/>
    <w:rsid w:val="00A16D0F"/>
    <w:rsid w:val="00A16E6F"/>
    <w:rsid w:val="00A17BEA"/>
    <w:rsid w:val="00A17ED5"/>
    <w:rsid w:val="00A2049A"/>
    <w:rsid w:val="00A2195A"/>
    <w:rsid w:val="00A22612"/>
    <w:rsid w:val="00A22823"/>
    <w:rsid w:val="00A22913"/>
    <w:rsid w:val="00A22BC9"/>
    <w:rsid w:val="00A2377C"/>
    <w:rsid w:val="00A23F82"/>
    <w:rsid w:val="00A2427A"/>
    <w:rsid w:val="00A26D56"/>
    <w:rsid w:val="00A276C7"/>
    <w:rsid w:val="00A276DD"/>
    <w:rsid w:val="00A3002F"/>
    <w:rsid w:val="00A30593"/>
    <w:rsid w:val="00A30F57"/>
    <w:rsid w:val="00A31CC4"/>
    <w:rsid w:val="00A32218"/>
    <w:rsid w:val="00A32854"/>
    <w:rsid w:val="00A32C44"/>
    <w:rsid w:val="00A32D19"/>
    <w:rsid w:val="00A34992"/>
    <w:rsid w:val="00A34FFB"/>
    <w:rsid w:val="00A3505E"/>
    <w:rsid w:val="00A35165"/>
    <w:rsid w:val="00A3679F"/>
    <w:rsid w:val="00A369B3"/>
    <w:rsid w:val="00A36C09"/>
    <w:rsid w:val="00A37170"/>
    <w:rsid w:val="00A41495"/>
    <w:rsid w:val="00A4182C"/>
    <w:rsid w:val="00A41EB9"/>
    <w:rsid w:val="00A41F93"/>
    <w:rsid w:val="00A44E19"/>
    <w:rsid w:val="00A4534F"/>
    <w:rsid w:val="00A47AD4"/>
    <w:rsid w:val="00A47DA6"/>
    <w:rsid w:val="00A5026A"/>
    <w:rsid w:val="00A50857"/>
    <w:rsid w:val="00A50C15"/>
    <w:rsid w:val="00A519E1"/>
    <w:rsid w:val="00A55174"/>
    <w:rsid w:val="00A56504"/>
    <w:rsid w:val="00A566F5"/>
    <w:rsid w:val="00A56E05"/>
    <w:rsid w:val="00A57994"/>
    <w:rsid w:val="00A57D12"/>
    <w:rsid w:val="00A60BD1"/>
    <w:rsid w:val="00A621F0"/>
    <w:rsid w:val="00A6258A"/>
    <w:rsid w:val="00A62891"/>
    <w:rsid w:val="00A638BF"/>
    <w:rsid w:val="00A65366"/>
    <w:rsid w:val="00A65A05"/>
    <w:rsid w:val="00A66013"/>
    <w:rsid w:val="00A66F7A"/>
    <w:rsid w:val="00A672B7"/>
    <w:rsid w:val="00A7068B"/>
    <w:rsid w:val="00A70F76"/>
    <w:rsid w:val="00A71DC0"/>
    <w:rsid w:val="00A723C9"/>
    <w:rsid w:val="00A72592"/>
    <w:rsid w:val="00A7278F"/>
    <w:rsid w:val="00A73976"/>
    <w:rsid w:val="00A73C42"/>
    <w:rsid w:val="00A73F34"/>
    <w:rsid w:val="00A7411B"/>
    <w:rsid w:val="00A74418"/>
    <w:rsid w:val="00A74D61"/>
    <w:rsid w:val="00A7506B"/>
    <w:rsid w:val="00A754AF"/>
    <w:rsid w:val="00A75873"/>
    <w:rsid w:val="00A75E72"/>
    <w:rsid w:val="00A76F57"/>
    <w:rsid w:val="00A77F75"/>
    <w:rsid w:val="00A8028C"/>
    <w:rsid w:val="00A805D2"/>
    <w:rsid w:val="00A82D06"/>
    <w:rsid w:val="00A83120"/>
    <w:rsid w:val="00A83597"/>
    <w:rsid w:val="00A870E3"/>
    <w:rsid w:val="00A872B3"/>
    <w:rsid w:val="00A87F21"/>
    <w:rsid w:val="00A9166C"/>
    <w:rsid w:val="00A91CD9"/>
    <w:rsid w:val="00A91ECF"/>
    <w:rsid w:val="00A9288A"/>
    <w:rsid w:val="00A936E3"/>
    <w:rsid w:val="00A93727"/>
    <w:rsid w:val="00A93E8E"/>
    <w:rsid w:val="00A94078"/>
    <w:rsid w:val="00A94696"/>
    <w:rsid w:val="00A955D8"/>
    <w:rsid w:val="00A961CC"/>
    <w:rsid w:val="00A9647B"/>
    <w:rsid w:val="00A97BD3"/>
    <w:rsid w:val="00AA0229"/>
    <w:rsid w:val="00AA0D33"/>
    <w:rsid w:val="00AA0EB4"/>
    <w:rsid w:val="00AA152D"/>
    <w:rsid w:val="00AA1B1E"/>
    <w:rsid w:val="00AA215E"/>
    <w:rsid w:val="00AA224D"/>
    <w:rsid w:val="00AA24B9"/>
    <w:rsid w:val="00AA2B40"/>
    <w:rsid w:val="00AA2F5A"/>
    <w:rsid w:val="00AA3255"/>
    <w:rsid w:val="00AA3608"/>
    <w:rsid w:val="00AA42D0"/>
    <w:rsid w:val="00AA4A34"/>
    <w:rsid w:val="00AA4B51"/>
    <w:rsid w:val="00AA57EC"/>
    <w:rsid w:val="00AA5DF3"/>
    <w:rsid w:val="00AA5F01"/>
    <w:rsid w:val="00AA61A3"/>
    <w:rsid w:val="00AA6590"/>
    <w:rsid w:val="00AA6C81"/>
    <w:rsid w:val="00AA75B9"/>
    <w:rsid w:val="00AA7C3E"/>
    <w:rsid w:val="00AB2556"/>
    <w:rsid w:val="00AB2864"/>
    <w:rsid w:val="00AB294F"/>
    <w:rsid w:val="00AB3478"/>
    <w:rsid w:val="00AB37DD"/>
    <w:rsid w:val="00AB41B4"/>
    <w:rsid w:val="00AB4C46"/>
    <w:rsid w:val="00AB5352"/>
    <w:rsid w:val="00AB5594"/>
    <w:rsid w:val="00AB578C"/>
    <w:rsid w:val="00AB5B5A"/>
    <w:rsid w:val="00AB63CB"/>
    <w:rsid w:val="00AB782F"/>
    <w:rsid w:val="00AB7FF3"/>
    <w:rsid w:val="00AC09C3"/>
    <w:rsid w:val="00AC1B97"/>
    <w:rsid w:val="00AC2439"/>
    <w:rsid w:val="00AC3097"/>
    <w:rsid w:val="00AC4592"/>
    <w:rsid w:val="00AC5467"/>
    <w:rsid w:val="00AC5F03"/>
    <w:rsid w:val="00AC602A"/>
    <w:rsid w:val="00AC60C0"/>
    <w:rsid w:val="00AC72D4"/>
    <w:rsid w:val="00AC7389"/>
    <w:rsid w:val="00AC762B"/>
    <w:rsid w:val="00AC77F5"/>
    <w:rsid w:val="00AD00F7"/>
    <w:rsid w:val="00AD33B6"/>
    <w:rsid w:val="00AD36A1"/>
    <w:rsid w:val="00AD47C8"/>
    <w:rsid w:val="00AD4DCF"/>
    <w:rsid w:val="00AD584B"/>
    <w:rsid w:val="00AD6003"/>
    <w:rsid w:val="00AD628E"/>
    <w:rsid w:val="00AD6359"/>
    <w:rsid w:val="00AD6D22"/>
    <w:rsid w:val="00AD7417"/>
    <w:rsid w:val="00AD77AC"/>
    <w:rsid w:val="00AD7B01"/>
    <w:rsid w:val="00AE2312"/>
    <w:rsid w:val="00AE2359"/>
    <w:rsid w:val="00AE251C"/>
    <w:rsid w:val="00AE2790"/>
    <w:rsid w:val="00AE35DE"/>
    <w:rsid w:val="00AE3A9B"/>
    <w:rsid w:val="00AE53C4"/>
    <w:rsid w:val="00AE696C"/>
    <w:rsid w:val="00AE7388"/>
    <w:rsid w:val="00AE7A6B"/>
    <w:rsid w:val="00AF073B"/>
    <w:rsid w:val="00AF1119"/>
    <w:rsid w:val="00AF1183"/>
    <w:rsid w:val="00AF1AC5"/>
    <w:rsid w:val="00AF22C4"/>
    <w:rsid w:val="00AF361C"/>
    <w:rsid w:val="00AF3A02"/>
    <w:rsid w:val="00AF4663"/>
    <w:rsid w:val="00AF5784"/>
    <w:rsid w:val="00AF5E01"/>
    <w:rsid w:val="00AF5F79"/>
    <w:rsid w:val="00AF6676"/>
    <w:rsid w:val="00AF7433"/>
    <w:rsid w:val="00AF769E"/>
    <w:rsid w:val="00B0007A"/>
    <w:rsid w:val="00B002D9"/>
    <w:rsid w:val="00B00984"/>
    <w:rsid w:val="00B00F08"/>
    <w:rsid w:val="00B0121E"/>
    <w:rsid w:val="00B01576"/>
    <w:rsid w:val="00B01FAD"/>
    <w:rsid w:val="00B020C2"/>
    <w:rsid w:val="00B02D5C"/>
    <w:rsid w:val="00B02F09"/>
    <w:rsid w:val="00B03469"/>
    <w:rsid w:val="00B03A74"/>
    <w:rsid w:val="00B04D54"/>
    <w:rsid w:val="00B04FD6"/>
    <w:rsid w:val="00B05DB5"/>
    <w:rsid w:val="00B070C5"/>
    <w:rsid w:val="00B07486"/>
    <w:rsid w:val="00B07852"/>
    <w:rsid w:val="00B07897"/>
    <w:rsid w:val="00B10D9B"/>
    <w:rsid w:val="00B10F94"/>
    <w:rsid w:val="00B12D1E"/>
    <w:rsid w:val="00B12DC0"/>
    <w:rsid w:val="00B13385"/>
    <w:rsid w:val="00B13489"/>
    <w:rsid w:val="00B136E0"/>
    <w:rsid w:val="00B13DD1"/>
    <w:rsid w:val="00B14A76"/>
    <w:rsid w:val="00B14B6E"/>
    <w:rsid w:val="00B151DB"/>
    <w:rsid w:val="00B16B16"/>
    <w:rsid w:val="00B16B85"/>
    <w:rsid w:val="00B205C3"/>
    <w:rsid w:val="00B2119B"/>
    <w:rsid w:val="00B21672"/>
    <w:rsid w:val="00B2321A"/>
    <w:rsid w:val="00B239D1"/>
    <w:rsid w:val="00B2471C"/>
    <w:rsid w:val="00B249FC"/>
    <w:rsid w:val="00B24DE5"/>
    <w:rsid w:val="00B253E7"/>
    <w:rsid w:val="00B27226"/>
    <w:rsid w:val="00B27E6A"/>
    <w:rsid w:val="00B30182"/>
    <w:rsid w:val="00B30246"/>
    <w:rsid w:val="00B302C5"/>
    <w:rsid w:val="00B31294"/>
    <w:rsid w:val="00B31A22"/>
    <w:rsid w:val="00B31D2D"/>
    <w:rsid w:val="00B32D38"/>
    <w:rsid w:val="00B333F2"/>
    <w:rsid w:val="00B33C8A"/>
    <w:rsid w:val="00B33D7B"/>
    <w:rsid w:val="00B3473E"/>
    <w:rsid w:val="00B3483E"/>
    <w:rsid w:val="00B3503C"/>
    <w:rsid w:val="00B35538"/>
    <w:rsid w:val="00B3561F"/>
    <w:rsid w:val="00B363CF"/>
    <w:rsid w:val="00B3647B"/>
    <w:rsid w:val="00B37516"/>
    <w:rsid w:val="00B378C6"/>
    <w:rsid w:val="00B37D63"/>
    <w:rsid w:val="00B4054D"/>
    <w:rsid w:val="00B40BF3"/>
    <w:rsid w:val="00B41614"/>
    <w:rsid w:val="00B416AA"/>
    <w:rsid w:val="00B41800"/>
    <w:rsid w:val="00B41F28"/>
    <w:rsid w:val="00B4250D"/>
    <w:rsid w:val="00B42FD1"/>
    <w:rsid w:val="00B434E8"/>
    <w:rsid w:val="00B438EA"/>
    <w:rsid w:val="00B43B85"/>
    <w:rsid w:val="00B453AF"/>
    <w:rsid w:val="00B45E7F"/>
    <w:rsid w:val="00B464CB"/>
    <w:rsid w:val="00B46EF9"/>
    <w:rsid w:val="00B5023F"/>
    <w:rsid w:val="00B51D43"/>
    <w:rsid w:val="00B52175"/>
    <w:rsid w:val="00B5270D"/>
    <w:rsid w:val="00B52A5A"/>
    <w:rsid w:val="00B53A78"/>
    <w:rsid w:val="00B54500"/>
    <w:rsid w:val="00B5451B"/>
    <w:rsid w:val="00B54DF1"/>
    <w:rsid w:val="00B55AC2"/>
    <w:rsid w:val="00B57111"/>
    <w:rsid w:val="00B57139"/>
    <w:rsid w:val="00B607E5"/>
    <w:rsid w:val="00B60C01"/>
    <w:rsid w:val="00B616C9"/>
    <w:rsid w:val="00B6184F"/>
    <w:rsid w:val="00B62815"/>
    <w:rsid w:val="00B64251"/>
    <w:rsid w:val="00B64791"/>
    <w:rsid w:val="00B654A4"/>
    <w:rsid w:val="00B65BD4"/>
    <w:rsid w:val="00B66AB5"/>
    <w:rsid w:val="00B67398"/>
    <w:rsid w:val="00B67E24"/>
    <w:rsid w:val="00B70082"/>
    <w:rsid w:val="00B710D3"/>
    <w:rsid w:val="00B724E9"/>
    <w:rsid w:val="00B72683"/>
    <w:rsid w:val="00B74E3F"/>
    <w:rsid w:val="00B751B3"/>
    <w:rsid w:val="00B75A9F"/>
    <w:rsid w:val="00B75C52"/>
    <w:rsid w:val="00B760BA"/>
    <w:rsid w:val="00B76696"/>
    <w:rsid w:val="00B76801"/>
    <w:rsid w:val="00B82753"/>
    <w:rsid w:val="00B82ECF"/>
    <w:rsid w:val="00B83933"/>
    <w:rsid w:val="00B8418B"/>
    <w:rsid w:val="00B85640"/>
    <w:rsid w:val="00B85944"/>
    <w:rsid w:val="00B85961"/>
    <w:rsid w:val="00B85E7C"/>
    <w:rsid w:val="00B865B8"/>
    <w:rsid w:val="00B86606"/>
    <w:rsid w:val="00B86A28"/>
    <w:rsid w:val="00B87DE5"/>
    <w:rsid w:val="00B915C5"/>
    <w:rsid w:val="00B922B6"/>
    <w:rsid w:val="00B925B2"/>
    <w:rsid w:val="00B92683"/>
    <w:rsid w:val="00B92894"/>
    <w:rsid w:val="00B9293D"/>
    <w:rsid w:val="00B92AD9"/>
    <w:rsid w:val="00B93CFF"/>
    <w:rsid w:val="00B9521E"/>
    <w:rsid w:val="00B95E09"/>
    <w:rsid w:val="00B96146"/>
    <w:rsid w:val="00B96434"/>
    <w:rsid w:val="00B97AC3"/>
    <w:rsid w:val="00B97E44"/>
    <w:rsid w:val="00BA05D2"/>
    <w:rsid w:val="00BA089A"/>
    <w:rsid w:val="00BA0F0D"/>
    <w:rsid w:val="00BA1C25"/>
    <w:rsid w:val="00BA2747"/>
    <w:rsid w:val="00BA2B5B"/>
    <w:rsid w:val="00BA2F6B"/>
    <w:rsid w:val="00BA3002"/>
    <w:rsid w:val="00BA3478"/>
    <w:rsid w:val="00BA3DF4"/>
    <w:rsid w:val="00BA4707"/>
    <w:rsid w:val="00BA4AD4"/>
    <w:rsid w:val="00BA52A6"/>
    <w:rsid w:val="00BA5B8B"/>
    <w:rsid w:val="00BA5C9F"/>
    <w:rsid w:val="00BA5F51"/>
    <w:rsid w:val="00BA682E"/>
    <w:rsid w:val="00BA698D"/>
    <w:rsid w:val="00BA6C94"/>
    <w:rsid w:val="00BA7AF0"/>
    <w:rsid w:val="00BA7D24"/>
    <w:rsid w:val="00BB0B78"/>
    <w:rsid w:val="00BB1AB6"/>
    <w:rsid w:val="00BB2494"/>
    <w:rsid w:val="00BB2887"/>
    <w:rsid w:val="00BB3601"/>
    <w:rsid w:val="00BB3B37"/>
    <w:rsid w:val="00BB5637"/>
    <w:rsid w:val="00BB5972"/>
    <w:rsid w:val="00BB7BC0"/>
    <w:rsid w:val="00BC040E"/>
    <w:rsid w:val="00BC06B4"/>
    <w:rsid w:val="00BC0D52"/>
    <w:rsid w:val="00BC12A7"/>
    <w:rsid w:val="00BC16C4"/>
    <w:rsid w:val="00BC2262"/>
    <w:rsid w:val="00BC3B40"/>
    <w:rsid w:val="00BC4F3A"/>
    <w:rsid w:val="00BC5C85"/>
    <w:rsid w:val="00BC66B7"/>
    <w:rsid w:val="00BC6E0C"/>
    <w:rsid w:val="00BC79B2"/>
    <w:rsid w:val="00BD0039"/>
    <w:rsid w:val="00BD0408"/>
    <w:rsid w:val="00BD0C02"/>
    <w:rsid w:val="00BD12F1"/>
    <w:rsid w:val="00BD163F"/>
    <w:rsid w:val="00BD1C02"/>
    <w:rsid w:val="00BD260E"/>
    <w:rsid w:val="00BD3B5C"/>
    <w:rsid w:val="00BD4793"/>
    <w:rsid w:val="00BD5335"/>
    <w:rsid w:val="00BD5BC1"/>
    <w:rsid w:val="00BD5CDC"/>
    <w:rsid w:val="00BD5DEC"/>
    <w:rsid w:val="00BD7088"/>
    <w:rsid w:val="00BD78F5"/>
    <w:rsid w:val="00BE041C"/>
    <w:rsid w:val="00BE14DF"/>
    <w:rsid w:val="00BE1B8A"/>
    <w:rsid w:val="00BE1E52"/>
    <w:rsid w:val="00BE1EAB"/>
    <w:rsid w:val="00BE2BDD"/>
    <w:rsid w:val="00BE4D2A"/>
    <w:rsid w:val="00BE4EBF"/>
    <w:rsid w:val="00BE4F51"/>
    <w:rsid w:val="00BE53BE"/>
    <w:rsid w:val="00BE5B11"/>
    <w:rsid w:val="00BE5C44"/>
    <w:rsid w:val="00BE66C6"/>
    <w:rsid w:val="00BE7911"/>
    <w:rsid w:val="00BE7B58"/>
    <w:rsid w:val="00BF0088"/>
    <w:rsid w:val="00BF0CA2"/>
    <w:rsid w:val="00BF0E59"/>
    <w:rsid w:val="00BF102E"/>
    <w:rsid w:val="00BF135B"/>
    <w:rsid w:val="00BF1729"/>
    <w:rsid w:val="00BF19AE"/>
    <w:rsid w:val="00BF1E7F"/>
    <w:rsid w:val="00BF206A"/>
    <w:rsid w:val="00BF391F"/>
    <w:rsid w:val="00BF3A9C"/>
    <w:rsid w:val="00BF4494"/>
    <w:rsid w:val="00BF4737"/>
    <w:rsid w:val="00BF52EC"/>
    <w:rsid w:val="00BF59D0"/>
    <w:rsid w:val="00BF5B26"/>
    <w:rsid w:val="00BF5C3B"/>
    <w:rsid w:val="00BF64E3"/>
    <w:rsid w:val="00BF6F73"/>
    <w:rsid w:val="00BF7CA7"/>
    <w:rsid w:val="00C001D9"/>
    <w:rsid w:val="00C0086E"/>
    <w:rsid w:val="00C00D22"/>
    <w:rsid w:val="00C01C5B"/>
    <w:rsid w:val="00C0200B"/>
    <w:rsid w:val="00C027C5"/>
    <w:rsid w:val="00C0291F"/>
    <w:rsid w:val="00C03451"/>
    <w:rsid w:val="00C038AC"/>
    <w:rsid w:val="00C04290"/>
    <w:rsid w:val="00C04310"/>
    <w:rsid w:val="00C04DD1"/>
    <w:rsid w:val="00C04EDF"/>
    <w:rsid w:val="00C06402"/>
    <w:rsid w:val="00C07149"/>
    <w:rsid w:val="00C07664"/>
    <w:rsid w:val="00C07E4A"/>
    <w:rsid w:val="00C10064"/>
    <w:rsid w:val="00C100A2"/>
    <w:rsid w:val="00C10786"/>
    <w:rsid w:val="00C12336"/>
    <w:rsid w:val="00C128C6"/>
    <w:rsid w:val="00C14201"/>
    <w:rsid w:val="00C151D3"/>
    <w:rsid w:val="00C1549C"/>
    <w:rsid w:val="00C15541"/>
    <w:rsid w:val="00C16928"/>
    <w:rsid w:val="00C169C4"/>
    <w:rsid w:val="00C20EA5"/>
    <w:rsid w:val="00C21102"/>
    <w:rsid w:val="00C21F28"/>
    <w:rsid w:val="00C233AE"/>
    <w:rsid w:val="00C23538"/>
    <w:rsid w:val="00C23C12"/>
    <w:rsid w:val="00C24AF6"/>
    <w:rsid w:val="00C24B21"/>
    <w:rsid w:val="00C25A06"/>
    <w:rsid w:val="00C27129"/>
    <w:rsid w:val="00C301BD"/>
    <w:rsid w:val="00C30B15"/>
    <w:rsid w:val="00C30B6D"/>
    <w:rsid w:val="00C30D49"/>
    <w:rsid w:val="00C30FD5"/>
    <w:rsid w:val="00C3161D"/>
    <w:rsid w:val="00C3219D"/>
    <w:rsid w:val="00C334AB"/>
    <w:rsid w:val="00C33709"/>
    <w:rsid w:val="00C36279"/>
    <w:rsid w:val="00C40013"/>
    <w:rsid w:val="00C403CF"/>
    <w:rsid w:val="00C40733"/>
    <w:rsid w:val="00C409E6"/>
    <w:rsid w:val="00C4255B"/>
    <w:rsid w:val="00C4276F"/>
    <w:rsid w:val="00C42B1A"/>
    <w:rsid w:val="00C42F44"/>
    <w:rsid w:val="00C43388"/>
    <w:rsid w:val="00C437F5"/>
    <w:rsid w:val="00C44F53"/>
    <w:rsid w:val="00C4658B"/>
    <w:rsid w:val="00C4724E"/>
    <w:rsid w:val="00C47295"/>
    <w:rsid w:val="00C5117D"/>
    <w:rsid w:val="00C5170B"/>
    <w:rsid w:val="00C5199A"/>
    <w:rsid w:val="00C51A17"/>
    <w:rsid w:val="00C52F35"/>
    <w:rsid w:val="00C55318"/>
    <w:rsid w:val="00C561BC"/>
    <w:rsid w:val="00C56299"/>
    <w:rsid w:val="00C57126"/>
    <w:rsid w:val="00C57696"/>
    <w:rsid w:val="00C579F4"/>
    <w:rsid w:val="00C57B13"/>
    <w:rsid w:val="00C612C9"/>
    <w:rsid w:val="00C617FB"/>
    <w:rsid w:val="00C62920"/>
    <w:rsid w:val="00C62EAD"/>
    <w:rsid w:val="00C638A5"/>
    <w:rsid w:val="00C64A48"/>
    <w:rsid w:val="00C66C56"/>
    <w:rsid w:val="00C678AE"/>
    <w:rsid w:val="00C67994"/>
    <w:rsid w:val="00C71A6C"/>
    <w:rsid w:val="00C71D45"/>
    <w:rsid w:val="00C72B31"/>
    <w:rsid w:val="00C72E59"/>
    <w:rsid w:val="00C744B9"/>
    <w:rsid w:val="00C74970"/>
    <w:rsid w:val="00C7549E"/>
    <w:rsid w:val="00C76388"/>
    <w:rsid w:val="00C76778"/>
    <w:rsid w:val="00C767C9"/>
    <w:rsid w:val="00C76EAE"/>
    <w:rsid w:val="00C7770E"/>
    <w:rsid w:val="00C803CB"/>
    <w:rsid w:val="00C805A4"/>
    <w:rsid w:val="00C80BCA"/>
    <w:rsid w:val="00C81299"/>
    <w:rsid w:val="00C82208"/>
    <w:rsid w:val="00C8273E"/>
    <w:rsid w:val="00C82DA9"/>
    <w:rsid w:val="00C84589"/>
    <w:rsid w:val="00C85507"/>
    <w:rsid w:val="00C85DC0"/>
    <w:rsid w:val="00C86779"/>
    <w:rsid w:val="00C872CC"/>
    <w:rsid w:val="00C87B3B"/>
    <w:rsid w:val="00C87EDC"/>
    <w:rsid w:val="00C903C6"/>
    <w:rsid w:val="00C906C5"/>
    <w:rsid w:val="00C907E9"/>
    <w:rsid w:val="00C91EDE"/>
    <w:rsid w:val="00C924D1"/>
    <w:rsid w:val="00C9255F"/>
    <w:rsid w:val="00C92665"/>
    <w:rsid w:val="00C92A38"/>
    <w:rsid w:val="00C92ACB"/>
    <w:rsid w:val="00C94991"/>
    <w:rsid w:val="00C9557F"/>
    <w:rsid w:val="00C9619B"/>
    <w:rsid w:val="00C9625E"/>
    <w:rsid w:val="00C96333"/>
    <w:rsid w:val="00C96B07"/>
    <w:rsid w:val="00C96B10"/>
    <w:rsid w:val="00C96F47"/>
    <w:rsid w:val="00C97420"/>
    <w:rsid w:val="00C97799"/>
    <w:rsid w:val="00CA0A72"/>
    <w:rsid w:val="00CA1055"/>
    <w:rsid w:val="00CA1B81"/>
    <w:rsid w:val="00CA20E4"/>
    <w:rsid w:val="00CA51EC"/>
    <w:rsid w:val="00CA578B"/>
    <w:rsid w:val="00CA5824"/>
    <w:rsid w:val="00CA6D3A"/>
    <w:rsid w:val="00CB32F6"/>
    <w:rsid w:val="00CB3C68"/>
    <w:rsid w:val="00CB44B7"/>
    <w:rsid w:val="00CB4AE5"/>
    <w:rsid w:val="00CB5A1A"/>
    <w:rsid w:val="00CB5A55"/>
    <w:rsid w:val="00CB643E"/>
    <w:rsid w:val="00CB68E1"/>
    <w:rsid w:val="00CB6AE8"/>
    <w:rsid w:val="00CB6B4B"/>
    <w:rsid w:val="00CB6D21"/>
    <w:rsid w:val="00CB72D7"/>
    <w:rsid w:val="00CB7B9A"/>
    <w:rsid w:val="00CB7E22"/>
    <w:rsid w:val="00CC04F2"/>
    <w:rsid w:val="00CC0835"/>
    <w:rsid w:val="00CC2766"/>
    <w:rsid w:val="00CC3133"/>
    <w:rsid w:val="00CC3744"/>
    <w:rsid w:val="00CC44CF"/>
    <w:rsid w:val="00CC4906"/>
    <w:rsid w:val="00CC4E45"/>
    <w:rsid w:val="00CC5595"/>
    <w:rsid w:val="00CC562A"/>
    <w:rsid w:val="00CC6215"/>
    <w:rsid w:val="00CC6A33"/>
    <w:rsid w:val="00CC7C7C"/>
    <w:rsid w:val="00CD0B7D"/>
    <w:rsid w:val="00CD0D47"/>
    <w:rsid w:val="00CD1676"/>
    <w:rsid w:val="00CD2D38"/>
    <w:rsid w:val="00CD31B6"/>
    <w:rsid w:val="00CD31CD"/>
    <w:rsid w:val="00CD551E"/>
    <w:rsid w:val="00CD5770"/>
    <w:rsid w:val="00CD60D5"/>
    <w:rsid w:val="00CD67AF"/>
    <w:rsid w:val="00CD7076"/>
    <w:rsid w:val="00CD7A0A"/>
    <w:rsid w:val="00CD7BB7"/>
    <w:rsid w:val="00CD7D62"/>
    <w:rsid w:val="00CD7DA5"/>
    <w:rsid w:val="00CE0527"/>
    <w:rsid w:val="00CE0FAA"/>
    <w:rsid w:val="00CE20A1"/>
    <w:rsid w:val="00CE2146"/>
    <w:rsid w:val="00CE276B"/>
    <w:rsid w:val="00CE3228"/>
    <w:rsid w:val="00CE4399"/>
    <w:rsid w:val="00CE4FE4"/>
    <w:rsid w:val="00CE507F"/>
    <w:rsid w:val="00CE566A"/>
    <w:rsid w:val="00CE5FEE"/>
    <w:rsid w:val="00CE6006"/>
    <w:rsid w:val="00CE6604"/>
    <w:rsid w:val="00CF0891"/>
    <w:rsid w:val="00CF1989"/>
    <w:rsid w:val="00CF206F"/>
    <w:rsid w:val="00CF20DF"/>
    <w:rsid w:val="00CF2506"/>
    <w:rsid w:val="00CF2A52"/>
    <w:rsid w:val="00CF2CD5"/>
    <w:rsid w:val="00CF44E4"/>
    <w:rsid w:val="00CF4627"/>
    <w:rsid w:val="00CF4EBC"/>
    <w:rsid w:val="00CF69A4"/>
    <w:rsid w:val="00CF6FE5"/>
    <w:rsid w:val="00CF70ED"/>
    <w:rsid w:val="00CF710B"/>
    <w:rsid w:val="00CF716F"/>
    <w:rsid w:val="00CF73DD"/>
    <w:rsid w:val="00D00211"/>
    <w:rsid w:val="00D008CB"/>
    <w:rsid w:val="00D01D8B"/>
    <w:rsid w:val="00D04C92"/>
    <w:rsid w:val="00D06576"/>
    <w:rsid w:val="00D067AA"/>
    <w:rsid w:val="00D06C8B"/>
    <w:rsid w:val="00D07F65"/>
    <w:rsid w:val="00D10352"/>
    <w:rsid w:val="00D10D5B"/>
    <w:rsid w:val="00D11286"/>
    <w:rsid w:val="00D112A6"/>
    <w:rsid w:val="00D12244"/>
    <w:rsid w:val="00D1252A"/>
    <w:rsid w:val="00D125EE"/>
    <w:rsid w:val="00D12BA8"/>
    <w:rsid w:val="00D1398D"/>
    <w:rsid w:val="00D141B7"/>
    <w:rsid w:val="00D143C4"/>
    <w:rsid w:val="00D147B9"/>
    <w:rsid w:val="00D14F0E"/>
    <w:rsid w:val="00D15887"/>
    <w:rsid w:val="00D15C05"/>
    <w:rsid w:val="00D15F05"/>
    <w:rsid w:val="00D16228"/>
    <w:rsid w:val="00D20028"/>
    <w:rsid w:val="00D20671"/>
    <w:rsid w:val="00D20B2B"/>
    <w:rsid w:val="00D20E68"/>
    <w:rsid w:val="00D218C2"/>
    <w:rsid w:val="00D21C61"/>
    <w:rsid w:val="00D21F00"/>
    <w:rsid w:val="00D2221A"/>
    <w:rsid w:val="00D22F54"/>
    <w:rsid w:val="00D235C7"/>
    <w:rsid w:val="00D23FE6"/>
    <w:rsid w:val="00D24391"/>
    <w:rsid w:val="00D249C9"/>
    <w:rsid w:val="00D25572"/>
    <w:rsid w:val="00D26337"/>
    <w:rsid w:val="00D26D71"/>
    <w:rsid w:val="00D27273"/>
    <w:rsid w:val="00D3031B"/>
    <w:rsid w:val="00D30533"/>
    <w:rsid w:val="00D30589"/>
    <w:rsid w:val="00D3062A"/>
    <w:rsid w:val="00D3111B"/>
    <w:rsid w:val="00D319E8"/>
    <w:rsid w:val="00D32B17"/>
    <w:rsid w:val="00D33CB0"/>
    <w:rsid w:val="00D33FB6"/>
    <w:rsid w:val="00D34476"/>
    <w:rsid w:val="00D3478B"/>
    <w:rsid w:val="00D34F23"/>
    <w:rsid w:val="00D36E41"/>
    <w:rsid w:val="00D37345"/>
    <w:rsid w:val="00D376D3"/>
    <w:rsid w:val="00D40101"/>
    <w:rsid w:val="00D414C9"/>
    <w:rsid w:val="00D418CA"/>
    <w:rsid w:val="00D421CA"/>
    <w:rsid w:val="00D42B47"/>
    <w:rsid w:val="00D43618"/>
    <w:rsid w:val="00D43641"/>
    <w:rsid w:val="00D43722"/>
    <w:rsid w:val="00D43729"/>
    <w:rsid w:val="00D44345"/>
    <w:rsid w:val="00D44A93"/>
    <w:rsid w:val="00D45244"/>
    <w:rsid w:val="00D47137"/>
    <w:rsid w:val="00D47158"/>
    <w:rsid w:val="00D47BDE"/>
    <w:rsid w:val="00D50534"/>
    <w:rsid w:val="00D534CA"/>
    <w:rsid w:val="00D542CE"/>
    <w:rsid w:val="00D54498"/>
    <w:rsid w:val="00D5605A"/>
    <w:rsid w:val="00D56CB8"/>
    <w:rsid w:val="00D56DE7"/>
    <w:rsid w:val="00D577DE"/>
    <w:rsid w:val="00D57B56"/>
    <w:rsid w:val="00D63B8B"/>
    <w:rsid w:val="00D64648"/>
    <w:rsid w:val="00D65FA7"/>
    <w:rsid w:val="00D6619B"/>
    <w:rsid w:val="00D662F5"/>
    <w:rsid w:val="00D701E4"/>
    <w:rsid w:val="00D70D13"/>
    <w:rsid w:val="00D71027"/>
    <w:rsid w:val="00D72BE7"/>
    <w:rsid w:val="00D7361F"/>
    <w:rsid w:val="00D746D0"/>
    <w:rsid w:val="00D74AE5"/>
    <w:rsid w:val="00D75507"/>
    <w:rsid w:val="00D75728"/>
    <w:rsid w:val="00D7598F"/>
    <w:rsid w:val="00D77AC7"/>
    <w:rsid w:val="00D80E11"/>
    <w:rsid w:val="00D824BC"/>
    <w:rsid w:val="00D83A69"/>
    <w:rsid w:val="00D83DBF"/>
    <w:rsid w:val="00D84986"/>
    <w:rsid w:val="00D861A0"/>
    <w:rsid w:val="00D86F94"/>
    <w:rsid w:val="00D90689"/>
    <w:rsid w:val="00D90A27"/>
    <w:rsid w:val="00D9104D"/>
    <w:rsid w:val="00D931FE"/>
    <w:rsid w:val="00D949D6"/>
    <w:rsid w:val="00D957ED"/>
    <w:rsid w:val="00D95AED"/>
    <w:rsid w:val="00D95B4F"/>
    <w:rsid w:val="00D960C6"/>
    <w:rsid w:val="00D961CD"/>
    <w:rsid w:val="00D96C7D"/>
    <w:rsid w:val="00D96FEF"/>
    <w:rsid w:val="00D979A3"/>
    <w:rsid w:val="00D97B5D"/>
    <w:rsid w:val="00DA03B7"/>
    <w:rsid w:val="00DA221D"/>
    <w:rsid w:val="00DA223A"/>
    <w:rsid w:val="00DA3E65"/>
    <w:rsid w:val="00DA411C"/>
    <w:rsid w:val="00DA453B"/>
    <w:rsid w:val="00DA59EE"/>
    <w:rsid w:val="00DA5BE9"/>
    <w:rsid w:val="00DA65D9"/>
    <w:rsid w:val="00DA6852"/>
    <w:rsid w:val="00DA7598"/>
    <w:rsid w:val="00DB0533"/>
    <w:rsid w:val="00DB1942"/>
    <w:rsid w:val="00DB2C01"/>
    <w:rsid w:val="00DB2D4B"/>
    <w:rsid w:val="00DB3627"/>
    <w:rsid w:val="00DB39E8"/>
    <w:rsid w:val="00DB3EEB"/>
    <w:rsid w:val="00DB42B8"/>
    <w:rsid w:val="00DB4C0C"/>
    <w:rsid w:val="00DB50EB"/>
    <w:rsid w:val="00DB5F13"/>
    <w:rsid w:val="00DB77E6"/>
    <w:rsid w:val="00DC062B"/>
    <w:rsid w:val="00DC0646"/>
    <w:rsid w:val="00DC2AF1"/>
    <w:rsid w:val="00DC2FCA"/>
    <w:rsid w:val="00DC3203"/>
    <w:rsid w:val="00DC32C5"/>
    <w:rsid w:val="00DC3E80"/>
    <w:rsid w:val="00DC6214"/>
    <w:rsid w:val="00DC6B44"/>
    <w:rsid w:val="00DD0380"/>
    <w:rsid w:val="00DD03BC"/>
    <w:rsid w:val="00DD074F"/>
    <w:rsid w:val="00DD098C"/>
    <w:rsid w:val="00DD0ED9"/>
    <w:rsid w:val="00DD158B"/>
    <w:rsid w:val="00DD1C66"/>
    <w:rsid w:val="00DD1E15"/>
    <w:rsid w:val="00DD2755"/>
    <w:rsid w:val="00DD32C7"/>
    <w:rsid w:val="00DD3A59"/>
    <w:rsid w:val="00DD3DE7"/>
    <w:rsid w:val="00DD4414"/>
    <w:rsid w:val="00DD482F"/>
    <w:rsid w:val="00DD5732"/>
    <w:rsid w:val="00DD5A58"/>
    <w:rsid w:val="00DD5B79"/>
    <w:rsid w:val="00DD6887"/>
    <w:rsid w:val="00DD6C83"/>
    <w:rsid w:val="00DD7887"/>
    <w:rsid w:val="00DE0718"/>
    <w:rsid w:val="00DE137D"/>
    <w:rsid w:val="00DE3143"/>
    <w:rsid w:val="00DE3C9E"/>
    <w:rsid w:val="00DE405A"/>
    <w:rsid w:val="00DE4455"/>
    <w:rsid w:val="00DE47C0"/>
    <w:rsid w:val="00DE4BEE"/>
    <w:rsid w:val="00DE4FDC"/>
    <w:rsid w:val="00DE6946"/>
    <w:rsid w:val="00DE7E4E"/>
    <w:rsid w:val="00DF09F2"/>
    <w:rsid w:val="00DF17C8"/>
    <w:rsid w:val="00DF1800"/>
    <w:rsid w:val="00DF1C92"/>
    <w:rsid w:val="00DF1FF3"/>
    <w:rsid w:val="00DF32E5"/>
    <w:rsid w:val="00DF336A"/>
    <w:rsid w:val="00DF382B"/>
    <w:rsid w:val="00DF3BB2"/>
    <w:rsid w:val="00DF46F6"/>
    <w:rsid w:val="00DF497B"/>
    <w:rsid w:val="00DF5440"/>
    <w:rsid w:val="00DF5A0D"/>
    <w:rsid w:val="00DF62C9"/>
    <w:rsid w:val="00DF64D4"/>
    <w:rsid w:val="00E00536"/>
    <w:rsid w:val="00E01445"/>
    <w:rsid w:val="00E0177A"/>
    <w:rsid w:val="00E01CE6"/>
    <w:rsid w:val="00E02399"/>
    <w:rsid w:val="00E02557"/>
    <w:rsid w:val="00E028B0"/>
    <w:rsid w:val="00E02FC3"/>
    <w:rsid w:val="00E03587"/>
    <w:rsid w:val="00E039C3"/>
    <w:rsid w:val="00E03B7A"/>
    <w:rsid w:val="00E04484"/>
    <w:rsid w:val="00E0454A"/>
    <w:rsid w:val="00E0458C"/>
    <w:rsid w:val="00E04D44"/>
    <w:rsid w:val="00E05339"/>
    <w:rsid w:val="00E057DB"/>
    <w:rsid w:val="00E0692A"/>
    <w:rsid w:val="00E0739D"/>
    <w:rsid w:val="00E118D9"/>
    <w:rsid w:val="00E1191B"/>
    <w:rsid w:val="00E11A49"/>
    <w:rsid w:val="00E11D94"/>
    <w:rsid w:val="00E12699"/>
    <w:rsid w:val="00E130D4"/>
    <w:rsid w:val="00E13373"/>
    <w:rsid w:val="00E13433"/>
    <w:rsid w:val="00E13DF7"/>
    <w:rsid w:val="00E15936"/>
    <w:rsid w:val="00E17A9E"/>
    <w:rsid w:val="00E2039E"/>
    <w:rsid w:val="00E2054C"/>
    <w:rsid w:val="00E205C2"/>
    <w:rsid w:val="00E21671"/>
    <w:rsid w:val="00E216C3"/>
    <w:rsid w:val="00E22922"/>
    <w:rsid w:val="00E22B8B"/>
    <w:rsid w:val="00E22F74"/>
    <w:rsid w:val="00E23CF0"/>
    <w:rsid w:val="00E2401B"/>
    <w:rsid w:val="00E2413C"/>
    <w:rsid w:val="00E247F3"/>
    <w:rsid w:val="00E255F1"/>
    <w:rsid w:val="00E26338"/>
    <w:rsid w:val="00E26B8C"/>
    <w:rsid w:val="00E2701C"/>
    <w:rsid w:val="00E27427"/>
    <w:rsid w:val="00E27DC5"/>
    <w:rsid w:val="00E3054D"/>
    <w:rsid w:val="00E32021"/>
    <w:rsid w:val="00E325BE"/>
    <w:rsid w:val="00E32BC2"/>
    <w:rsid w:val="00E33279"/>
    <w:rsid w:val="00E3353A"/>
    <w:rsid w:val="00E34065"/>
    <w:rsid w:val="00E341A4"/>
    <w:rsid w:val="00E34657"/>
    <w:rsid w:val="00E346AB"/>
    <w:rsid w:val="00E347B0"/>
    <w:rsid w:val="00E35244"/>
    <w:rsid w:val="00E35981"/>
    <w:rsid w:val="00E359A5"/>
    <w:rsid w:val="00E36672"/>
    <w:rsid w:val="00E3747A"/>
    <w:rsid w:val="00E3774E"/>
    <w:rsid w:val="00E37A5B"/>
    <w:rsid w:val="00E37AAD"/>
    <w:rsid w:val="00E40869"/>
    <w:rsid w:val="00E41845"/>
    <w:rsid w:val="00E43D31"/>
    <w:rsid w:val="00E43F69"/>
    <w:rsid w:val="00E44B7C"/>
    <w:rsid w:val="00E45268"/>
    <w:rsid w:val="00E45D3F"/>
    <w:rsid w:val="00E45F72"/>
    <w:rsid w:val="00E46926"/>
    <w:rsid w:val="00E47C80"/>
    <w:rsid w:val="00E51E12"/>
    <w:rsid w:val="00E53083"/>
    <w:rsid w:val="00E53579"/>
    <w:rsid w:val="00E53698"/>
    <w:rsid w:val="00E53BA2"/>
    <w:rsid w:val="00E54035"/>
    <w:rsid w:val="00E5436E"/>
    <w:rsid w:val="00E55E9C"/>
    <w:rsid w:val="00E57222"/>
    <w:rsid w:val="00E579F7"/>
    <w:rsid w:val="00E57B7A"/>
    <w:rsid w:val="00E6101A"/>
    <w:rsid w:val="00E615C0"/>
    <w:rsid w:val="00E62940"/>
    <w:rsid w:val="00E630A7"/>
    <w:rsid w:val="00E63F7C"/>
    <w:rsid w:val="00E64670"/>
    <w:rsid w:val="00E6507B"/>
    <w:rsid w:val="00E651FF"/>
    <w:rsid w:val="00E66B1E"/>
    <w:rsid w:val="00E67C8C"/>
    <w:rsid w:val="00E67E87"/>
    <w:rsid w:val="00E70E77"/>
    <w:rsid w:val="00E7106B"/>
    <w:rsid w:val="00E71C67"/>
    <w:rsid w:val="00E71FAC"/>
    <w:rsid w:val="00E734D7"/>
    <w:rsid w:val="00E73BD9"/>
    <w:rsid w:val="00E7479F"/>
    <w:rsid w:val="00E7482F"/>
    <w:rsid w:val="00E74A3B"/>
    <w:rsid w:val="00E74A76"/>
    <w:rsid w:val="00E75BFF"/>
    <w:rsid w:val="00E75F8A"/>
    <w:rsid w:val="00E763E1"/>
    <w:rsid w:val="00E764EB"/>
    <w:rsid w:val="00E77863"/>
    <w:rsid w:val="00E80697"/>
    <w:rsid w:val="00E80B36"/>
    <w:rsid w:val="00E81B27"/>
    <w:rsid w:val="00E81B46"/>
    <w:rsid w:val="00E82481"/>
    <w:rsid w:val="00E82B30"/>
    <w:rsid w:val="00E83167"/>
    <w:rsid w:val="00E8352A"/>
    <w:rsid w:val="00E837B0"/>
    <w:rsid w:val="00E839E5"/>
    <w:rsid w:val="00E839E8"/>
    <w:rsid w:val="00E8491F"/>
    <w:rsid w:val="00E84D2B"/>
    <w:rsid w:val="00E84DBC"/>
    <w:rsid w:val="00E8582B"/>
    <w:rsid w:val="00E859B9"/>
    <w:rsid w:val="00E85CE3"/>
    <w:rsid w:val="00E866D5"/>
    <w:rsid w:val="00E869AB"/>
    <w:rsid w:val="00E87777"/>
    <w:rsid w:val="00E912CE"/>
    <w:rsid w:val="00E915DB"/>
    <w:rsid w:val="00E92A89"/>
    <w:rsid w:val="00E93582"/>
    <w:rsid w:val="00E94963"/>
    <w:rsid w:val="00E95378"/>
    <w:rsid w:val="00E9551E"/>
    <w:rsid w:val="00E963A2"/>
    <w:rsid w:val="00E96401"/>
    <w:rsid w:val="00E9657D"/>
    <w:rsid w:val="00E96CF3"/>
    <w:rsid w:val="00E96DC5"/>
    <w:rsid w:val="00E971FC"/>
    <w:rsid w:val="00EA0C04"/>
    <w:rsid w:val="00EA0FED"/>
    <w:rsid w:val="00EA1228"/>
    <w:rsid w:val="00EA2353"/>
    <w:rsid w:val="00EA34AC"/>
    <w:rsid w:val="00EA4EFA"/>
    <w:rsid w:val="00EA505B"/>
    <w:rsid w:val="00EA50DB"/>
    <w:rsid w:val="00EA5376"/>
    <w:rsid w:val="00EA5589"/>
    <w:rsid w:val="00EA5ACD"/>
    <w:rsid w:val="00EA77D7"/>
    <w:rsid w:val="00EA7833"/>
    <w:rsid w:val="00EB1083"/>
    <w:rsid w:val="00EB1944"/>
    <w:rsid w:val="00EB2292"/>
    <w:rsid w:val="00EB29BD"/>
    <w:rsid w:val="00EB307B"/>
    <w:rsid w:val="00EB3338"/>
    <w:rsid w:val="00EB5A01"/>
    <w:rsid w:val="00EB6E59"/>
    <w:rsid w:val="00EB70DC"/>
    <w:rsid w:val="00EB73C2"/>
    <w:rsid w:val="00EB7CCF"/>
    <w:rsid w:val="00EB7FEC"/>
    <w:rsid w:val="00EC1887"/>
    <w:rsid w:val="00EC2A4E"/>
    <w:rsid w:val="00EC466A"/>
    <w:rsid w:val="00EC467C"/>
    <w:rsid w:val="00EC5959"/>
    <w:rsid w:val="00EC5967"/>
    <w:rsid w:val="00EC5AE6"/>
    <w:rsid w:val="00EC6EB5"/>
    <w:rsid w:val="00EC7385"/>
    <w:rsid w:val="00EC746B"/>
    <w:rsid w:val="00EC77A9"/>
    <w:rsid w:val="00EC7973"/>
    <w:rsid w:val="00EC7C25"/>
    <w:rsid w:val="00ED00AB"/>
    <w:rsid w:val="00ED0591"/>
    <w:rsid w:val="00ED05B5"/>
    <w:rsid w:val="00ED1421"/>
    <w:rsid w:val="00ED2953"/>
    <w:rsid w:val="00ED3081"/>
    <w:rsid w:val="00ED3410"/>
    <w:rsid w:val="00ED4713"/>
    <w:rsid w:val="00ED4BDE"/>
    <w:rsid w:val="00ED510C"/>
    <w:rsid w:val="00ED515C"/>
    <w:rsid w:val="00ED55FF"/>
    <w:rsid w:val="00ED560B"/>
    <w:rsid w:val="00ED6555"/>
    <w:rsid w:val="00ED69ED"/>
    <w:rsid w:val="00ED6A1D"/>
    <w:rsid w:val="00ED6AB2"/>
    <w:rsid w:val="00ED7654"/>
    <w:rsid w:val="00EE0D32"/>
    <w:rsid w:val="00EE1054"/>
    <w:rsid w:val="00EE1184"/>
    <w:rsid w:val="00EE142D"/>
    <w:rsid w:val="00EE2AF7"/>
    <w:rsid w:val="00EE2E90"/>
    <w:rsid w:val="00EE3216"/>
    <w:rsid w:val="00EE325D"/>
    <w:rsid w:val="00EE4D80"/>
    <w:rsid w:val="00EE5274"/>
    <w:rsid w:val="00EF0820"/>
    <w:rsid w:val="00EF1258"/>
    <w:rsid w:val="00EF1392"/>
    <w:rsid w:val="00EF2AA7"/>
    <w:rsid w:val="00EF2AAC"/>
    <w:rsid w:val="00EF2C7F"/>
    <w:rsid w:val="00EF2D45"/>
    <w:rsid w:val="00EF32DC"/>
    <w:rsid w:val="00EF3F73"/>
    <w:rsid w:val="00EF4A75"/>
    <w:rsid w:val="00EF60C7"/>
    <w:rsid w:val="00EF6346"/>
    <w:rsid w:val="00EF67BE"/>
    <w:rsid w:val="00EF6E3E"/>
    <w:rsid w:val="00EF72F8"/>
    <w:rsid w:val="00EF7C9E"/>
    <w:rsid w:val="00EF7FFC"/>
    <w:rsid w:val="00F00262"/>
    <w:rsid w:val="00F007DA"/>
    <w:rsid w:val="00F00ECE"/>
    <w:rsid w:val="00F00FA7"/>
    <w:rsid w:val="00F04052"/>
    <w:rsid w:val="00F04089"/>
    <w:rsid w:val="00F042A1"/>
    <w:rsid w:val="00F0483D"/>
    <w:rsid w:val="00F04F8A"/>
    <w:rsid w:val="00F0523C"/>
    <w:rsid w:val="00F053EE"/>
    <w:rsid w:val="00F05C72"/>
    <w:rsid w:val="00F05CF0"/>
    <w:rsid w:val="00F0674C"/>
    <w:rsid w:val="00F06B45"/>
    <w:rsid w:val="00F06C61"/>
    <w:rsid w:val="00F101F9"/>
    <w:rsid w:val="00F10823"/>
    <w:rsid w:val="00F113C5"/>
    <w:rsid w:val="00F113C6"/>
    <w:rsid w:val="00F1178F"/>
    <w:rsid w:val="00F11F4B"/>
    <w:rsid w:val="00F12983"/>
    <w:rsid w:val="00F12C98"/>
    <w:rsid w:val="00F12FFF"/>
    <w:rsid w:val="00F13005"/>
    <w:rsid w:val="00F13A7F"/>
    <w:rsid w:val="00F1449E"/>
    <w:rsid w:val="00F1509E"/>
    <w:rsid w:val="00F15868"/>
    <w:rsid w:val="00F15B94"/>
    <w:rsid w:val="00F16467"/>
    <w:rsid w:val="00F16AFA"/>
    <w:rsid w:val="00F171F3"/>
    <w:rsid w:val="00F20538"/>
    <w:rsid w:val="00F20D34"/>
    <w:rsid w:val="00F20D82"/>
    <w:rsid w:val="00F20E03"/>
    <w:rsid w:val="00F23789"/>
    <w:rsid w:val="00F23B35"/>
    <w:rsid w:val="00F23C5C"/>
    <w:rsid w:val="00F244EA"/>
    <w:rsid w:val="00F24B80"/>
    <w:rsid w:val="00F2543B"/>
    <w:rsid w:val="00F25B15"/>
    <w:rsid w:val="00F32C01"/>
    <w:rsid w:val="00F32F5D"/>
    <w:rsid w:val="00F33075"/>
    <w:rsid w:val="00F33ADD"/>
    <w:rsid w:val="00F33EBA"/>
    <w:rsid w:val="00F36608"/>
    <w:rsid w:val="00F37505"/>
    <w:rsid w:val="00F3775F"/>
    <w:rsid w:val="00F37AF4"/>
    <w:rsid w:val="00F37DD6"/>
    <w:rsid w:val="00F4008F"/>
    <w:rsid w:val="00F406A7"/>
    <w:rsid w:val="00F40C6C"/>
    <w:rsid w:val="00F4297A"/>
    <w:rsid w:val="00F42B24"/>
    <w:rsid w:val="00F42CB4"/>
    <w:rsid w:val="00F4364C"/>
    <w:rsid w:val="00F439F6"/>
    <w:rsid w:val="00F4584E"/>
    <w:rsid w:val="00F45CF7"/>
    <w:rsid w:val="00F476AB"/>
    <w:rsid w:val="00F479F2"/>
    <w:rsid w:val="00F502D8"/>
    <w:rsid w:val="00F50477"/>
    <w:rsid w:val="00F507A5"/>
    <w:rsid w:val="00F51BED"/>
    <w:rsid w:val="00F51D43"/>
    <w:rsid w:val="00F51F67"/>
    <w:rsid w:val="00F536EE"/>
    <w:rsid w:val="00F53A27"/>
    <w:rsid w:val="00F5486D"/>
    <w:rsid w:val="00F54FCC"/>
    <w:rsid w:val="00F561FF"/>
    <w:rsid w:val="00F56771"/>
    <w:rsid w:val="00F56B5A"/>
    <w:rsid w:val="00F56FBF"/>
    <w:rsid w:val="00F6007D"/>
    <w:rsid w:val="00F60D2C"/>
    <w:rsid w:val="00F62BD1"/>
    <w:rsid w:val="00F63557"/>
    <w:rsid w:val="00F643F1"/>
    <w:rsid w:val="00F6482D"/>
    <w:rsid w:val="00F66DB4"/>
    <w:rsid w:val="00F67263"/>
    <w:rsid w:val="00F7069B"/>
    <w:rsid w:val="00F70A01"/>
    <w:rsid w:val="00F70D72"/>
    <w:rsid w:val="00F7122F"/>
    <w:rsid w:val="00F71D0A"/>
    <w:rsid w:val="00F720D1"/>
    <w:rsid w:val="00F72913"/>
    <w:rsid w:val="00F729BB"/>
    <w:rsid w:val="00F73160"/>
    <w:rsid w:val="00F74067"/>
    <w:rsid w:val="00F74B90"/>
    <w:rsid w:val="00F74E49"/>
    <w:rsid w:val="00F74FA6"/>
    <w:rsid w:val="00F7775B"/>
    <w:rsid w:val="00F80362"/>
    <w:rsid w:val="00F80593"/>
    <w:rsid w:val="00F80E3E"/>
    <w:rsid w:val="00F80EC1"/>
    <w:rsid w:val="00F82726"/>
    <w:rsid w:val="00F82D78"/>
    <w:rsid w:val="00F83E12"/>
    <w:rsid w:val="00F843C3"/>
    <w:rsid w:val="00F84701"/>
    <w:rsid w:val="00F85557"/>
    <w:rsid w:val="00F85565"/>
    <w:rsid w:val="00F8651D"/>
    <w:rsid w:val="00F86A1D"/>
    <w:rsid w:val="00F86D02"/>
    <w:rsid w:val="00F86F01"/>
    <w:rsid w:val="00F86F50"/>
    <w:rsid w:val="00F87171"/>
    <w:rsid w:val="00F9166A"/>
    <w:rsid w:val="00F91901"/>
    <w:rsid w:val="00F936EF"/>
    <w:rsid w:val="00F944AA"/>
    <w:rsid w:val="00F94B45"/>
    <w:rsid w:val="00F95600"/>
    <w:rsid w:val="00F96E4B"/>
    <w:rsid w:val="00FA034C"/>
    <w:rsid w:val="00FA0820"/>
    <w:rsid w:val="00FA09AA"/>
    <w:rsid w:val="00FA19D1"/>
    <w:rsid w:val="00FA1B6B"/>
    <w:rsid w:val="00FA1EDF"/>
    <w:rsid w:val="00FA236E"/>
    <w:rsid w:val="00FA26B7"/>
    <w:rsid w:val="00FA28B1"/>
    <w:rsid w:val="00FA4736"/>
    <w:rsid w:val="00FA52D0"/>
    <w:rsid w:val="00FA609B"/>
    <w:rsid w:val="00FA6406"/>
    <w:rsid w:val="00FA682A"/>
    <w:rsid w:val="00FA6B62"/>
    <w:rsid w:val="00FA729D"/>
    <w:rsid w:val="00FB0860"/>
    <w:rsid w:val="00FB1F25"/>
    <w:rsid w:val="00FB2BE9"/>
    <w:rsid w:val="00FB3B02"/>
    <w:rsid w:val="00FB4C3F"/>
    <w:rsid w:val="00FB567B"/>
    <w:rsid w:val="00FB5CA5"/>
    <w:rsid w:val="00FB5F3F"/>
    <w:rsid w:val="00FB68A7"/>
    <w:rsid w:val="00FB6BF2"/>
    <w:rsid w:val="00FB6D1D"/>
    <w:rsid w:val="00FC0CEE"/>
    <w:rsid w:val="00FC0DE5"/>
    <w:rsid w:val="00FC0EA4"/>
    <w:rsid w:val="00FC1355"/>
    <w:rsid w:val="00FC1BC5"/>
    <w:rsid w:val="00FC210D"/>
    <w:rsid w:val="00FC22E4"/>
    <w:rsid w:val="00FC248D"/>
    <w:rsid w:val="00FC25C9"/>
    <w:rsid w:val="00FC30F8"/>
    <w:rsid w:val="00FC4E30"/>
    <w:rsid w:val="00FC50D7"/>
    <w:rsid w:val="00FC5C7E"/>
    <w:rsid w:val="00FC6087"/>
    <w:rsid w:val="00FC61D1"/>
    <w:rsid w:val="00FC621B"/>
    <w:rsid w:val="00FC685D"/>
    <w:rsid w:val="00FC6CB5"/>
    <w:rsid w:val="00FC722A"/>
    <w:rsid w:val="00FC7387"/>
    <w:rsid w:val="00FC79DB"/>
    <w:rsid w:val="00FC7A77"/>
    <w:rsid w:val="00FC7C31"/>
    <w:rsid w:val="00FD08A3"/>
    <w:rsid w:val="00FD0AD9"/>
    <w:rsid w:val="00FD0DDB"/>
    <w:rsid w:val="00FD1DD4"/>
    <w:rsid w:val="00FD2224"/>
    <w:rsid w:val="00FD223D"/>
    <w:rsid w:val="00FD3A9D"/>
    <w:rsid w:val="00FD3BB7"/>
    <w:rsid w:val="00FD4AA5"/>
    <w:rsid w:val="00FD62CE"/>
    <w:rsid w:val="00FD6374"/>
    <w:rsid w:val="00FD7B54"/>
    <w:rsid w:val="00FE0513"/>
    <w:rsid w:val="00FE0C2B"/>
    <w:rsid w:val="00FE10D9"/>
    <w:rsid w:val="00FE240B"/>
    <w:rsid w:val="00FE2B22"/>
    <w:rsid w:val="00FE2D5F"/>
    <w:rsid w:val="00FE49EA"/>
    <w:rsid w:val="00FE5318"/>
    <w:rsid w:val="00FE5A10"/>
    <w:rsid w:val="00FE6C3E"/>
    <w:rsid w:val="00FE6EB3"/>
    <w:rsid w:val="00FE7646"/>
    <w:rsid w:val="00FE7BA3"/>
    <w:rsid w:val="00FE7D3C"/>
    <w:rsid w:val="00FF010A"/>
    <w:rsid w:val="00FF28DA"/>
    <w:rsid w:val="00FF2D02"/>
    <w:rsid w:val="00FF363A"/>
    <w:rsid w:val="00FF3654"/>
    <w:rsid w:val="00FF4348"/>
    <w:rsid w:val="00FF531E"/>
    <w:rsid w:val="00FF55ED"/>
    <w:rsid w:val="00FF5893"/>
    <w:rsid w:val="00FF58C0"/>
    <w:rsid w:val="00FF6507"/>
    <w:rsid w:val="00FF7552"/>
    <w:rsid w:val="00FF7902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03FA4E-587C-42EB-AE36-35493650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C1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F286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51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66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D66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D66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D6635"/>
    <w:rPr>
      <w:sz w:val="18"/>
      <w:szCs w:val="18"/>
    </w:rPr>
  </w:style>
  <w:style w:type="table" w:styleId="a5">
    <w:name w:val="Table Grid"/>
    <w:basedOn w:val="a1"/>
    <w:uiPriority w:val="39"/>
    <w:rsid w:val="001D6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Char1"/>
    <w:uiPriority w:val="10"/>
    <w:qFormat/>
    <w:rsid w:val="0060010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60010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F2866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F286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A51E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4-1">
    <w:name w:val="Grid Table 4 Accent 1"/>
    <w:basedOn w:val="a1"/>
    <w:uiPriority w:val="49"/>
    <w:rsid w:val="007D00A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C7EDCC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8">
    <w:name w:val="Balloon Text"/>
    <w:basedOn w:val="a"/>
    <w:link w:val="Char2"/>
    <w:uiPriority w:val="99"/>
    <w:semiHidden/>
    <w:unhideWhenUsed/>
    <w:rsid w:val="00EA0FE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EA0FED"/>
    <w:rPr>
      <w:sz w:val="18"/>
      <w:szCs w:val="18"/>
    </w:rPr>
  </w:style>
  <w:style w:type="table" w:styleId="4">
    <w:name w:val="Grid Table 4"/>
    <w:basedOn w:val="a1"/>
    <w:uiPriority w:val="49"/>
    <w:rsid w:val="00EA0F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C7EDCC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Grid Table 4 Accent 3"/>
    <w:basedOn w:val="a1"/>
    <w:uiPriority w:val="49"/>
    <w:rsid w:val="00EA0FE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C7EDCC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9">
    <w:name w:val="Hyperlink"/>
    <w:basedOn w:val="a0"/>
    <w:uiPriority w:val="99"/>
    <w:unhideWhenUsed/>
    <w:rsid w:val="007747F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7747F7"/>
    <w:rPr>
      <w:color w:val="954F72" w:themeColor="followedHyperlink"/>
      <w:u w:val="single"/>
    </w:rPr>
  </w:style>
  <w:style w:type="character" w:customStyle="1" w:styleId="shorttext">
    <w:name w:val="short_text"/>
    <w:basedOn w:val="a0"/>
    <w:rsid w:val="00763690"/>
  </w:style>
  <w:style w:type="character" w:styleId="ab">
    <w:name w:val="annotation reference"/>
    <w:basedOn w:val="a0"/>
    <w:uiPriority w:val="99"/>
    <w:semiHidden/>
    <w:unhideWhenUsed/>
    <w:rsid w:val="00401545"/>
    <w:rPr>
      <w:sz w:val="21"/>
      <w:szCs w:val="21"/>
    </w:rPr>
  </w:style>
  <w:style w:type="paragraph" w:styleId="ac">
    <w:name w:val="annotation text"/>
    <w:basedOn w:val="a"/>
    <w:link w:val="Char3"/>
    <w:uiPriority w:val="99"/>
    <w:semiHidden/>
    <w:unhideWhenUsed/>
    <w:rsid w:val="00401545"/>
    <w:pPr>
      <w:jc w:val="left"/>
    </w:pPr>
  </w:style>
  <w:style w:type="character" w:customStyle="1" w:styleId="Char3">
    <w:name w:val="批注文字 Char"/>
    <w:basedOn w:val="a0"/>
    <w:link w:val="ac"/>
    <w:uiPriority w:val="99"/>
    <w:semiHidden/>
    <w:rsid w:val="00401545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401545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401545"/>
    <w:rPr>
      <w:b/>
      <w:bCs/>
    </w:rPr>
  </w:style>
  <w:style w:type="character" w:styleId="ae">
    <w:name w:val="Emphasis"/>
    <w:basedOn w:val="a0"/>
    <w:uiPriority w:val="20"/>
    <w:qFormat/>
    <w:rsid w:val="00565D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28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3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751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7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979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3872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8615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9F301-6C82-4F6F-8E97-BA23621CA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35068</TotalTime>
  <Pages>112</Pages>
  <Words>29533</Words>
  <Characters>168339</Characters>
  <Application>Microsoft Office Word</Application>
  <DocSecurity>0</DocSecurity>
  <Lines>1402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Smiths Group</Company>
  <LinksUpToDate>false</LinksUpToDate>
  <CharactersWithSpaces>197478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Xiao Min (MSHA)</dc:creator>
  <cp:keywords/>
  <dc:description/>
  <cp:lastModifiedBy>Zhang, Carol (MSHA)</cp:lastModifiedBy>
  <cp:revision>373</cp:revision>
  <dcterms:created xsi:type="dcterms:W3CDTF">2016-05-30T07:47:00Z</dcterms:created>
  <dcterms:modified xsi:type="dcterms:W3CDTF">2020-01-22T22:20:00Z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hdrLocation">
    <vt:i4>4</vt:i4>
  </property>
</Properties>
</file>